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2C6D" w14:textId="77777777" w:rsidR="009326A6" w:rsidRDefault="00D058EB">
      <w:pPr>
        <w:jc w:val="center"/>
      </w:pPr>
      <w:r>
        <w:rPr>
          <w:sz w:val="32"/>
        </w:rPr>
        <w:t>Cheap Energy Might Not Be Enough:</w:t>
      </w:r>
      <w:r>
        <w:rPr>
          <w:sz w:val="32"/>
        </w:rPr>
        <w:br/>
        <w:t>A Trade Model of AI Compute Services</w:t>
      </w:r>
    </w:p>
    <w:p w14:paraId="086F2E96" w14:textId="77777777" w:rsidR="009326A6" w:rsidRDefault="00D058EB">
      <w:pPr>
        <w:spacing w:before="240" w:after="240"/>
        <w:jc w:val="center"/>
      </w:pPr>
      <w:r>
        <w:rPr>
          <w:i/>
        </w:rPr>
        <w:t>Michael Lokshin</w:t>
      </w:r>
      <w:r>
        <w:rPr>
          <w:rStyle w:val="FootnoteReference"/>
        </w:rPr>
        <w:footnoteReference w:id="1"/>
      </w:r>
    </w:p>
    <w:p w14:paraId="721DBD4D" w14:textId="77777777" w:rsidR="009326A6" w:rsidRDefault="00D058EB">
      <w:pPr>
        <w:spacing w:before="40" w:after="240"/>
        <w:jc w:val="center"/>
      </w:pPr>
      <w:r>
        <w:rPr>
          <w:color w:val="808080"/>
          <w:sz w:val="18"/>
        </w:rPr>
        <w:t>v30  —  March 03, 2026  20:28</w:t>
      </w:r>
    </w:p>
    <w:p w14:paraId="79F42AA1" w14:textId="77777777" w:rsidR="009326A6" w:rsidRDefault="00D058EB">
      <w:pPr>
        <w:spacing w:before="240" w:line="240" w:lineRule="auto"/>
        <w:ind w:left="720" w:right="720"/>
        <w:jc w:val="both"/>
      </w:pPr>
      <w:r>
        <w:rPr>
          <w:b/>
        </w:rPr>
        <w:t>Abstract</w:t>
      </w:r>
      <w:r>
        <w:t>: Energy-rich developing countries could convert cheap electricity into high-value AI compute exports. This paper develops a trade model of compute services that distinguishes latency-insensitive training from latency-sensitive inference and incorporates a bilateral sovereignty premium. Calibration across 85 countries shows that several developing countries rank among the cheapest producers under cost-recovery pricing, but bilateral trust deficits sharply curtail developing-country exports. Because hardware</w:t>
      </w:r>
      <w:r>
        <w:t xml:space="preserve"> dominates unit cost, the cross-country cost spread is only 12–20 percent, making compute the easiest sector for developing countries to enter on cost grounds and the most vulnerable to small policy-induced frictions. The binding constraint for FLOP exporting is not electricity cost, but the institutional credibility needed to overcome bilateral trust deficits.</w:t>
      </w:r>
    </w:p>
    <w:p w14:paraId="1F8E1F46" w14:textId="77777777" w:rsidR="00862B78" w:rsidRDefault="00862B78">
      <w:pPr>
        <w:spacing w:before="240" w:line="240" w:lineRule="auto"/>
        <w:ind w:left="720" w:right="720"/>
        <w:jc w:val="both"/>
      </w:pPr>
    </w:p>
    <w:p w14:paraId="3B969607" w14:textId="77777777" w:rsidR="00862B78" w:rsidRDefault="00862B78">
      <w:pPr>
        <w:spacing w:before="240" w:line="240" w:lineRule="auto"/>
        <w:ind w:left="720" w:right="720"/>
        <w:jc w:val="both"/>
      </w:pPr>
    </w:p>
    <w:p w14:paraId="271465D7" w14:textId="77777777" w:rsidR="009326A6" w:rsidRDefault="00D058EB">
      <w:pPr>
        <w:spacing w:after="160" w:line="240" w:lineRule="auto"/>
        <w:ind w:left="720" w:right="720"/>
        <w:jc w:val="both"/>
      </w:pPr>
      <w:r>
        <w:rPr>
          <w:b/>
        </w:rPr>
        <w:t xml:space="preserve">JEL Classification: </w:t>
      </w:r>
      <w:r>
        <w:t>F14, F18, L86, O14, O33, Q40</w:t>
      </w:r>
    </w:p>
    <w:p w14:paraId="5493AC9D" w14:textId="77777777" w:rsidR="009326A6" w:rsidRDefault="00D058EB">
      <w:pPr>
        <w:spacing w:before="40" w:after="160" w:line="240" w:lineRule="auto"/>
        <w:ind w:left="720" w:right="720"/>
        <w:jc w:val="both"/>
      </w:pPr>
      <w:r>
        <w:rPr>
          <w:b/>
        </w:rPr>
        <w:t xml:space="preserve">Keywords: </w:t>
      </w:r>
      <w:r>
        <w:t>compute trade, FLOPs, artificial intelligence, data centers, comparative advantage, electricity costs, developing countries</w:t>
      </w:r>
    </w:p>
    <w:p w14:paraId="4051F620" w14:textId="77777777" w:rsidR="009326A6" w:rsidRDefault="00D058EB">
      <w:r>
        <w:br w:type="page"/>
      </w:r>
    </w:p>
    <w:p w14:paraId="235C0377" w14:textId="77777777" w:rsidR="009326A6" w:rsidRDefault="00D058EB">
      <w:pPr>
        <w:pStyle w:val="Heading1"/>
      </w:pPr>
      <w:r>
        <w:lastRenderedPageBreak/>
        <w:t>1. Introduction</w:t>
      </w:r>
    </w:p>
    <w:p w14:paraId="1BFDBDE8" w14:textId="77777777" w:rsidR="009326A6" w:rsidRDefault="00D058EB">
      <w:pPr>
        <w:spacing w:after="160"/>
        <w:jc w:val="both"/>
      </w:pPr>
      <w:r>
        <w:t>The expansion of artificial intelligence drives the demand for computational resources. The compute used to train the largest AI models has been doubling every six months since 2010 (</w:t>
      </w:r>
      <w:bookmarkStart w:id="0" w:name="EpochAI2024txt"/>
      <w:r>
        <w:fldChar w:fldCharType="begin"/>
      </w:r>
      <w:r>
        <w:instrText>HYPERLINK \l "EpochAI2024"</w:instrText>
      </w:r>
      <w:r>
        <w:fldChar w:fldCharType="separate"/>
      </w:r>
      <w:r>
        <w:rPr>
          <w:color w:val="1F3864"/>
          <w:u w:val="single"/>
        </w:rPr>
        <w:t>Epoch AI 2024</w:t>
      </w:r>
      <w:r>
        <w:fldChar w:fldCharType="end"/>
      </w:r>
      <w:bookmarkEnd w:id="0"/>
      <w:r>
        <w:t>). Data centers accounted for approximately 1.5% of global electricity demand in 2024, and that share is projected to more than double by 2030 (</w:t>
      </w:r>
      <w:bookmarkStart w:id="1" w:name="IEA2025txt"/>
      <w:r>
        <w:fldChar w:fldCharType="begin"/>
      </w:r>
      <w:r>
        <w:instrText>HYPERLINK \l "IEA2025"</w:instrText>
      </w:r>
      <w:r>
        <w:fldChar w:fldCharType="separate"/>
      </w:r>
      <w:r>
        <w:rPr>
          <w:color w:val="1F3864"/>
          <w:u w:val="single"/>
        </w:rPr>
        <w:t>IEA 2025</w:t>
      </w:r>
      <w:r>
        <w:fldChar w:fldCharType="end"/>
      </w:r>
      <w:bookmarkEnd w:id="1"/>
      <w:r>
        <w:t>).</w:t>
      </w:r>
    </w:p>
    <w:p w14:paraId="706B204E" w14:textId="77777777" w:rsidR="009326A6" w:rsidRDefault="00D058EB">
      <w:pPr>
        <w:spacing w:after="160"/>
        <w:jc w:val="both"/>
      </w:pPr>
      <w:r>
        <w:t xml:space="preserve">This surge in demand for compute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a higher value-added digital service. For resource-rich developing countries, FLOP exporting could offer a route up the value chain.</w:t>
      </w:r>
    </w:p>
    <w:p w14:paraId="58C344EC" w14:textId="77777777" w:rsidR="009326A6" w:rsidRDefault="00D058EB">
      <w:pPr>
        <w:spacing w:after="160"/>
        <w:jc w:val="both"/>
      </w:pPr>
      <w:r>
        <w:t>Several megaprojects confirm that FLOP exporting is technically and commercially feasible. Armenia is deploying 50,000 GPUs in a $4 billion investment (</w:t>
      </w:r>
      <w:bookmarkStart w:id="2" w:name="Firebird2026txt"/>
      <w:r>
        <w:fldChar w:fldCharType="begin"/>
      </w:r>
      <w:r>
        <w:instrText>HYPERLINK \l "Firebird2026"</w:instrText>
      </w:r>
      <w:r>
        <w:fldChar w:fldCharType="separate"/>
      </w:r>
      <w:r>
        <w:rPr>
          <w:color w:val="1F3864"/>
          <w:u w:val="single"/>
        </w:rPr>
        <w:t>Firebird 2026</w:t>
      </w:r>
      <w:r>
        <w:fldChar w:fldCharType="end"/>
      </w:r>
      <w:bookmarkEnd w:id="2"/>
      <w:r>
        <w:t xml:space="preserve">), Kenya, Saudi Arabia, and Malaysia have each attracted billion-dollar data center commitments, </w:t>
      </w:r>
      <w:ins w:id="3" w:author="Claude" w:date="2026-03-13T00:00:00Z">
        <w:r>
          <w:t xml:space="preserve">Google has committed $15 billion to India, Microsoft $17.5 billion, CloudHQ is building a $4.8 billion campus in Mexico, and OpenAI has proposed a $25 billion “Stargate Argentina” complex (Straub et al. 2026). Announced global data-center FDI reached over $310 billion in 2025, with EMDEs accounting for roughly 40 percent of projects (Aykut et al. 2026). </w:t>
        </w:r>
      </w:ins>
      <w:r>
        <w:t>and cloud computing exports already exceed $9 billion annua</w:t>
      </w:r>
      <w:r>
        <w:t>lly (</w:t>
      </w:r>
      <w:hyperlink w:anchor="WorldBank2025" w:history="1">
        <w:r w:rsidR="009326A6">
          <w:rPr>
            <w:color w:val="1F3864"/>
            <w:u w:val="single"/>
          </w:rPr>
          <w:t>World Bank 2025</w:t>
        </w:r>
      </w:hyperlink>
      <w:r>
        <w:t>). If Kyrgyzstan builds a 40 MW AI data center, it could generate annual revenue of $630–950 million at wholesale contract rates, equivalent to over 15% of Kyrgyzstan’s $3.8 billion in goods exports (</w:t>
      </w:r>
      <w:hyperlink w:anchor="WorldBank2024" w:history="1">
        <w:r w:rsidR="009326A6">
          <w:rPr>
            <w:color w:val="1F3864"/>
            <w:u w:val="single"/>
          </w:rPr>
          <w:t>World Bank 2024</w:t>
        </w:r>
      </w:hyperlink>
      <w:r>
        <w:t>).</w:t>
      </w:r>
      <w:r>
        <w:rPr>
          <w:rStyle w:val="FootnoteReference"/>
        </w:rPr>
        <w:footnoteReference w:id="2"/>
      </w:r>
    </w:p>
    <w:p w14:paraId="3DF88E2C" w14:textId="77777777" w:rsidR="009326A6" w:rsidRDefault="00D058EB">
      <w:pPr>
        <w:spacing w:after="160"/>
        <w:jc w:val="both"/>
      </w:pPr>
      <w:r>
        <w:t>Recent work examines compute governance and the geography of AI infrastructure (</w:t>
      </w:r>
      <w:hyperlink w:anchor="Sastry2024" w:history="1">
        <w:r w:rsidR="009326A6">
          <w:rPr>
            <w:color w:val="1F3864"/>
            <w:u w:val="single"/>
          </w:rPr>
          <w:t>Sastry et al. 2024</w:t>
        </w:r>
      </w:hyperlink>
      <w:r>
        <w:t xml:space="preserve">, </w:t>
      </w:r>
      <w:hyperlink w:anchor="Lehdonvirta2024" w:history="1">
        <w:r w:rsidR="009326A6">
          <w:rPr>
            <w:color w:val="1F3864"/>
            <w:u w:val="single"/>
          </w:rPr>
          <w:t>Lehdonvirta et al. 2024</w:t>
        </w:r>
      </w:hyperlink>
      <w:r>
        <w:t xml:space="preserve">, </w:t>
      </w:r>
      <w:hyperlink w:anchor="Pilz2025" w:history="1">
        <w:r w:rsidR="009326A6">
          <w:rPr>
            <w:color w:val="1F3864"/>
            <w:u w:val="single"/>
          </w:rPr>
          <w:t>Pilz et al. 2025</w:t>
        </w:r>
      </w:hyperlink>
      <w:r>
        <w:t xml:space="preserve">), but no formal trade model of compute exists.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w:t>
      </w:r>
      <w:r>
        <w:lastRenderedPageBreak/>
        <w:t xml:space="preserve">across 85 countries, correcting for energy subsidies that distort headline cost rankings. Third, it characterizes the resulting trade regimes and quantifies the welfare cost </w:t>
      </w:r>
      <w:r>
        <w:t>of sovereignty premia.</w:t>
      </w:r>
    </w:p>
    <w:p w14:paraId="03730EDF" w14:textId="77777777" w:rsidR="009326A6" w:rsidRDefault="00D058EB">
      <w:pPr>
        <w:spacing w:after="16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12–20 percent. Several developing countries rank among the cheapest producers under cost-recovery pricing, but under the bilateral sovereignty specification, trust deficits eliminate all developing-country e</w:t>
      </w:r>
      <w:r>
        <w:t>xports. For energy-rich developing countries, the limiting factor is not electricity cost but the institutional credibility needed to overcome bilateral trust deficits.</w:t>
      </w:r>
    </w:p>
    <w:p w14:paraId="700E2F2A" w14:textId="77777777" w:rsidR="009326A6" w:rsidRDefault="00D058EB">
      <w:pPr>
        <w:pStyle w:val="Heading1"/>
      </w:pPr>
      <w:r>
        <w:t>2. Related Literature</w:t>
      </w:r>
    </w:p>
    <w:bookmarkStart w:id="4" w:name="Goldfarb2018txt"/>
    <w:p w14:paraId="6B345A43" w14:textId="77777777" w:rsidR="009326A6" w:rsidRDefault="00D058EB">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4"/>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5" w:name="Korinek2021txt"/>
      <w:r>
        <w:fldChar w:fldCharType="begin"/>
      </w:r>
      <w:r>
        <w:instrText>HYPERLINK \l "Korinek2021"</w:instrText>
      </w:r>
      <w:r>
        <w:fldChar w:fldCharType="separate"/>
      </w:r>
      <w:r>
        <w:rPr>
          <w:color w:val="1F3864"/>
          <w:u w:val="single"/>
        </w:rPr>
        <w:t>Korinek and Stiglitz (2021)</w:t>
      </w:r>
      <w:r>
        <w:fldChar w:fldCharType="end"/>
      </w:r>
      <w:bookmarkEnd w:id="5"/>
      <w:r>
        <w:t xml:space="preserve"> warn that developing countries may be left behind in the AI revolution; FLOP exporting offers a route in. The concept relates to </w:t>
      </w:r>
      <w:bookmarkStart w:id="6" w:name="Hausmann2007txt"/>
      <w:r>
        <w:fldChar w:fldCharType="begin"/>
      </w:r>
      <w:r>
        <w:instrText>HYPERLINK \l "Hausmann2007"</w:instrText>
      </w:r>
      <w:r>
        <w:fldChar w:fldCharType="separate"/>
      </w:r>
      <w:r>
        <w:rPr>
          <w:color w:val="1F3864"/>
          <w:u w:val="single"/>
        </w:rPr>
        <w:t>Hausmann et al. (2007)</w:t>
      </w:r>
      <w:r>
        <w:fldChar w:fldCharType="end"/>
      </w:r>
      <w:bookmarkEnd w:id="6"/>
      <w:r>
        <w:t xml:space="preserve"> on export composition and growth, and to </w:t>
      </w:r>
      <w:bookmarkStart w:id="7" w:name="Limao2001txt"/>
      <w:r>
        <w:fldChar w:fldCharType="begin"/>
      </w:r>
      <w:r>
        <w:instrText>HYPERLINK \l "Limao2001"</w:instrText>
      </w:r>
      <w:r>
        <w:fldChar w:fldCharType="separate"/>
      </w:r>
      <w:r>
        <w:rPr>
          <w:color w:val="1F3864"/>
          <w:u w:val="single"/>
        </w:rPr>
        <w:t>Limão and Venables (2001)</w:t>
      </w:r>
      <w:r>
        <w:fldChar w:fldCharType="end"/>
      </w:r>
      <w:bookmarkEnd w:id="7"/>
      <w:r>
        <w:t xml:space="preserve"> on infrastructure as a trade cost determinant. In our setting, network latency plays an analogous role.</w:t>
      </w:r>
    </w:p>
    <w:p w14:paraId="5277ADDB" w14:textId="77777777" w:rsidR="009326A6" w:rsidRDefault="00D058EB">
      <w:pPr>
        <w:spacing w:after="160"/>
        <w:jc w:val="both"/>
      </w:pPr>
      <w:r>
        <w:t>The closest precedent to our model is IT services offshoring, which is labor-intensive and skill-biased (</w:t>
      </w:r>
      <w:bookmarkStart w:id="8" w:name="Blinder2006txt"/>
      <w:r>
        <w:fldChar w:fldCharType="begin"/>
      </w:r>
      <w:r>
        <w:instrText>HYPERLINK \l "Blinder2006"</w:instrText>
      </w:r>
      <w:r>
        <w:fldChar w:fldCharType="separate"/>
      </w:r>
      <w:r>
        <w:rPr>
          <w:color w:val="1F3864"/>
          <w:u w:val="single"/>
        </w:rPr>
        <w:t>Blinder 2006</w:t>
      </w:r>
      <w:r>
        <w:fldChar w:fldCharType="end"/>
      </w:r>
      <w:bookmarkEnd w:id="8"/>
      <w:r>
        <w:t>),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w:t>
      </w:r>
      <w:r>
        <w:t>e gaps are large.</w:t>
      </w:r>
    </w:p>
    <w:p w14:paraId="54558B97" w14:textId="77777777" w:rsidR="009326A6" w:rsidRDefault="00D058EB">
      <w:pPr>
        <w:spacing w:after="160"/>
        <w:jc w:val="both"/>
      </w:pPr>
      <w:r>
        <w:t xml:space="preserve">Several studies examine where firms should build data centers. </w:t>
      </w:r>
      <w:bookmarkStart w:id="9" w:name="Flucker2013txt"/>
      <w:r>
        <w:fldChar w:fldCharType="begin"/>
      </w:r>
      <w:r>
        <w:instrText>HYPERLINK \l "Flucker2013"</w:instrText>
      </w:r>
      <w:r>
        <w:fldChar w:fldCharType="separate"/>
      </w:r>
      <w:r>
        <w:rPr>
          <w:color w:val="1F3864"/>
          <w:u w:val="single"/>
        </w:rPr>
        <w:t>Flucker et al. (2013)</w:t>
      </w:r>
      <w:r>
        <w:fldChar w:fldCharType="end"/>
      </w:r>
      <w:bookmarkEnd w:id="9"/>
      <w:r>
        <w:t xml:space="preserve"> show that climate affects data center cooling costs. </w:t>
      </w:r>
      <w:hyperlink w:anchor="Liu2023" w:history="1">
        <w:r w:rsidR="009326A6">
          <w:rPr>
            <w:color w:val="1F3864"/>
            <w:u w:val="single"/>
          </w:rPr>
          <w:t>Liu et al. (2023)</w:t>
        </w:r>
      </w:hyperlink>
      <w:r>
        <w:t xml:space="preserve"> study data center placement under renewable energy constraints. In international trade theory, </w:t>
      </w:r>
      <w:bookmarkStart w:id="10" w:name="Brainard1997txt"/>
      <w:r>
        <w:fldChar w:fldCharType="begin"/>
      </w:r>
      <w:r>
        <w:instrText>HYPERLINK \l "Brainard1997"</w:instrText>
      </w:r>
      <w:r>
        <w:fldChar w:fldCharType="separate"/>
      </w:r>
      <w:r>
        <w:rPr>
          <w:color w:val="1F3864"/>
          <w:u w:val="single"/>
        </w:rPr>
        <w:t>Brainard (1997)</w:t>
      </w:r>
      <w:r>
        <w:fldChar w:fldCharType="end"/>
      </w:r>
      <w:bookmarkEnd w:id="10"/>
      <w:r>
        <w:t xml:space="preserve"> formalizes the proximity-concentration trade-off between serving a market locally and concentrating production </w:t>
      </w:r>
      <w:r>
        <w:lastRenderedPageBreak/>
        <w:t xml:space="preserve">abroad, and </w:t>
      </w:r>
      <w:bookmarkStart w:id="11" w:name="HMY2004txt"/>
      <w:r>
        <w:fldChar w:fldCharType="begin"/>
      </w:r>
      <w:r>
        <w:instrText>HYPERLINK \l "HMY2004"</w:instrText>
      </w:r>
      <w:r>
        <w:fldChar w:fldCharType="separate"/>
      </w:r>
      <w:r>
        <w:rPr>
          <w:color w:val="1F3864"/>
          <w:u w:val="single"/>
        </w:rPr>
        <w:t>Helpman et al. (2004)</w:t>
      </w:r>
      <w:r>
        <w:fldChar w:fldCharType="end"/>
      </w:r>
      <w:bookmarkEnd w:id="11"/>
      <w:r>
        <w:t xml:space="preserve"> extend this to heterogeneous firms choosing between exporting and FDI.</w:t>
      </w:r>
    </w:p>
    <w:p w14:paraId="70D9024F" w14:textId="77777777" w:rsidR="009326A6" w:rsidRDefault="00D058EB">
      <w:pPr>
        <w:spacing w:after="160"/>
        <w:jc w:val="both"/>
      </w:pPr>
      <w:r>
        <w:t xml:space="preserve">On governance, </w:t>
      </w:r>
      <w:bookmarkStart w:id="12" w:name="Sastry2024txt"/>
      <w:r>
        <w:fldChar w:fldCharType="begin"/>
      </w:r>
      <w:r>
        <w:instrText>HYPERLINK \l "Sastry2024"</w:instrText>
      </w:r>
      <w:r>
        <w:fldChar w:fldCharType="separate"/>
      </w:r>
      <w:r>
        <w:rPr>
          <w:color w:val="1F3864"/>
          <w:u w:val="single"/>
        </w:rPr>
        <w:t>Sastry et al. (2024)</w:t>
      </w:r>
      <w:r>
        <w:fldChar w:fldCharType="end"/>
      </w:r>
      <w:bookmarkEnd w:id="12"/>
      <w:r>
        <w:t xml:space="preserve"> argue that compute is well-suited for regulation. </w:t>
      </w:r>
      <w:bookmarkStart w:id="13" w:name="Lehdonvirta2024txt"/>
      <w:r>
        <w:fldChar w:fldCharType="begin"/>
      </w:r>
      <w:r>
        <w:instrText>HYPERLINK \l "Lehdonvirta2024"</w:instrText>
      </w:r>
      <w:r>
        <w:fldChar w:fldCharType="separate"/>
      </w:r>
      <w:r>
        <w:rPr>
          <w:color w:val="1F3864"/>
          <w:u w:val="single"/>
        </w:rPr>
        <w:t>Lehdonvirta et al. (2024)</w:t>
      </w:r>
      <w:r>
        <w:fldChar w:fldCharType="end"/>
      </w:r>
      <w:bookmarkEnd w:id="13"/>
      <w:r>
        <w:t xml:space="preserve"> map a “Compute North” with training-capable hardware versus a “Compute South” limited to inference chips. </w:t>
      </w:r>
      <w:bookmarkStart w:id="14" w:name="Pilz2025txt"/>
      <w:r>
        <w:fldChar w:fldCharType="begin"/>
      </w:r>
      <w:r>
        <w:instrText>HYPERLINK \l "Pilz2025"</w:instrText>
      </w:r>
      <w:r>
        <w:fldChar w:fldCharType="separate"/>
      </w:r>
      <w:r>
        <w:rPr>
          <w:color w:val="1F3864"/>
          <w:u w:val="single"/>
        </w:rPr>
        <w:t>Pilz et al. (2025)</w:t>
      </w:r>
      <w:r>
        <w:fldChar w:fldCharType="end"/>
      </w:r>
      <w:bookmarkEnd w:id="14"/>
      <w:r>
        <w:t xml:space="preserve"> project that data center power demand could reach 327 GW by 2030. The </w:t>
      </w:r>
      <w:hyperlink w:anchor="WorldBank2025" w:history="1">
        <w:r w:rsidR="009326A6">
          <w:rPr>
            <w:color w:val="1F3864"/>
            <w:u w:val="single"/>
          </w:rPr>
          <w:t>World Bank (2025)</w:t>
        </w:r>
      </w:hyperlink>
      <w:r>
        <w:t xml:space="preserve"> documents the resulting divide,  high-income countries hold 77% of colocation capacity,  but without a formal framework linking costs to trade patterns. </w:t>
      </w:r>
      <w:bookmarkStart w:id="15" w:name="Biglaiser2024txt"/>
      <w:r>
        <w:fldChar w:fldCharType="begin"/>
      </w:r>
      <w:r>
        <w:instrText>HYPERLINK \l "Biglaiser2024"</w:instrText>
      </w:r>
      <w:r>
        <w:fldChar w:fldCharType="separate"/>
      </w:r>
      <w:r>
        <w:rPr>
          <w:color w:val="1F3864"/>
          <w:u w:val="single"/>
        </w:rPr>
        <w:t>Biglaiser et al. (2024)</w:t>
      </w:r>
      <w:r>
        <w:fldChar w:fldCharType="end"/>
      </w:r>
      <w:bookmarkEnd w:id="15"/>
      <w:r>
        <w:t xml:space="preserve"> survey cloud market IO, and </w:t>
      </w:r>
      <w:bookmarkStart w:id="16" w:name="Stojkoski2024txt"/>
      <w:r>
        <w:fldChar w:fldCharType="begin"/>
      </w:r>
      <w:r>
        <w:instrText>HYPERLINK \l "Stojkoski2024"</w:instrText>
      </w:r>
      <w:r>
        <w:fldChar w:fldCharType="separate"/>
      </w:r>
      <w:r>
        <w:rPr>
          <w:color w:val="1F3864"/>
          <w:u w:val="single"/>
        </w:rPr>
        <w:t>Stojkoski et al. (2024)</w:t>
      </w:r>
      <w:r>
        <w:fldChar w:fldCharType="end"/>
      </w:r>
      <w:bookmarkEnd w:id="16"/>
      <w:r>
        <w:t xml:space="preserve"> estimate cloud export geography but treat services as homogeneous. The present model adds supply-side cost structure and a training–inference distinction.</w:t>
      </w:r>
    </w:p>
    <w:p w14:paraId="1A000001" w14:textId="77777777" w:rsidR="009326A6" w:rsidRDefault="00D058EB">
      <w:pPr>
        <w:spacing w:after="160"/>
        <w:jc w:val="both"/>
        <w:rPr>
          <w:ins w:id="17" w:author="Claude" w:date="2026-03-13T00:00:00Z"/>
        </w:rPr>
      </w:pPr>
      <w:ins w:id="18" w:author="Claude" w:date="2026-03-13T00:00:00Z">
        <w:r>
          <w:t>Concurrent evidence on the geography of data-center investment corroborates several predictions of the model developed below. Announced data-center FDI reached over $310 billion globally in 2025, but the distribution across EMDEs is highly uneven: Malaysia, India, and Brazil dominate, while Europe and Central Asia, Sub-Saharan Africa, and the cheapest-energy producers in our calibration attract negligible investment (Aykut et al. 2026). The source–destination matrix is dominated by North American hyperscale</w:t>
        </w:r>
        <w:r>
          <w:t>rs, consistent with the role of geopolitical alignment and institutional trust in shaping bilateral trade flows. Most data-center FDI announcements flow between geopolitical allies, confirming that the sovereignty premium is not merely a theoretical construct but a first-order determinant of revealed investment patterns (Straub et al. 2026). The present model formalizes this mechanism.</w:t>
        </w:r>
      </w:ins>
    </w:p>
    <w:p w14:paraId="503A8476" w14:textId="77777777" w:rsidR="009326A6" w:rsidRDefault="00D058EB">
      <w:pPr>
        <w:pStyle w:val="Heading1"/>
      </w:pPr>
      <w:r>
        <w:t>3. Model of Compute Production and Trade</w:t>
      </w:r>
    </w:p>
    <w:p w14:paraId="6FF89521" w14:textId="77777777" w:rsidR="009326A6" w:rsidRDefault="00D058EB">
      <w:pPr>
        <w:spacing w:after="16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14:paraId="2E7E1344" w14:textId="77777777" w:rsidR="009326A6" w:rsidRDefault="00D058EB">
      <w:pPr>
        <w:pStyle w:val="Heading2"/>
      </w:pPr>
      <w:r>
        <w:rPr>
          <w:rFonts w:ascii="Times New Roman" w:hAnsi="Times New Roman"/>
          <w:b w:val="0"/>
          <w:i/>
          <w:color w:val="2F5496"/>
          <w:sz w:val="24"/>
        </w:rPr>
        <w:lastRenderedPageBreak/>
        <w:t>3.1 Production Technology and Cost Structure</w:t>
      </w:r>
    </w:p>
    <w:p w14:paraId="35B5F058" w14:textId="77777777" w:rsidR="009326A6" w:rsidRDefault="00D058EB">
      <w:pPr>
        <w:spacing w:after="160"/>
        <w:jc w:val="both"/>
      </w:pPr>
      <w:r>
        <w:t xml:space="preserve">Consider </w:t>
      </w:r>
      <m:oMath>
        <m:r>
          <w:rPr>
            <w:rFonts w:ascii="Cambria Math" w:hAnsi="Cambria Math"/>
          </w:rPr>
          <m:t>N</m:t>
        </m:r>
      </m:oMath>
      <w:r>
        <w:t xml:space="preserve"> countries, each capable of producing compute services. The cost of producing a unit of compute in country </w:t>
      </w:r>
      <m:oMath>
        <m:r>
          <w:rPr>
            <w:rFonts w:ascii="Cambria Math" w:hAnsi="Cambria Math"/>
          </w:rPr>
          <m:t>j</m:t>
        </m:r>
      </m:oMath>
      <w:r>
        <w:t xml:space="preserve"> depends on three inputs: electricity, hardware, and data center construction.</w:t>
      </w:r>
    </w:p>
    <w:p w14:paraId="1FD2353D" w14:textId="77777777" w:rsidR="009326A6" w:rsidRDefault="00D058EB">
      <w:pPr>
        <w:spacing w:after="80"/>
        <w:jc w:val="both"/>
      </w:pPr>
      <w:r>
        <w:t xml:space="preserve">A data center consumes electricity for its Graphic Processing Units (GPU),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w:rPr>
            <w:rFonts w:ascii="Cambria Math" w:hAnsi="Cambria Math"/>
          </w:rPr>
          <m:t>j</m:t>
        </m:r>
      </m:oMath>
      <w:r>
        <w:t xml:space="preserve"> is:</w:t>
      </w:r>
      <w:r>
        <w:rPr>
          <w:rStyle w:val="FootnoteReference"/>
        </w:rPr>
        <w:footnoteReference w:id="3"/>
      </w:r>
    </w:p>
    <w:tbl>
      <w:tblPr>
        <w:tblW w:w="5000" w:type="pct"/>
        <w:jc w:val="center"/>
        <w:tblLook w:val="04A0" w:firstRow="1" w:lastRow="0" w:firstColumn="1" w:lastColumn="0" w:noHBand="0" w:noVBand="1"/>
      </w:tblPr>
      <w:tblGrid>
        <w:gridCol w:w="8839"/>
        <w:gridCol w:w="737"/>
      </w:tblGrid>
      <w:tr w:rsidR="009326A6" w14:paraId="6F454F4E" w14:textId="77777777">
        <w:trPr>
          <w:jc w:val="center"/>
        </w:trPr>
        <w:tc>
          <w:tcPr>
            <w:tcW w:w="8640" w:type="dxa"/>
            <w:vAlign w:val="center"/>
          </w:tcPr>
          <w:p w14:paraId="6C3B8811" w14:textId="77777777" w:rsidR="009326A6" w:rsidRDefault="00D058EB">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720" w:type="dxa"/>
            <w:vAlign w:val="center"/>
          </w:tcPr>
          <w:p w14:paraId="23F7AA19" w14:textId="77777777" w:rsidR="009326A6" w:rsidRDefault="00D058EB">
            <w:pPr>
              <w:spacing w:before="60" w:after="60"/>
              <w:jc w:val="right"/>
            </w:pPr>
            <w:bookmarkStart w:id="19" w:name="Eq1"/>
            <w:r>
              <w:t>(1)</w:t>
            </w:r>
            <w:bookmarkEnd w:id="19"/>
          </w:p>
        </w:tc>
      </w:tr>
    </w:tbl>
    <w:p w14:paraId="51005573" w14:textId="77777777" w:rsidR="009326A6" w:rsidRDefault="00D058EB">
      <w:pPr>
        <w:spacing w:before="80" w:after="16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4"/>
      </w:r>
      <w:r>
        <w:t xml:space="preserve"> </w:t>
      </w:r>
      <m:oMath>
        <m:r>
          <w:rPr>
            <w:rFonts w:ascii="Cambria Math" w:hAnsi="Cambria Math"/>
          </w:rPr>
          <m:t>η</m:t>
        </m:r>
      </m:oMath>
      <w:r>
        <w:t xml:space="preserve"> is amortized networking cost, and the last term amortizes construction costs </w:t>
      </w:r>
      <m:oMath>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oMath>
      <w:r>
        <w:t xml:space="preserve"> ($/W of IT capacity) over the facility’s lifetime </w:t>
      </w:r>
      <m:oMath>
        <m:r>
          <w:rPr>
            <w:rFonts w:ascii="Cambria Math" w:hAnsi="Cambria Math"/>
          </w:rPr>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 and are common across countries.</w:t>
      </w:r>
      <w:r>
        <w:rPr>
          <w:rStyle w:val="FootnoteReference"/>
        </w:rPr>
        <w:footnoteReference w:id="5"/>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and construction costs.</w:t>
      </w:r>
    </w:p>
    <w:p w14:paraId="0526D730" w14:textId="77777777" w:rsidR="009326A6" w:rsidRDefault="00D058EB">
      <w:pPr>
        <w:spacing w:after="160"/>
        <w:jc w:val="both"/>
      </w:pPr>
      <w:r>
        <w:t>Countries export goods intensive in their abundant factors (</w:t>
      </w:r>
      <w:bookmarkStart w:id="20" w:name="Ohlin1933txt"/>
      <w:r>
        <w:fldChar w:fldCharType="begin"/>
      </w:r>
      <w:r>
        <w:instrText>HYPERLINK \l "Ohlin1933"</w:instrText>
      </w:r>
      <w:r>
        <w:fldChar w:fldCharType="separate"/>
      </w:r>
      <w:r>
        <w:rPr>
          <w:color w:val="1F3864"/>
          <w:u w:val="single"/>
        </w:rPr>
        <w:t>Ohlin 1933</w:t>
      </w:r>
      <w:r>
        <w:fldChar w:fldCharType="end"/>
      </w:r>
      <w:bookmarkEnd w:id="20"/>
      <w:r>
        <w:t>). For compute production, the relevant endowment is not electricity, but the natural resources that generate it, such as hydropower (Kyrgyzstan, Ethiopia, Georgia), oil and gas (Iran, Turkmenistan, Qatar), solar irradiance (North Africa, the Gulf), and geothermal energy (Kenya, Iceland).</w:t>
      </w:r>
    </w:p>
    <w:p w14:paraId="3E19FA38" w14:textId="77777777" w:rsidR="009326A6" w:rsidRDefault="00D058EB">
      <w:pPr>
        <w:pStyle w:val="Heading2"/>
      </w:pPr>
      <w:r>
        <w:rPr>
          <w:rFonts w:ascii="Times New Roman" w:hAnsi="Times New Roman"/>
          <w:b w:val="0"/>
          <w:i/>
          <w:color w:val="2F5496"/>
          <w:sz w:val="24"/>
        </w:rPr>
        <w:t>3.2 Trade Costs</w:t>
      </w:r>
    </w:p>
    <w:p w14:paraId="05A10F83" w14:textId="77777777" w:rsidR="009326A6" w:rsidRDefault="00D058EB">
      <w:pPr>
        <w:spacing w:after="16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w:t>
      </w:r>
      <w:r>
        <w:lastRenderedPageBreak/>
        <w:t xml:space="preserve">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w:t>
      </w:r>
      <w:r>
        <w:t xml:space="preserve">teractive agents. Each query must travel to the server and back within milliseconds, so the service quality degrades as delivery delays (latency) increase. </w:t>
      </w:r>
      <w:r>
        <w:rPr>
          <w:i/>
        </w:rPr>
        <w:t xml:space="preserve">Latency,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the seller country </w:t>
      </w:r>
      <m:oMath>
        <m:r>
          <w:rPr>
            <w:rFonts w:ascii="Cambria Math" w:hAnsi="Cambria Math"/>
          </w:rPr>
          <m:t>j</m:t>
        </m:r>
      </m:oMath>
      <w:r>
        <w:t xml:space="preserve"> to buyer country </w:t>
      </w:r>
      <m:oMath>
        <m:r>
          <w:rPr>
            <w:rFonts w:ascii="Cambria Math" w:hAnsi="Cambria Math"/>
          </w:rPr>
          <m:t>k</m:t>
        </m:r>
      </m:oMath>
      <w:r>
        <w:t>, typically 5–10 ms within a country and over 150 ms across continents (Appendix F summarizes workload types and their latency sensitivity).</w:t>
      </w:r>
    </w:p>
    <w:p w14:paraId="3EB41A5C" w14:textId="77777777" w:rsidR="009326A6" w:rsidRDefault="00D058EB">
      <w:pPr>
        <w:spacing w:after="8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which acts as a markup on the cost of compute sourced from seller country </w:t>
      </w:r>
      <m:oMath>
        <m:r>
          <w:rPr>
            <w:rFonts w:ascii="Cambria Math" w:hAnsi="Cambria Math"/>
          </w:rPr>
          <m:t>i</m:t>
        </m:r>
      </m:oMath>
      <w:r>
        <w:t xml:space="preserve"> by buyer country </w:t>
      </w:r>
      <m:oMath>
        <m:r>
          <w:rPr>
            <w:rFonts w:ascii="Cambria Math" w:hAnsi="Cambria Math"/>
          </w:rPr>
          <m:t>j</m:t>
        </m:r>
      </m:oMath>
      <w:r>
        <w:t xml:space="preserve">. When buyer </w:t>
      </w:r>
      <m:oMath>
        <m:r>
          <w:rPr>
            <w:rFonts w:ascii="Cambria Math" w:hAnsi="Cambria Math"/>
          </w:rPr>
          <m:t>j</m:t>
        </m:r>
      </m:oMath>
      <w:r>
        <w:t xml:space="preserve"> sources compute from seller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effective cost is inflated by the factor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The sovereignty premium is zero for domestic production (</w:t>
      </w:r>
      <m:oMath>
        <m:sSub>
          <m:sSubPr>
            <m:ctrlPr>
              <w:rPr>
                <w:rFonts w:ascii="Cambria Math" w:hAnsi="Cambria Math"/>
              </w:rPr>
            </m:ctrlPr>
          </m:sSubPr>
          <m:e>
            <m:r>
              <w:rPr>
                <w:rFonts w:ascii="Cambria Math" w:hAnsi="Cambria Math"/>
              </w:rPr>
              <m:t>λ</m:t>
            </m:r>
          </m:e>
          <m:sub>
            <m:r>
              <w:rPr>
                <w:rFonts w:ascii="Cambria Math" w:hAnsi="Cambria Math"/>
              </w:rPr>
              <m:t>ii</m:t>
            </m:r>
          </m:sub>
        </m:sSub>
        <m:r>
          <m:rPr>
            <m:sty m:val="p"/>
          </m:rPr>
          <w:rPr>
            <w:rFonts w:ascii="Cambria Math" w:hAnsi="Cambria Math"/>
          </w:rPr>
          <m:t xml:space="preserve"> = 0</m:t>
        </m:r>
      </m:oMath>
      <w:r>
        <w:t xml:space="preserve">). The bilateral premium is modeled as a function of geopolitical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measured by UN General Assembly ideal-point distance (</w:t>
      </w:r>
      <w:bookmarkStart w:id="21" w:name="BaileyEtAl2017txt"/>
      <w:r>
        <w:fldChar w:fldCharType="begin"/>
      </w:r>
      <w:r>
        <w:instrText>HYPERLINK \l "BaileyEtAl2017"</w:instrText>
      </w:r>
      <w:r>
        <w:fldChar w:fldCharType="separate"/>
      </w:r>
      <w:r>
        <w:rPr>
          <w:color w:val="1F3864"/>
          <w:u w:val="single"/>
        </w:rPr>
        <w:t>Bailey, Strezhnev, and Voeten 2017</w:t>
      </w:r>
      <w:r>
        <w:fldChar w:fldCharType="end"/>
      </w:r>
      <w:bookmarkEnd w:id="21"/>
      <w:r>
        <w:t xml:space="preserve">); regulatory compatibility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coded as 1 for country pairs covered by a mutual data-adequacy agreement and 0 otherwise; and a sanctions indicator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equal to 1 if either country maintains comprehensive trade sanctions against the other:</w:t>
      </w:r>
    </w:p>
    <w:tbl>
      <w:tblPr>
        <w:tblW w:w="5000" w:type="pct"/>
        <w:jc w:val="center"/>
        <w:tblLook w:val="04A0" w:firstRow="1" w:lastRow="0" w:firstColumn="1" w:lastColumn="0" w:noHBand="0" w:noVBand="1"/>
      </w:tblPr>
      <w:tblGrid>
        <w:gridCol w:w="8839"/>
        <w:gridCol w:w="737"/>
      </w:tblGrid>
      <w:tr w:rsidR="009326A6" w14:paraId="66088779" w14:textId="77777777">
        <w:trPr>
          <w:jc w:val="center"/>
        </w:trPr>
        <w:tc>
          <w:tcPr>
            <w:tcW w:w="8640" w:type="dxa"/>
            <w:vAlign w:val="center"/>
          </w:tcPr>
          <w:p w14:paraId="6215C715" w14:textId="77777777" w:rsidR="009326A6" w:rsidRDefault="00D058EB">
            <w:pPr>
              <w:spacing w:before="60" w:after="6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oMath>
            </m:oMathPara>
          </w:p>
        </w:tc>
        <w:tc>
          <w:tcPr>
            <w:tcW w:w="720" w:type="dxa"/>
            <w:vAlign w:val="center"/>
          </w:tcPr>
          <w:p w14:paraId="2A38F47F" w14:textId="77777777" w:rsidR="009326A6" w:rsidRDefault="00D058EB">
            <w:pPr>
              <w:spacing w:before="60" w:after="60"/>
              <w:jc w:val="right"/>
            </w:pPr>
            <w:bookmarkStart w:id="22" w:name="Eq2"/>
            <w:r>
              <w:t>(2)</w:t>
            </w:r>
            <w:bookmarkEnd w:id="22"/>
          </w:p>
        </w:tc>
      </w:tr>
    </w:tbl>
    <w:p w14:paraId="704216E7" w14:textId="77777777" w:rsidR="009326A6" w:rsidRDefault="00D058EB">
      <w:pPr>
        <w:spacing w:before="80" w:after="80"/>
        <w:jc w:val="both"/>
      </w:pPr>
      <w:r>
        <w:t xml:space="preserve">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9326A6" w14:paraId="620199BD" w14:textId="77777777">
        <w:trPr>
          <w:jc w:val="center"/>
        </w:trPr>
        <w:tc>
          <w:tcPr>
            <w:tcW w:w="8640" w:type="dxa"/>
            <w:vAlign w:val="center"/>
          </w:tcPr>
          <w:p w14:paraId="327595FA" w14:textId="77777777" w:rsidR="009326A6" w:rsidRDefault="00D058EB">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00629BDA" w14:textId="77777777" w:rsidR="009326A6" w:rsidRDefault="00D058EB">
            <w:pPr>
              <w:spacing w:before="60" w:after="60"/>
              <w:jc w:val="right"/>
            </w:pPr>
            <w:bookmarkStart w:id="23" w:name="Eq3"/>
            <w:r>
              <w:t>(3)</w:t>
            </w:r>
            <w:bookmarkEnd w:id="23"/>
          </w:p>
        </w:tc>
      </w:tr>
    </w:tbl>
    <w:p w14:paraId="7273D38E" w14:textId="77777777" w:rsidR="009326A6" w:rsidRDefault="00D058EB">
      <w:pPr>
        <w:spacing w:before="80" w:after="1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unit cost of producing one GPU-hour in country </w:t>
      </w:r>
      <m:oMath>
        <m:r>
          <w:rPr>
            <w:rFonts w:ascii="Cambria Math" w:hAnsi="Cambria Math"/>
          </w:rPr>
          <m:t>j</m:t>
        </m:r>
      </m:oMath>
      <w:r>
        <w:t xml:space="preserve">  (</w:t>
      </w:r>
      <w:bookmarkStart w:id="24" w:name="Eq1txt900"/>
      <w:r>
        <w:fldChar w:fldCharType="begin"/>
      </w:r>
      <w:r>
        <w:instrText>HYPERLINK \l "Eq1"</w:instrText>
      </w:r>
      <w:r>
        <w:fldChar w:fldCharType="separate"/>
      </w:r>
      <w:r>
        <w:rPr>
          <w:color w:val="1F3864"/>
          <w:u w:val="single"/>
        </w:rPr>
        <w:t>equation (1)</w:t>
      </w:r>
      <w:r>
        <w:fldChar w:fldCharType="end"/>
      </w:r>
      <w:bookmarkEnd w:id="24"/>
      <w:r>
        <w:t xml:space="preserve">). Governance quality, grid reliability, and other institutional factors that affect the willingness of buyers to source compute from a particular country are captured by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rather than by a production cost adjustment.</w:t>
      </w:r>
    </w:p>
    <w:p w14:paraId="7CF5BEE5" w14:textId="77777777" w:rsidR="009326A6" w:rsidRDefault="00D058EB">
      <w:pPr>
        <w:spacing w:after="160"/>
        <w:jc w:val="both"/>
      </w:pPr>
      <w:r>
        <w:t xml:space="preserve">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is the sum of the </w:t>
      </w:r>
      <w:r>
        <w:lastRenderedPageBreak/>
        <w:t xml:space="preserve">production cost and the sovereignty markup. For inference, the delivered cost increases with latency at rate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modeled as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7CBA3715" w14:textId="77777777" w:rsidR="009326A6" w:rsidRDefault="00D058EB">
      <w:pPr>
        <w:pStyle w:val="Heading2"/>
      </w:pPr>
      <w:r>
        <w:rPr>
          <w:rFonts w:ascii="Times New Roman" w:hAnsi="Times New Roman"/>
          <w:b w:val="0"/>
          <w:i/>
          <w:color w:val="2F5496"/>
          <w:sz w:val="24"/>
        </w:rPr>
        <w:t>3.3 Global Compute Demand</w:t>
      </w:r>
    </w:p>
    <w:p w14:paraId="0EE01DC3" w14:textId="77777777" w:rsidR="009326A6" w:rsidRDefault="00D058EB">
      <w:pPr>
        <w:spacing w:after="8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We measure compute demand using installed data center capacity in megawatts (MW):</w:t>
      </w:r>
    </w:p>
    <w:tbl>
      <w:tblPr>
        <w:tblW w:w="5000" w:type="pct"/>
        <w:jc w:val="center"/>
        <w:tblLook w:val="04A0" w:firstRow="1" w:lastRow="0" w:firstColumn="1" w:lastColumn="0" w:noHBand="0" w:noVBand="1"/>
      </w:tblPr>
      <w:tblGrid>
        <w:gridCol w:w="8839"/>
        <w:gridCol w:w="737"/>
      </w:tblGrid>
      <w:tr w:rsidR="009326A6" w14:paraId="5D77C8DA" w14:textId="77777777">
        <w:trPr>
          <w:jc w:val="center"/>
        </w:trPr>
        <w:tc>
          <w:tcPr>
            <w:tcW w:w="8640" w:type="dxa"/>
            <w:vAlign w:val="center"/>
          </w:tcPr>
          <w:p w14:paraId="15A09DA5" w14:textId="77777777" w:rsidR="009326A6" w:rsidRDefault="00D058EB">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w:rPr>
                        <w:rFonts w:ascii="Cambria Math" w:hAnsi="Cambria Math"/>
                      </w:rPr>
                      <m:t>'</m:t>
                    </m:r>
                  </m:sub>
                  <m:sup/>
                  <m:e>
                    <m:sSub>
                      <m:sSubPr>
                        <m:ctrlPr>
                          <w:rPr>
                            <w:rFonts w:ascii="Cambria Math" w:hAnsi="Cambria Math"/>
                          </w:rPr>
                        </m:ctrlPr>
                      </m:sSubPr>
                      <m:e>
                        <m:r>
                          <w:rPr>
                            <w:rFonts w:ascii="Cambria Math" w:hAnsi="Cambria Math"/>
                          </w:rPr>
                          <m:t>M</m:t>
                        </m:r>
                      </m:e>
                      <m:sub>
                        <m:r>
                          <w:rPr>
                            <w:rFonts w:ascii="Cambria Math" w:hAnsi="Cambria Math"/>
                          </w:rPr>
                          <m:t>k</m:t>
                        </m:r>
                        <m:r>
                          <w:rPr>
                            <w:rFonts w:ascii="Cambria Math" w:hAnsi="Cambria Math"/>
                          </w:rPr>
                          <m:t>'</m:t>
                        </m:r>
                      </m:sub>
                    </m:sSub>
                  </m:e>
                </m:nary>
                <m:r>
                  <m:rPr>
                    <m:sty m:val="p"/>
                  </m:rPr>
                  <w:rPr>
                    <w:rFonts w:ascii="Cambria Math" w:hAnsi="Cambria Math"/>
                  </w:rPr>
                  <m:t>,</m:t>
                </m:r>
              </m:oMath>
            </m:oMathPara>
          </w:p>
        </w:tc>
        <w:tc>
          <w:tcPr>
            <w:tcW w:w="720" w:type="dxa"/>
            <w:vAlign w:val="center"/>
          </w:tcPr>
          <w:p w14:paraId="2BAB1600" w14:textId="77777777" w:rsidR="009326A6" w:rsidRDefault="00D058EB">
            <w:pPr>
              <w:spacing w:before="60" w:after="60"/>
              <w:jc w:val="right"/>
            </w:pPr>
            <w:bookmarkStart w:id="25" w:name="Eq4"/>
            <w:r>
              <w:t>(4)</w:t>
            </w:r>
            <w:bookmarkEnd w:id="25"/>
          </w:p>
        </w:tc>
      </w:tr>
    </w:tbl>
    <w:p w14:paraId="57613EA4" w14:textId="77777777" w:rsidR="009326A6" w:rsidRDefault="00D058EB">
      <w:pPr>
        <w:spacing w:before="80" w:after="160"/>
        <w:jc w:val="both"/>
      </w:pPr>
      <w:r>
        <w:t xml:space="preserve">where </w:t>
      </w:r>
      <m:oMath>
        <m:r>
          <w:rPr>
            <w:rFonts w:ascii="Cambria Math" w:hAnsi="Cambria Math"/>
          </w:rPr>
          <m:t>Q</m:t>
        </m:r>
      </m:oMath>
      <w:r>
        <w:t xml:space="preserve"> is the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 xml:space="preserve">’s share of global demand, measured by its share of installed data center capacity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in MW.</w:t>
      </w:r>
      <w:r>
        <w:rPr>
          <w:rStyle w:val="FootnoteReference"/>
        </w:rPr>
        <w:footnoteReference w:id="6"/>
      </w:r>
    </w:p>
    <w:p w14:paraId="19B9030C" w14:textId="77777777" w:rsidR="009326A6" w:rsidRDefault="00D058EB">
      <w:pPr>
        <w:spacing w:after="160"/>
        <w:jc w:val="both"/>
      </w:pPr>
      <w:r>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7"/>
      </w:r>
    </w:p>
    <w:p w14:paraId="280479EC" w14:textId="77777777" w:rsidR="009326A6" w:rsidRDefault="00D058EB">
      <w:pPr>
        <w:pStyle w:val="Heading2"/>
      </w:pPr>
      <w:r>
        <w:rPr>
          <w:rFonts w:ascii="Times New Roman" w:hAnsi="Times New Roman"/>
          <w:b w:val="0"/>
          <w:i/>
          <w:color w:val="2F5496"/>
          <w:sz w:val="24"/>
        </w:rPr>
        <w:t>3.4 Sourcing and Market Equilibrium</w:t>
      </w:r>
    </w:p>
    <w:p w14:paraId="4EC61558" w14:textId="77777777" w:rsidR="009326A6" w:rsidRDefault="00D058EB">
      <w:pPr>
        <w:spacing w:after="8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8839"/>
        <w:gridCol w:w="737"/>
      </w:tblGrid>
      <w:tr w:rsidR="009326A6" w14:paraId="1F226AB1" w14:textId="77777777">
        <w:trPr>
          <w:jc w:val="center"/>
        </w:trPr>
        <w:tc>
          <w:tcPr>
            <w:tcW w:w="8640" w:type="dxa"/>
            <w:vAlign w:val="center"/>
          </w:tcPr>
          <w:p w14:paraId="202DBD2B" w14:textId="77777777" w:rsidR="009326A6" w:rsidRDefault="00D058EB">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720" w:type="dxa"/>
            <w:vAlign w:val="center"/>
          </w:tcPr>
          <w:p w14:paraId="7DB18AB0" w14:textId="77777777" w:rsidR="009326A6" w:rsidRDefault="00D058EB">
            <w:pPr>
              <w:spacing w:before="60" w:after="60"/>
              <w:jc w:val="right"/>
            </w:pPr>
            <w:bookmarkStart w:id="26" w:name="Eq5"/>
            <w:r>
              <w:t>(5)</w:t>
            </w:r>
            <w:bookmarkEnd w:id="26"/>
          </w:p>
        </w:tc>
      </w:tr>
    </w:tbl>
    <w:p w14:paraId="0663B962" w14:textId="77777777" w:rsidR="009326A6" w:rsidRDefault="00D058EB">
      <w:pPr>
        <w:spacing w:before="80" w:after="160"/>
        <w:jc w:val="both"/>
      </w:pPr>
      <w:r>
        <w:lastRenderedPageBreak/>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6EC60B0B" w14:textId="77777777" w:rsidR="009326A6" w:rsidRDefault="00D058EB">
      <w:pPr>
        <w:spacing w:after="16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of the producer whose entry just satisfies total export demand. The equilibrium training price equals the marginal exporter’s cost: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w:r>
        <w:t>.</w:t>
      </w:r>
    </w:p>
    <w:p w14:paraId="59CE8571" w14:textId="77777777" w:rsidR="009326A6" w:rsidRDefault="00D058EB">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When a country allocates capacity across multiple uses,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capacity constraint equals the margin on the marginal activity — the least profitable use that still receives capacity. In the training-only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 the multi-market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because training, as the higher-margin activity, is served first.</w:t>
      </w:r>
    </w:p>
    <w:p w14:paraId="3B7E266E" w14:textId="77777777" w:rsidR="009326A6" w:rsidRDefault="00D058EB">
      <w:pPr>
        <w:spacing w:after="8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9326A6" w14:paraId="29B2BE73" w14:textId="77777777">
        <w:trPr>
          <w:jc w:val="center"/>
        </w:trPr>
        <w:tc>
          <w:tcPr>
            <w:tcW w:w="8640" w:type="dxa"/>
            <w:vAlign w:val="center"/>
          </w:tcPr>
          <w:p w14:paraId="4C374858" w14:textId="77777777" w:rsidR="009326A6" w:rsidRDefault="00D058EB">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720" w:type="dxa"/>
            <w:vAlign w:val="center"/>
          </w:tcPr>
          <w:p w14:paraId="24A359A4" w14:textId="77777777" w:rsidR="009326A6" w:rsidRDefault="00D058EB">
            <w:pPr>
              <w:spacing w:before="60" w:after="60"/>
              <w:jc w:val="right"/>
            </w:pPr>
            <w:bookmarkStart w:id="27" w:name="Eq6"/>
            <w:r>
              <w:t>(6)</w:t>
            </w:r>
            <w:bookmarkEnd w:id="27"/>
          </w:p>
        </w:tc>
      </w:tr>
    </w:tbl>
    <w:p w14:paraId="4940FB66" w14:textId="77777777" w:rsidR="009326A6" w:rsidRDefault="00D058EB">
      <w:pPr>
        <w:spacing w:before="80"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w:t>
      </w:r>
    </w:p>
    <w:p w14:paraId="468A2C82" w14:textId="77777777" w:rsidR="009326A6" w:rsidRDefault="00D058EB">
      <w:pPr>
        <w:spacing w:after="160"/>
        <w:jc w:val="both"/>
      </w:pPr>
      <w:r>
        <w:lastRenderedPageBreak/>
        <w:t>The cost-based equilibrium identifies the set of countries that could profitably produce and export compute. Which countries in this set attract investment also depend on agglomeration economies, hyperscaler market structure, and network connectivity (</w:t>
      </w:r>
      <w:bookmarkStart w:id="28" w:name="Krugman1991txt"/>
      <w:r>
        <w:fldChar w:fldCharType="begin"/>
      </w:r>
      <w:r>
        <w:instrText>HYPERLINK \l "Krugman1991"</w:instrText>
      </w:r>
      <w:r>
        <w:fldChar w:fldCharType="separate"/>
      </w:r>
      <w:r>
        <w:rPr>
          <w:color w:val="1F3864"/>
          <w:u w:val="single"/>
        </w:rPr>
        <w:t>Krugman 1991</w:t>
      </w:r>
      <w:r>
        <w:fldChar w:fldCharType="end"/>
      </w:r>
      <w:bookmarkEnd w:id="28"/>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partially capture the resulting gap between cost-based potential and realized investment; Section 7 discusses these limitations further.</w:t>
      </w:r>
    </w:p>
    <w:p w14:paraId="3521F7DF" w14:textId="77777777" w:rsidR="009326A6" w:rsidRDefault="00D058EB">
      <w:pPr>
        <w:pStyle w:val="Heading1"/>
      </w:pPr>
      <w:r>
        <w:t>4. Equilibrium Properties</w:t>
      </w:r>
    </w:p>
    <w:p w14:paraId="732EFEA6" w14:textId="77777777" w:rsidR="009326A6" w:rsidRDefault="00D058EB">
      <w:pPr>
        <w:spacing w:after="160"/>
        <w:jc w:val="both"/>
      </w:pPr>
      <w:r>
        <w:t>This section derives the formal properties of the capacity-constrained equilibrium defined in Section 3. Full derivations are shown in Appendix B.</w:t>
      </w:r>
    </w:p>
    <w:p w14:paraId="6CEC21EF" w14:textId="77777777" w:rsidR="009326A6" w:rsidRDefault="00D058EB">
      <w:pPr>
        <w:spacing w:after="160"/>
        <w:jc w:val="both"/>
      </w:pPr>
      <w:r>
        <w:rPr>
          <w:b/>
          <w:i/>
        </w:rPr>
        <w:t xml:space="preserve">Proposition 1 (Country Taxonomy). </w:t>
      </w:r>
      <w:r>
        <w:t xml:space="preserve">With two service types (training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inference with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14:paraId="7FCA11AB" w14:textId="77777777" w:rsidR="009326A6" w:rsidRDefault="00D058EB">
      <w:pPr>
        <w:spacing w:after="160"/>
        <w:jc w:val="both"/>
      </w:pPr>
      <w:r>
        <w:t xml:space="preserve">(i) </w:t>
      </w:r>
      <w:r>
        <w:rPr>
          <w:b/>
        </w:rPr>
        <w:t>EE</w:t>
      </w:r>
      <w:r>
        <w:t xml:space="preserve">. Training exporter + inference exporter. The cheapest producers,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supply training globally and inference to nearby demand centers.</w:t>
      </w:r>
    </w:p>
    <w:p w14:paraId="2219CCD6" w14:textId="77777777" w:rsidR="009326A6" w:rsidRDefault="00D058EB">
      <w:pPr>
        <w:spacing w:after="160"/>
        <w:jc w:val="both"/>
      </w:pPr>
      <w:r>
        <w:t xml:space="preserve">(ii) </w:t>
      </w:r>
      <w:r>
        <w:rPr>
          <w:b/>
        </w:rPr>
        <w:t>IE</w:t>
      </w:r>
      <w:r>
        <w:t xml:space="preserve">. Training importer + inference exporter. Countries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&gt;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that are not cheap enough to compete in the global training market but serve as regional inference hubs due to low costs and proximity to demand centers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below the latency threshold </w:t>
      </w:r>
      <m:oMath>
        <m:bar>
          <m:barPr>
            <m:pos m:val="top"/>
            <m:ctrlPr>
              <w:rPr>
                <w:rFonts w:ascii="Cambria Math" w:hAnsi="Cambria Math"/>
              </w:rPr>
            </m:ctrlPr>
          </m:barPr>
          <m:e>
            <m:r>
              <w:rPr>
                <w:rFonts w:ascii="Cambria Math" w:hAnsi="Cambria Math"/>
              </w:rPr>
              <m:t>d</m:t>
            </m:r>
          </m:e>
        </m:bar>
      </m:oMath>
      <w:r>
        <w:t>).</w:t>
      </w:r>
    </w:p>
    <w:p w14:paraId="70610F3F" w14:textId="77777777" w:rsidR="009326A6" w:rsidRDefault="00D058EB">
      <w:pPr>
        <w:spacing w:after="16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or geographic isolation makes all foreign inference sources more expensive than domestic production.</w:t>
      </w:r>
    </w:p>
    <w:p w14:paraId="3CA63F8E" w14:textId="77777777" w:rsidR="009326A6" w:rsidRDefault="00D058EB">
      <w:pPr>
        <w:spacing w:after="160"/>
        <w:jc w:val="both"/>
      </w:pPr>
      <w:r>
        <w:t xml:space="preserve">(iv) </w:t>
      </w:r>
      <w:r>
        <w:rPr>
          <w:b/>
        </w:rPr>
        <w:t>DD</w:t>
      </w:r>
      <w:r>
        <w:t xml:space="preserve">. Domestic producer of both. Countries where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so the bilateral sovereignty premium is large enough to justify domestic production of both training and inference.</w:t>
      </w:r>
    </w:p>
    <w:p w14:paraId="119D6FB0" w14:textId="77777777" w:rsidR="009326A6" w:rsidRDefault="00D058EB">
      <w:pPr>
        <w:spacing w:after="160"/>
        <w:jc w:val="both"/>
      </w:pPr>
      <w:r>
        <w:lastRenderedPageBreak/>
        <w:t xml:space="preserve">(v) </w:t>
      </w:r>
      <w:r>
        <w:rPr>
          <w:b/>
        </w:rPr>
        <w:t>II</w:t>
      </w:r>
      <w:r>
        <w:t xml:space="preserve">. Importer of both. High-cost countries with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that import both training and inference from cheaper or closer suppliers.</w:t>
      </w:r>
    </w:p>
    <w:p w14:paraId="5969909C" w14:textId="77777777" w:rsidR="009326A6" w:rsidRDefault="00D058EB">
      <w:pPr>
        <w:spacing w:after="160"/>
        <w:jc w:val="both"/>
      </w:pPr>
      <w:r>
        <w:t>The remaining four combinations cannot arise in equilibrium. A training exporter cannot simultaneously produce inference domestically or import it: a country cheap enough to win a global training competition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29" w:name="Table1txt"/>
      <w:r>
        <w:fldChar w:fldCharType="begin"/>
      </w:r>
      <w:r>
        <w:instrText>HYPERLINK \l "Table1"</w:instrText>
      </w:r>
      <w:r>
        <w:fldChar w:fldCharType="separate"/>
      </w:r>
      <w:r>
        <w:rPr>
          <w:color w:val="1F3864"/>
          <w:u w:val="single"/>
        </w:rPr>
        <w:t>Table 1</w:t>
      </w:r>
      <w:r>
        <w:fldChar w:fldCharType="end"/>
      </w:r>
      <w:bookmarkEnd w:id="29"/>
      <w:r>
        <w:t xml:space="preserve"> summarizes this taxonomy.</w:t>
      </w:r>
    </w:p>
    <w:p w14:paraId="33D697F2" w14:textId="77777777" w:rsidR="009326A6" w:rsidRDefault="00D058EB">
      <w:pPr>
        <w:spacing w:after="16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where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oMath>
      <w:r>
        <w:t xml:space="preserve"> denote total training export demand, the sum of training demand across all importing countries. Without capacity constraints, the 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w:t>
      </w:r>
      <w:r>
        <w:t>decreasing in the number of capacity-constrained infra-marginal exporters. Intuitively, when cheap producers reach capacity limits, residual demand spills over to more expensive suppliers, spreading market shares more evenly.</w:t>
      </w:r>
    </w:p>
    <w:p w14:paraId="1321CAFD" w14:textId="77777777" w:rsidR="009326A6" w:rsidRDefault="00D058EB">
      <w:pPr>
        <w:spacing w:after="16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for every potential supplier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equivalently, </w:t>
      </w:r>
      <m:oMath>
        <m:r>
          <w:rPr>
            <w:rFonts w:ascii="Cambria Math" w:hAnsi="Cambria Math"/>
          </w:rPr>
          <m:t>k</m:t>
        </m:r>
      </m:oMath>
      <w:r>
        <w:t xml:space="preserve"> imports whenever there exists a supplier </w:t>
      </w:r>
      <m:oMath>
        <m:r>
          <w:rPr>
            <w:rFonts w:ascii="Cambria Math" w:hAnsi="Cambria Math"/>
          </w:rPr>
          <m:t>j</m:t>
        </m:r>
      </m:oMath>
      <w:r>
        <w:t xml:space="preserve"> for which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so the threshold is lower than in the </w:t>
      </w:r>
      <w:r>
        <w:lastRenderedPageBreak/>
        <w:t>unconstrained model. Capacity constraints reduce the sovereignty premium required for domestic production because higher world prices make imports more expensive.</w:t>
      </w:r>
      <w:r>
        <w:rPr>
          <w:rStyle w:val="FootnoteReference"/>
        </w:rPr>
        <w:footnoteReference w:id="8"/>
      </w:r>
    </w:p>
    <w:p w14:paraId="045F10E8" w14:textId="77777777" w:rsidR="009326A6" w:rsidRDefault="00D058EB">
      <w:pPr>
        <w:spacing w:after="160"/>
        <w:jc w:val="both"/>
      </w:pPr>
      <w:r>
        <w:rPr>
          <w:i/>
        </w:rPr>
        <w:t xml:space="preserve">Corollary. </w:t>
      </w:r>
      <w:r>
        <w:t>Capacity constraints reduce the welfare cost of sovereignty because the higher equilibrium price narrows the gap between domestic and import costs.</w:t>
      </w:r>
    </w:p>
    <w:p w14:paraId="4E18546B" w14:textId="77777777" w:rsidR="009326A6" w:rsidRDefault="00D058EB">
      <w:pPr>
        <w:spacing w:after="16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9"/>
      </w:r>
      <w:r>
        <w:t xml:space="preserve"> The set of training exporters is therefore a subset of the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14:paraId="7F848ABE" w14:textId="77777777" w:rsidR="009326A6" w:rsidRDefault="00D058EB">
      <w:pPr>
        <w:pStyle w:val="Heading1"/>
      </w:pPr>
      <w:r>
        <w:t>5. Data</w:t>
      </w:r>
    </w:p>
    <w:p w14:paraId="1ACBA173" w14:textId="77777777" w:rsidR="009326A6" w:rsidRDefault="00D058EB">
      <w:pPr>
        <w:spacing w:after="16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14:paraId="10FD6729" w14:textId="77777777" w:rsidR="009326A6" w:rsidRDefault="00D058EB">
      <w:pPr>
        <w:spacing w:after="160"/>
        <w:jc w:val="both"/>
      </w:pPr>
      <w:r>
        <w:rPr>
          <w:i/>
        </w:rPr>
        <w:t xml:space="preserve">Electricity prices. </w:t>
      </w:r>
      <w:r>
        <w:t>For European countries, we use prices from Eurostat (industrial band, 20,000–69,999) (</w:t>
      </w:r>
      <w:bookmarkStart w:id="30" w:name="Eurostat2025txt"/>
      <w:r>
        <w:fldChar w:fldCharType="begin"/>
      </w:r>
      <w:r>
        <w:instrText>HYPERLINK \l "Eurostat2025"</w:instrText>
      </w:r>
      <w:r>
        <w:fldChar w:fldCharType="separate"/>
      </w:r>
      <w:r>
        <w:rPr>
          <w:color w:val="1F3864"/>
          <w:u w:val="single"/>
        </w:rPr>
        <w:t>Eurostat 2025</w:t>
      </w:r>
      <w:r>
        <w:fldChar w:fldCharType="end"/>
      </w:r>
      <w:bookmarkEnd w:id="30"/>
      <w:r>
        <w:t>). For non-European countries, the prices are obtained from national regulator tariff sheets and secondary sources, including the U.S. Energy Information Administration (</w:t>
      </w:r>
      <w:bookmarkStart w:id="31" w:name="EIA2025txt"/>
      <w:r>
        <w:fldChar w:fldCharType="begin"/>
      </w:r>
      <w:r>
        <w:instrText>HYPERLINK \l "EIA2025"</w:instrText>
      </w:r>
      <w:r>
        <w:fldChar w:fldCharType="separate"/>
      </w:r>
      <w:r>
        <w:rPr>
          <w:color w:val="1F3864"/>
          <w:u w:val="single"/>
        </w:rPr>
        <w:t>EIA 2025</w:t>
      </w:r>
      <w:r>
        <w:fldChar w:fldCharType="end"/>
      </w:r>
      <w:bookmarkEnd w:id="31"/>
      <w:r>
        <w:t>) for the United States, KEPCO for South Korea,</w:t>
      </w:r>
      <w:r>
        <w:rPr>
          <w:rStyle w:val="FootnoteReference"/>
        </w:rPr>
        <w:footnoteReference w:id="10"/>
      </w:r>
      <w:r>
        <w:t xml:space="preserve"> national utility </w:t>
      </w:r>
      <w:r>
        <w:lastRenderedPageBreak/>
        <w:t xml:space="preserve">tariffs for Central Asian countries, and </w:t>
      </w:r>
      <w:bookmarkStart w:id="32"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32"/>
      <w:r>
        <w:t xml:space="preserve"> for the remaining countries. All prices are converted to $/kWh at 2024 exchange rates.</w:t>
      </w:r>
    </w:p>
    <w:p w14:paraId="04856859" w14:textId="77777777" w:rsidR="009326A6" w:rsidRDefault="00D058EB">
      <w:pPr>
        <w:spacing w:after="160"/>
        <w:jc w:val="both"/>
      </w:pPr>
      <w:r>
        <w:rPr>
          <w:i/>
        </w:rPr>
        <w:t xml:space="preserve">Temperature and construction. </w:t>
      </w:r>
      <w:r>
        <w:t>Peak summer temperature is derived from ERA5 data (</w:t>
      </w:r>
      <w:bookmarkStart w:id="33" w:name="Hersbach2020txt"/>
      <w:r>
        <w:fldChar w:fldCharType="begin"/>
      </w:r>
      <w:r>
        <w:instrText>HYPERLINK \l "Hersbach2020"</w:instrText>
      </w:r>
      <w:r>
        <w:fldChar w:fldCharType="separate"/>
      </w:r>
      <w:r>
        <w:rPr>
          <w:color w:val="1F3864"/>
          <w:u w:val="single"/>
        </w:rPr>
        <w:t>Hersbach et al. 2020</w:t>
      </w:r>
      <w:r>
        <w:fldChar w:fldCharType="end"/>
      </w:r>
      <w:bookmarkEnd w:id="33"/>
      <w:r>
        <w:t>) as the average monthly maximum in the three warmest months, aggregated across populated grid cells. Construction costs per watt of IT capacity are from the Turner &amp; Townsend Data Centre Construction Cost Index 2025 (</w:t>
      </w:r>
      <w:bookmarkStart w:id="34" w:name="TurnerTownsend2025txt"/>
      <w:r>
        <w:fldChar w:fldCharType="begin"/>
      </w:r>
      <w:r>
        <w:instrText>HYPERLINK \l "TurnerTownsend2025"</w:instrText>
      </w:r>
      <w:r>
        <w:fldChar w:fldCharType="separate"/>
      </w:r>
      <w:r>
        <w:rPr>
          <w:color w:val="1F3864"/>
          <w:u w:val="single"/>
        </w:rPr>
        <w:t>Turner &amp; Townsend 2025</w:t>
      </w:r>
      <w:r>
        <w:fldChar w:fldCharType="end"/>
      </w:r>
      <w:bookmarkEnd w:id="34"/>
      <w:r>
        <w:t>), for 37 countries. For the remaining countries, costs are predicted (Appendix E). Since construction is only 3–6% of total per-GPU-hour costs, imputation error has a limited impact on cost rankings.</w:t>
      </w:r>
    </w:p>
    <w:p w14:paraId="0D00D316" w14:textId="77777777" w:rsidR="009326A6" w:rsidRDefault="00D058EB">
      <w:pPr>
        <w:spacing w:after="160"/>
        <w:jc w:val="both"/>
      </w:pPr>
      <w:r>
        <w:rPr>
          <w:i/>
        </w:rPr>
        <w:t xml:space="preserve">Latency. </w:t>
      </w:r>
      <w:r>
        <w:t>Inter-country round-trip latency is measured using WonderNetwork’s global ping dataset (</w:t>
      </w:r>
      <w:bookmarkStart w:id="35" w:name="WonderNetwork2024txt"/>
      <w:r>
        <w:fldChar w:fldCharType="begin"/>
      </w:r>
      <w:r>
        <w:instrText>HYPERLINK \l "WonderNetwork2024"</w:instrText>
      </w:r>
      <w:r>
        <w:fldChar w:fldCharType="separate"/>
      </w:r>
      <w:r>
        <w:rPr>
          <w:color w:val="1F3864"/>
          <w:u w:val="single"/>
        </w:rPr>
        <w:t>WonderNetwork 2024</w:t>
      </w:r>
      <w:r>
        <w:fldChar w:fldCharType="end"/>
      </w:r>
      <w:bookmarkEnd w:id="35"/>
      <w:r>
        <w:t>). For each country pair, the median round-trip time (RTT) in milliseconds is used. Domestic latency defaults to 5 ms where no intra-country measurement is available.</w:t>
      </w:r>
    </w:p>
    <w:p w14:paraId="73AEA1AB" w14:textId="77777777" w:rsidR="009326A6" w:rsidRDefault="00D058EB">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as specified in </w:t>
      </w:r>
      <w:bookmarkStart w:id="36" w:name="Eq4txt901"/>
      <w:r>
        <w:fldChar w:fldCharType="begin"/>
      </w:r>
      <w:r>
        <w:instrText>HYPERLINK \l "Eq4"</w:instrText>
      </w:r>
      <w:r>
        <w:fldChar w:fldCharType="separate"/>
      </w:r>
      <w:r>
        <w:rPr>
          <w:color w:val="1F3864"/>
          <w:u w:val="single"/>
        </w:rPr>
        <w:t>equation (4)</w:t>
      </w:r>
      <w:r>
        <w:fldChar w:fldCharType="end"/>
      </w:r>
      <w:bookmarkEnd w:id="36"/>
      <w:r>
        <w:t>. For the top 15 markets, capacity estimates are based on industry reports (Synergy Research, Cushman &amp; Wakefield, CBRE, Mordor Intelligence).</w:t>
      </w:r>
      <w:r>
        <w:rPr>
          <w:rStyle w:val="FootnoteReference"/>
        </w:rPr>
        <w:footnoteReference w:id="11"/>
      </w:r>
      <w:r>
        <w:t xml:space="preserve"> For smaller markets, capacity is estimated from facility counts (</w:t>
      </w:r>
      <w:bookmarkStart w:id="37" w:name="Cloudscene2025txt"/>
      <w:r>
        <w:fldChar w:fldCharType="begin"/>
      </w:r>
      <w:r>
        <w:instrText>HYPERLINK \l "Cloudscene2025"</w:instrText>
      </w:r>
      <w:r>
        <w:fldChar w:fldCharType="separate"/>
      </w:r>
      <w:r>
        <w:rPr>
          <w:color w:val="1F3864"/>
          <w:u w:val="single"/>
        </w:rPr>
        <w:t>Cloudscene 2025</w:t>
      </w:r>
      <w:r>
        <w:fldChar w:fldCharType="end"/>
      </w:r>
      <w:bookmarkEnd w:id="37"/>
      <w:r>
        <w:t xml:space="preserve">) and regional averages. Since the results below depend only on demand shares, not on the absolute level </w:t>
      </w:r>
      <m:oMath>
        <m:r>
          <w:rPr>
            <w:rFonts w:ascii="Cambria Math" w:hAnsi="Cambria Math"/>
          </w:rPr>
          <m:t>Q</m:t>
        </m:r>
      </m:oMath>
      <w:r>
        <w:t>, the calibration does not require an estimate of total global compute spending.</w:t>
      </w:r>
    </w:p>
    <w:p w14:paraId="438C6ED1" w14:textId="77777777" w:rsidR="009326A6" w:rsidRDefault="00D058EB">
      <w:pPr>
        <w:spacing w:after="16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14:paraId="7D8427FB" w14:textId="77777777" w:rsidR="009326A6" w:rsidRDefault="00D058EB">
      <w:pPr>
        <w:pStyle w:val="Heading1"/>
      </w:pPr>
      <w:r>
        <w:lastRenderedPageBreak/>
        <w:t>6. Calibration and Results</w:t>
      </w:r>
    </w:p>
    <w:p w14:paraId="51FEC324" w14:textId="77777777" w:rsidR="009326A6" w:rsidRDefault="00D058EB">
      <w:pPr>
        <w:pStyle w:val="Heading2"/>
      </w:pPr>
      <w:r>
        <w:rPr>
          <w:rFonts w:ascii="Times New Roman" w:hAnsi="Times New Roman"/>
          <w:b w:val="0"/>
          <w:i/>
          <w:color w:val="2F5496"/>
          <w:sz w:val="24"/>
        </w:rPr>
        <w:t>6.1 Parameter calibration</w:t>
      </w:r>
    </w:p>
    <w:p w14:paraId="359118C4" w14:textId="77777777" w:rsidR="009326A6" w:rsidRDefault="00D058EB">
      <w:pPr>
        <w:spacing w:after="160"/>
        <w:jc w:val="both"/>
      </w:pPr>
      <w:r>
        <w:rPr>
          <w:i/>
        </w:rPr>
        <w:t xml:space="preserve">PUE. </w:t>
      </w:r>
      <w:r>
        <w:t xml:space="preserve">The baseline </w:t>
      </w:r>
      <m:oMath>
        <m:r>
          <w:rPr>
            <w:rFonts w:ascii="Cambria Math" w:hAnsi="Cambria Math"/>
          </w:rPr>
          <m:t>φ</m:t>
        </m:r>
        <m:r>
          <m:rPr>
            <m:sty m:val="p"/>
          </m:rPr>
          <w:rPr>
            <w:rFonts w:ascii="Cambria Math" w:hAnsi="Cambria Math"/>
          </w:rPr>
          <m:t xml:space="preserve"> = 1.08</m:t>
        </m:r>
      </m:oMath>
      <w:r>
        <w:t xml:space="preserve"> matches Google’s reported PUE for facilities with free-air cooling in cold climates (</w:t>
      </w:r>
      <w:bookmarkStart w:id="38" w:name="Google2024txt"/>
      <w:r>
        <w:fldChar w:fldCharType="begin"/>
      </w:r>
      <w:r>
        <w:instrText>HYPERLINK \l "Google2024"</w:instrText>
      </w:r>
      <w:r>
        <w:fldChar w:fldCharType="separate"/>
      </w:r>
      <w:r>
        <w:rPr>
          <w:color w:val="1F3864"/>
          <w:u w:val="single"/>
        </w:rPr>
        <w:t>Google 2024</w:t>
      </w:r>
      <w:r>
        <w:fldChar w:fldCharType="end"/>
      </w:r>
      <w:bookmarkEnd w:id="38"/>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39" w:name="Liu2023txt"/>
      <w:r>
        <w:fldChar w:fldCharType="begin"/>
      </w:r>
      <w:r>
        <w:instrText>HYPERLINK \l "Liu2023"</w:instrText>
      </w:r>
      <w:r>
        <w:fldChar w:fldCharType="separate"/>
      </w:r>
      <w:r>
        <w:rPr>
          <w:color w:val="1F3864"/>
          <w:u w:val="single"/>
        </w:rPr>
        <w:t>Liu et al. 2023</w:t>
      </w:r>
      <w:r>
        <w:fldChar w:fldCharType="end"/>
      </w:r>
      <w:bookmarkEnd w:id="39"/>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40" w:name="UptimeInstitute2024txt"/>
      <w:r>
        <w:fldChar w:fldCharType="begin"/>
      </w:r>
      <w:r>
        <w:instrText>HYPERLINK \l "UptimeInstitute2024"</w:instrText>
      </w:r>
      <w:r>
        <w:fldChar w:fldCharType="separate"/>
      </w:r>
      <w:r>
        <w:rPr>
          <w:color w:val="1F3864"/>
          <w:u w:val="single"/>
        </w:rPr>
        <w:t>Uptime Institute 2024</w:t>
      </w:r>
      <w:r>
        <w:fldChar w:fldCharType="end"/>
      </w:r>
      <w:bookmarkEnd w:id="40"/>
      <w:r>
        <w:t>).</w:t>
      </w:r>
      <w:r>
        <w:rPr>
          <w:rStyle w:val="FootnoteReference"/>
        </w:rPr>
        <w:footnoteReference w:id="12"/>
      </w:r>
    </w:p>
    <w:p w14:paraId="50ADC202" w14:textId="77777777" w:rsidR="009326A6" w:rsidRDefault="00D058EB">
      <w:pPr>
        <w:spacing w:after="160"/>
        <w:jc w:val="both"/>
      </w:pPr>
      <w:r>
        <w:rPr>
          <w:i/>
        </w:rPr>
        <w:t xml:space="preserve">Hardware. </w:t>
      </w:r>
      <w:r>
        <w:t>The calibration uses the NVIDIA H100 SXM GPU as the reference hardware platform, with a list price of $25,000, a power of 700W, an economic lifetime of 3 years, and a utilization rate 70% (</w:t>
      </w:r>
      <w:hyperlink w:anchor="Barroso2018" w:history="1">
        <w:r w:rsidR="009326A6">
          <w:rPr>
            <w:color w:val="1F3864"/>
            <w:u w:val="single"/>
          </w:rPr>
          <w:t>Barroso et al. 2018</w:t>
        </w:r>
      </w:hyperlink>
      <w:r>
        <w:t xml:space="preserve">).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the same three-year horizon (</w:t>
      </w:r>
      <w:bookmarkStart w:id="41" w:name="Barroso2018txt"/>
      <w:r>
        <w:fldChar w:fldCharType="begin"/>
      </w:r>
      <w:r>
        <w:instrText>HYPERLINK \l "Barroso2018"</w:instrText>
      </w:r>
      <w:r>
        <w:fldChar w:fldCharType="separate"/>
      </w:r>
      <w:r>
        <w:rPr>
          <w:color w:val="1F3864"/>
          <w:u w:val="single"/>
        </w:rPr>
        <w:t>Barroso et al. 2018</w:t>
      </w:r>
      <w:r>
        <w:fldChar w:fldCharType="end"/>
      </w:r>
      <w:bookmarkEnd w:id="41"/>
      <w:r>
        <w:t>). GPU and networking equipment prices are assumed to be uniform across countries.</w:t>
      </w:r>
    </w:p>
    <w:p w14:paraId="34F8A211" w14:textId="77777777" w:rsidR="009326A6" w:rsidRDefault="00D058EB">
      <w:pPr>
        <w:spacing w:after="160"/>
        <w:jc w:val="both"/>
      </w:pPr>
      <w:r>
        <w:rPr>
          <w:i/>
        </w:rPr>
        <w:t xml:space="preserve">Latency degradation. </w:t>
      </w:r>
      <w:r>
        <w:t xml:space="preserve">The parameter </w:t>
      </w:r>
      <m:oMath>
        <m:r>
          <w:rPr>
            <w:rFonts w:ascii="Cambria Math" w:hAnsi="Cambria Math"/>
          </w:rPr>
          <m:t>τ</m:t>
        </m:r>
      </m:oMath>
      <w:r>
        <w:t xml:space="preserve"> is set at </w:t>
      </w:r>
      <m:oMath>
        <m:r>
          <w:rPr>
            <w:rFonts w:ascii="Cambria Math" w:hAnsi="Cambria Math"/>
          </w:rPr>
          <m:t>τ</m:t>
        </m:r>
        <m:r>
          <m:rPr>
            <m:sty m:val="p"/>
          </m:rPr>
          <w:rPr>
            <w:rFonts w:ascii="Cambria Math" w:hAnsi="Cambria Math"/>
          </w:rPr>
          <m:t xml:space="preserve"> = 0.0008 per ms</m:t>
        </m:r>
      </m:oMath>
      <w:r>
        <w:t xml:space="preserve">, implying that 100 ms of round-trip latency (roughly the intercontinental round-trip between Europe and East Asia) inflates inference cost by 8%, consistent with the finding in </w:t>
      </w:r>
      <w:bookmarkStart w:id="42" w:name="Deloitte2020txt"/>
      <w:r>
        <w:fldChar w:fldCharType="begin"/>
      </w:r>
      <w:r>
        <w:instrText>HYPERLINK \l "Deloitte2020"</w:instrText>
      </w:r>
      <w:r>
        <w:fldChar w:fldCharType="separate"/>
      </w:r>
      <w:r>
        <w:rPr>
          <w:color w:val="1F3864"/>
          <w:u w:val="single"/>
        </w:rPr>
        <w:t>Deloitte (2020)</w:t>
      </w:r>
      <w:r>
        <w:fldChar w:fldCharType="end"/>
      </w:r>
      <w:bookmarkEnd w:id="42"/>
      <w:r>
        <w:t xml:space="preserve"> for e-commerce. </w:t>
      </w:r>
    </w:p>
    <w:p w14:paraId="416E29C3" w14:textId="77777777" w:rsidR="009326A6" w:rsidRDefault="00D058EB">
      <w:pPr>
        <w:spacing w:after="160"/>
        <w:jc w:val="both"/>
      </w:pPr>
      <w:r>
        <w:rPr>
          <w:i/>
        </w:rPr>
        <w:t xml:space="preserve">Sovereignty premium. </w:t>
      </w: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constructed from geopolitical distance, regulatory compatibility, and sanctions exposure, (</w:t>
      </w:r>
      <w:bookmarkStart w:id="43" w:name="Eq2txt902"/>
      <w:r>
        <w:fldChar w:fldCharType="begin"/>
      </w:r>
      <w:r>
        <w:instrText>HYPERLINK \l "Eq2"</w:instrText>
      </w:r>
      <w:r>
        <w:fldChar w:fldCharType="separate"/>
      </w:r>
      <w:r>
        <w:rPr>
          <w:color w:val="1F3864"/>
          <w:u w:val="single"/>
        </w:rPr>
        <w:t>eq. (2)</w:t>
      </w:r>
      <w:r>
        <w:fldChar w:fldCharType="end"/>
      </w:r>
      <w:bookmarkEnd w:id="43"/>
      <w:r>
        <w:t xml:space="preserve">), with coefficient weights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 xml:space="preserve"> = 0.05</m:t>
        </m:r>
      </m:oMath>
      <w:r>
        <w:t xml:space="preserve"> (geopolitical distance), </w:t>
      </w:r>
      <m:oMath>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 xml:space="preserve"> = 0.025</m:t>
        </m:r>
      </m:oMath>
      <w:r>
        <w:t xml:space="preserve"> (regulatory incompatibility), and </w:t>
      </w:r>
      <m:oMath>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 xml:space="preserve"> = 0.10</m:t>
        </m:r>
      </m:oMath>
      <w:r>
        <w:t xml:space="preserve"> (sanctions). For sanctioned pairs,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xml:space="preserve"> (trade is prohibited). For allies with mutual data-adequacy agreements (e.g., EU member states),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For non-adversarial pairs without </w:t>
      </w:r>
      <w:r>
        <w:lastRenderedPageBreak/>
        <w:t xml:space="preserve">regulatory agreements,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falls in the range 0.04–0.07.</w:t>
      </w:r>
      <w:r>
        <w:rPr>
          <w:rStyle w:val="FootnoteReference"/>
        </w:rPr>
        <w:footnoteReference w:id="13"/>
      </w:r>
      <w:r>
        <w:t xml:space="preserve"> As a robustness check, we also report results under a uniform premium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44" w:name="Deloitte2025txt"/>
      <w:r>
        <w:fldChar w:fldCharType="begin"/>
      </w:r>
      <w:r>
        <w:instrText>HYPERLINK \l "Deloitte2025"</w:instrText>
      </w:r>
      <w:r>
        <w:fldChar w:fldCharType="separate"/>
      </w:r>
      <w:r>
        <w:rPr>
          <w:color w:val="1F3864"/>
          <w:u w:val="single"/>
        </w:rPr>
        <w:t>Deloitte 2025</w:t>
      </w:r>
      <w:r>
        <w:fldChar w:fldCharType="end"/>
      </w:r>
      <w:bookmarkEnd w:id="44"/>
      <w:r>
        <w:t>). Construction costs are amortized over 15 years.</w:t>
      </w:r>
    </w:p>
    <w:bookmarkStart w:id="45" w:name="Table2txt"/>
    <w:p w14:paraId="45DC4BDD" w14:textId="77777777" w:rsidR="009326A6" w:rsidRDefault="00D058EB">
      <w:pPr>
        <w:spacing w:after="160"/>
        <w:jc w:val="both"/>
      </w:pPr>
      <w:r>
        <w:fldChar w:fldCharType="begin"/>
      </w:r>
      <w:r>
        <w:instrText>HYPERLINK \l "Table2"</w:instrText>
      </w:r>
      <w:r>
        <w:fldChar w:fldCharType="separate"/>
      </w:r>
      <w:r>
        <w:rPr>
          <w:color w:val="1F3864"/>
          <w:u w:val="single"/>
        </w:rPr>
        <w:t>Table 2</w:t>
      </w:r>
      <w:r>
        <w:fldChar w:fldCharType="end"/>
      </w:r>
      <w:bookmarkEnd w:id="45"/>
      <w:r>
        <w:t xml:space="preserve"> reports all model parameters. Country-specific values, including electricity prices, temperatures, construction costs, and resulting unit costs, are reported in </w:t>
      </w:r>
      <w:bookmarkStart w:id="46" w:name="TableA1txt"/>
      <w:r>
        <w:fldChar w:fldCharType="begin"/>
      </w:r>
      <w:r>
        <w:instrText>HYPERLINK \l "TableA1"</w:instrText>
      </w:r>
      <w:r>
        <w:fldChar w:fldCharType="separate"/>
      </w:r>
      <w:r>
        <w:rPr>
          <w:color w:val="1F3864"/>
          <w:u w:val="single"/>
        </w:rPr>
        <w:t>Table A1</w:t>
      </w:r>
      <w:r>
        <w:fldChar w:fldCharType="end"/>
      </w:r>
      <w:bookmarkEnd w:id="46"/>
      <w:r>
        <w:t>.</w:t>
      </w:r>
    </w:p>
    <w:p w14:paraId="2F573255" w14:textId="77777777" w:rsidR="009326A6" w:rsidRDefault="00D058EB">
      <w:pPr>
        <w:pStyle w:val="Heading2"/>
      </w:pPr>
      <w:r>
        <w:rPr>
          <w:rFonts w:ascii="Times New Roman" w:hAnsi="Times New Roman"/>
          <w:b w:val="0"/>
          <w:i/>
          <w:color w:val="2F5496"/>
          <w:sz w:val="24"/>
        </w:rPr>
        <w:t>6.2 Cost Rankings and Trade Patterns</w:t>
      </w:r>
    </w:p>
    <w:bookmarkStart w:id="47" w:name="Figure1calstxt"/>
    <w:p w14:paraId="3F32A093" w14:textId="77777777" w:rsidR="009326A6" w:rsidRDefault="00D058EB">
      <w:pPr>
        <w:spacing w:after="160"/>
        <w:jc w:val="both"/>
      </w:pPr>
      <w:r>
        <w:fldChar w:fldCharType="begin"/>
      </w:r>
      <w:r>
        <w:instrText>HYPERLINK \l "Figure1cals"</w:instrText>
      </w:r>
      <w:r>
        <w:fldChar w:fldCharType="separate"/>
      </w:r>
      <w:r>
        <w:rPr>
          <w:color w:val="1F3864"/>
          <w:u w:val="single"/>
        </w:rPr>
        <w:t>Figure 1</w:t>
      </w:r>
      <w:r>
        <w:fldChar w:fldCharType="end"/>
      </w:r>
      <w:bookmarkEnd w:id="47"/>
      <w:r>
        <w:t xml:space="preserve"> summarizes the calibration strategy. The analysis proceeds by adjusting production costs and applying bilateral trade frictions.</w:t>
      </w:r>
    </w:p>
    <w:p w14:paraId="1446FC00" w14:textId="77777777" w:rsidR="009326A6" w:rsidRDefault="00D058EB">
      <w:pPr>
        <w:spacing w:after="160"/>
        <w:jc w:val="both"/>
      </w:pPr>
      <w:r>
        <w:t xml:space="preserve">Under observed electricity tariffs, the cheapest producer in our sample of 85 countries is Iran, followed by Turkmenistan and Ethiopia (Column (1) of </w:t>
      </w:r>
      <w:bookmarkStart w:id="48" w:name="Table3txt"/>
      <w:r>
        <w:fldChar w:fldCharType="begin"/>
      </w:r>
      <w:r>
        <w:instrText>HYPERLINK \l "Table3"</w:instrText>
      </w:r>
      <w:r>
        <w:fldChar w:fldCharType="separate"/>
      </w:r>
      <w:r>
        <w:rPr>
          <w:color w:val="1F3864"/>
          <w:u w:val="single"/>
        </w:rPr>
        <w:t>Table 3</w:t>
      </w:r>
      <w:r>
        <w:fldChar w:fldCharType="end"/>
      </w:r>
      <w:bookmarkEnd w:id="48"/>
      <w:r>
        <w:t xml:space="preserve">). But this ranking is misleading. Iran’s headline electricity cost rests on one of the world’s largest fossil fuel subsidies. Turkmenistan, Algeria, Qatar, and several other low-cost producers face similar distortions. </w:t>
      </w:r>
    </w:p>
    <w:p w14:paraId="023E4241" w14:textId="77777777" w:rsidR="009326A6" w:rsidRDefault="00D058EB">
      <w:pPr>
        <w:spacing w:after="160"/>
        <w:jc w:val="both"/>
      </w:pPr>
      <w:r>
        <w:t>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49" w:name="IMF2025txt"/>
      <w:r>
        <w:fldChar w:fldCharType="begin"/>
      </w:r>
      <w:r>
        <w:instrText>HYPERLINK \l "IMF2025"</w:instrText>
      </w:r>
      <w:r>
        <w:fldChar w:fldCharType="separate"/>
      </w:r>
      <w:r>
        <w:rPr>
          <w:color w:val="1F3864"/>
          <w:u w:val="single"/>
        </w:rPr>
        <w:t>IMF 2025</w:t>
      </w:r>
      <w:r>
        <w:fldChar w:fldCharType="end"/>
      </w:r>
      <w:bookmarkEnd w:id="49"/>
      <w:r>
        <w:t xml:space="preserve">, </w:t>
      </w:r>
      <w:bookmarkStart w:id="50" w:name="Lazard2025txt"/>
      <w:r>
        <w:fldChar w:fldCharType="begin"/>
      </w:r>
      <w:r>
        <w:instrText>HYPERLINK \l "Lazard2025"</w:instrText>
      </w:r>
      <w:r>
        <w:fldChar w:fldCharType="separate"/>
      </w:r>
      <w:r>
        <w:rPr>
          <w:color w:val="1F3864"/>
          <w:u w:val="single"/>
        </w:rPr>
        <w:t>Lazard 2025</w:t>
      </w:r>
      <w:r>
        <w:fldChar w:fldCharType="end"/>
      </w:r>
      <w:bookmarkEnd w:id="50"/>
      <w:r>
        <w:t>). We apply this adjustment to 13 countries whose retail electricity prices fall below the estimated LRMC.</w:t>
      </w:r>
      <w:r>
        <w:rPr>
          <w:rStyle w:val="FootnoteReference"/>
        </w:rPr>
        <w:footnoteReference w:id="14"/>
      </w:r>
      <w:r>
        <w:t xml:space="preserve"> The subsidy gap ranges from $0.019 to $0.080/kWh. For Iran, a 100 MW IT-load data center would receive $93 million per year in implicit fiscal transfer. At hyperscale, such subsidies are fiscally unsustainable. The resulting cost-recovery ranking (column (2) of </w:t>
      </w:r>
      <w:hyperlink w:anchor="Table3" w:history="1">
        <w:r w:rsidR="009326A6">
          <w:rPr>
            <w:color w:val="1F3864"/>
            <w:u w:val="single"/>
          </w:rPr>
          <w:t>Table 3</w:t>
        </w:r>
      </w:hyperlink>
      <w:r>
        <w:t>) shifts the top of the ranking toward hydropower-rich countries: Kyrgyzstan, Canada, Ethiopia, Kosovo, and Tajikistan. Iran drops from first to 24th. 40 countries change their trade regimes.</w:t>
      </w:r>
    </w:p>
    <w:p w14:paraId="3BC4C39F" w14:textId="77777777" w:rsidR="009326A6" w:rsidRDefault="00D058EB">
      <w:pPr>
        <w:spacing w:after="160"/>
        <w:jc w:val="both"/>
      </w:pPr>
      <w:r>
        <w:lastRenderedPageBreak/>
        <w:t>The cost-recovery adjustment reshapes the rankings: Turkmenistan drops 16 places, Tajikistan drops 7. Countries whose low tariffs reflect subsidies rather than genuine resource advantage lose ground once fiscal transfers are removed. Because hardware dominates unit costs, the remaining cross-country variation is narrow. Cheap energy is necessary but not sufficient for FLOP exporting (</w:t>
      </w:r>
      <w:bookmarkStart w:id="51" w:name="TableA2txt"/>
      <w:r>
        <w:fldChar w:fldCharType="begin"/>
      </w:r>
      <w:r>
        <w:instrText>HYPERLINK \l "TableA2"</w:instrText>
      </w:r>
      <w:r>
        <w:fldChar w:fldCharType="separate"/>
      </w:r>
      <w:r>
        <w:rPr>
          <w:color w:val="1F3864"/>
          <w:u w:val="single"/>
        </w:rPr>
        <w:t>Table A2</w:t>
      </w:r>
      <w:r>
        <w:fldChar w:fldCharType="end"/>
      </w:r>
      <w:bookmarkEnd w:id="51"/>
      <w:r>
        <w:t xml:space="preserve"> extends the ranking to all countries).</w:t>
      </w:r>
    </w:p>
    <w:p w14:paraId="0691777E" w14:textId="77777777" w:rsidR="009326A6" w:rsidRDefault="00D058EB">
      <w:pPr>
        <w:spacing w:after="160"/>
        <w:jc w:val="both"/>
      </w:pPr>
      <w:r>
        <w:t>The gap between cost advantage and actual investment is wide. Eight of the twenty cheapest producers have under 100 MW of installed capacity (e.g., Kyrgyzstan: rank 1, 5 MW), while countries outside the top twenty host large clusters (Netherlands: rank 59, 1,800 MW; Ireland: rank 84, 1,260 MW). The cost ranking identifies the feasible set of exporters, not a prediction of realized investment.</w:t>
      </w:r>
      <w:commentRangeStart w:id="52"/>
      <m:oMath>
        <m:sSub>
          <m:sSubPr>
            <m:ctrlPr>
              <w:rPr>
                <w:rFonts w:ascii="Cambria Math" w:hAnsi="Cambria Math"/>
              </w:rPr>
            </m:ctrlPr>
          </m:sSubPr>
          <m:e>
            <m:r>
              <w:rPr>
                <w:rFonts w:ascii="Cambria Math" w:hAnsi="Cambria Math"/>
              </w:rPr>
              <m:t>K̄</m:t>
            </m:r>
          </m:e>
          <m:sub>
            <m:r>
              <w:rPr>
                <w:rFonts w:ascii="Cambria Math" w:hAnsi="Cambria Math"/>
              </w:rPr>
              <m:t>j</m:t>
            </m:r>
          </m:sub>
        </m:sSub>
      </m:oMath>
      <w:commentRangeEnd w:id="52"/>
      <w:r>
        <w:rPr>
          <w:rStyle w:val="CommentReference"/>
          <w:sz w:val="24"/>
          <w:szCs w:val="22"/>
        </w:rPr>
        <w:commentReference w:id="52"/>
      </w:r>
    </w:p>
    <w:p w14:paraId="1A000002" w14:textId="77777777" w:rsidR="009326A6" w:rsidRDefault="00D058EB">
      <w:pPr>
        <w:spacing w:after="160"/>
        <w:jc w:val="both"/>
        <w:rPr>
          <w:ins w:id="53" w:author="Claude" w:date="2026-03-13T00:00:00Z"/>
        </w:rPr>
      </w:pPr>
      <w:ins w:id="54" w:author="Claude" w:date="2026-03-13T00:00:00Z">
        <w:r>
          <w:t>Recent FDI data confirm this pattern. Among EMDEs, the largest recipients of data-center investment are Malaysia, India, and Brazil—countries with moderate electricity costs but strong regulatory frameworks, streamlined permitting, and credible grid infrastructure (Aykut et al. 2026). By contrast, the cheapest producers in our calibration (Kyrgyzstan, Tajikistan, Ethiopia) have received virtually no data-center FDI. The mismatch between cost rankings and revealed investment patterns provides out-of-sample v</w:t>
        </w:r>
        <w:r>
          <w:t>alidation that the institutional quality parameter and the bilateral sovereignty premium capture constraints that dominate pure cost advantage in determining where compute capacity is actually built.</w:t>
        </w:r>
      </w:ins>
    </w:p>
    <w:p w14:paraId="0C3BF2D2" w14:textId="77777777" w:rsidR="009326A6" w:rsidRDefault="00D058EB">
      <w:pPr>
        <w:spacing w:after="160"/>
        <w:jc w:val="both"/>
      </w:pP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sidR="009326A6">
          <w:rPr>
            <w:color w:val="1F3864"/>
            <w:u w:val="single"/>
          </w:rPr>
          <w:t>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14:paraId="0C2B77D0" w14:textId="77777777" w:rsidR="009326A6" w:rsidRDefault="00D058EB">
      <w:pPr>
        <w:spacing w:after="160"/>
        <w:jc w:val="both"/>
      </w:pPr>
      <w:r>
        <w:rPr>
          <w:i/>
        </w:rPr>
        <w:t xml:space="preserve">Trade flows under capacity constraints. </w:t>
      </w:r>
      <w:r>
        <w:t xml:space="preserve">Weighing the sourcing patterns by demand shares from </w:t>
      </w:r>
      <w:bookmarkStart w:id="55" w:name="Eq4txt903"/>
      <w:r>
        <w:fldChar w:fldCharType="begin"/>
      </w:r>
      <w:r>
        <w:instrText>HYPERLINK \l "Eq4"</w:instrText>
      </w:r>
      <w:r>
        <w:fldChar w:fldCharType="separate"/>
      </w:r>
      <w:r>
        <w:rPr>
          <w:color w:val="1F3864"/>
          <w:u w:val="single"/>
        </w:rPr>
        <w:t>equation (4)</w:t>
      </w:r>
      <w:r>
        <w:fldChar w:fldCharType="end"/>
      </w:r>
      <w:bookmarkEnd w:id="55"/>
      <w:r>
        <w:t xml:space="preserve"> and applying capacity constraints,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$1.59</m:t>
        </m:r>
      </m:oMath>
      <w:r>
        <w:t>/hr, set by the marginal exporter’s cost. Training demand is served by 2 exporters (</w:t>
      </w:r>
      <w:commentRangeStart w:id="56"/>
      <w:r>
        <w:t>HHI = 0.9959</w:t>
      </w:r>
      <w:commentRangeEnd w:id="56"/>
      <w:r>
        <w:rPr>
          <w:rStyle w:val="CommentReference"/>
          <w:sz w:val="24"/>
          <w:szCs w:val="22"/>
        </w:rPr>
        <w:commentReference w:id="56"/>
      </w:r>
      <w:r>
        <w:t xml:space="preserve">), </w:t>
      </w:r>
      <w:r>
        <w:lastRenderedPageBreak/>
        <w:t>confirming Proposition 2. The largest shadow values of grid capacity are in Kyrgyzstan ($0.014/hr), indicating modest returns to capacity expansion. Under the bilateral sovereignty premium, most training demand shifts to domestic production, and the residual export market is served by a single exporter at $1.58/hr.</w:t>
      </w:r>
    </w:p>
    <w:p w14:paraId="76B59EBF" w14:textId="77777777" w:rsidR="009326A6" w:rsidRDefault="00D058EB">
      <w:pPr>
        <w:spacing w:after="160"/>
        <w:jc w:val="both"/>
      </w:pPr>
      <w:r>
        <w:t xml:space="preserve">Inference exports are more dispersed, with the top five exporters being Canada (43%), Kyrgyzstan (26%), Kosovo (6%), the United Kingdom (1%), and Indonesia (0.9%), collectively accounting for 77% of cross-border inference demand (HHI = 0.2591). </w:t>
      </w:r>
    </w:p>
    <w:p w14:paraId="3097F1E2" w14:textId="77777777" w:rsidR="009326A6" w:rsidRDefault="00D058EB">
      <w:pPr>
        <w:spacing w:after="160"/>
        <w:jc w:val="both"/>
      </w:pPr>
      <w:r>
        <w:t xml:space="preserve">Among developing countries, Kyrgyzstan captures 26% of global inference demand by serving China, Kazakhstan, and Uzbekistan, a large share for a country with a GDP of under $15 billion. Kosovo serves as an inference hub for 17 countries, accounting for 6% of global inference demand. </w:t>
      </w:r>
    </w:p>
    <w:p w14:paraId="5027458A" w14:textId="77777777" w:rsidR="009326A6" w:rsidRDefault="00D058EB">
      <w:pPr>
        <w:spacing w:after="160"/>
        <w:jc w:val="both"/>
      </w:pPr>
      <w:r>
        <w:rPr>
          <w:i/>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domestically. For China, the cheapest foreign source of inference is Kyrgyzstan. Inference supply thus concentrates around latency-bounded regional hubs, each major market sourcing from</w:t>
      </w:r>
      <w:r>
        <w:t xml:space="preserve"> a distinct nearby producer.</w:t>
      </w:r>
    </w:p>
    <w:p w14:paraId="1A000003" w14:textId="77777777" w:rsidR="009326A6" w:rsidRDefault="00D058EB">
      <w:pPr>
        <w:spacing w:after="160"/>
        <w:jc w:val="both"/>
        <w:rPr>
          <w:ins w:id="57" w:author="Claude" w:date="2026-03-13T00:00:00Z"/>
        </w:rPr>
      </w:pPr>
      <w:commentRangeStart w:id="58"/>
      <w:ins w:id="59" w:author="Claude" w:date="2026-03-13T00:00:00Z">
        <w:r>
          <w:t>China illustrates the DD regime. Despite hosting one of the world’s largest data-center markets, virtually all capacity is built and financed by domestic technology firms and state-owned operators such as Alibaba Cloud, Tencent, Baidu, and China Telecom, with negligible foreign FDI (Aykut et al. 2026). The model predicts exactly this outcome: China’s sovereignty premium is effectively infinite for most Western buyers, yet its large domestic demand and moderate production costs make domestic production of bo</w:t>
        </w:r>
        <w:r>
          <w:t>th training and inference the equilibrium strategy. Government initiatives such as the Eastern Data Western Computing project further reinforce domestic sourcing by shifting energy-intensive computing to western provinces with cheaper power.</w:t>
        </w:r>
        <w:commentRangeEnd w:id="58"/>
        <w:r>
          <w:rPr>
            <w:rStyle w:val="CommentReference"/>
            <w:sz w:val="24"/>
            <w:szCs w:val="22"/>
          </w:rPr>
          <w:commentReference w:id="58"/>
        </w:r>
      </w:ins>
    </w:p>
    <w:p w14:paraId="0DA3A231" w14:textId="77777777" w:rsidR="009326A6" w:rsidRDefault="00D058EB">
      <w:pPr>
        <w:spacing w:after="160"/>
        <w:jc w:val="both"/>
      </w:pPr>
      <w:r>
        <w:t xml:space="preserve">Under cost-recovery pricing, the narrow cost spread means that even a 10% sovereignty premium is sufficient to make domestic training viable for nearly all countries, leaving the share </w:t>
      </w:r>
      <w:r>
        <w:lastRenderedPageBreak/>
        <w:t>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14:paraId="5991EA38" w14:textId="77777777" w:rsidR="009326A6" w:rsidRDefault="00D058EB">
      <w:pPr>
        <w:spacing w:after="160"/>
        <w:jc w:val="both"/>
      </w:pPr>
      <w:r>
        <w:rPr>
          <w:i/>
        </w:rPr>
        <w:t xml:space="preserve">Welfare cost of sovereignty. </w:t>
      </w:r>
      <w:r>
        <w:t xml:space="preserve">The bilateral sovereignty premium imposes a welfare cost with two components, an import markup (importers pay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1.5% of average compute spending, comparable to the 0.2–10% welfare losses from trade barriers estimated for goods trade (</w:t>
      </w:r>
      <w:bookmarkStart w:id="60" w:name="EatonKortum2002txt"/>
      <w:r>
        <w:fldChar w:fldCharType="begin"/>
      </w:r>
      <w:r>
        <w:instrText>HYPERLINK \l "EatonKortum2002"</w:instrText>
      </w:r>
      <w:r>
        <w:fldChar w:fldCharType="separate"/>
      </w:r>
      <w:r>
        <w:rPr>
          <w:color w:val="1F3864"/>
          <w:u w:val="single"/>
        </w:rPr>
        <w:t>Eaton and Kortum 2002</w:t>
      </w:r>
      <w:r>
        <w:fldChar w:fldCharType="end"/>
      </w:r>
      <w:bookmarkEnd w:id="60"/>
      <w:r>
        <w:t xml:space="preserve">, </w:t>
      </w:r>
      <w:bookmarkStart w:id="61" w:name="ACR2012txt"/>
      <w:r>
        <w:fldChar w:fldCharType="begin"/>
      </w:r>
      <w:r>
        <w:instrText>HYPERLINK \l "ACR2012"</w:instrText>
      </w:r>
      <w:r>
        <w:fldChar w:fldCharType="separate"/>
      </w:r>
      <w:r>
        <w:rPr>
          <w:color w:val="1F3864"/>
          <w:u w:val="single"/>
        </w:rPr>
        <w:t>Arkolakis et al. 2012</w:t>
      </w:r>
      <w:r>
        <w:fldChar w:fldCharType="end"/>
      </w:r>
      <w:bookmarkEnd w:id="61"/>
      <w:r>
        <w:t>).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14:paraId="55D35540" w14:textId="77777777" w:rsidR="009326A6" w:rsidRDefault="00D058EB">
      <w:pPr>
        <w:spacing w:after="160"/>
        <w:jc w:val="both"/>
      </w:pPr>
      <w:r>
        <w:t>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significant. The bilateral premium shifts most countries toward domestic production, forgoing the cost savings from specialization. The premium is also partly endogenous to the abse</w:t>
      </w:r>
      <w:r>
        <w:t xml:space="preserve">nce of credible international data governance: where enforceable data-protection agreements exist (as within the EU), the premium falls; where they do not, even commercially motivated buyers face rational reasons to prefer domestic processing. Developing countries that adopt broad data localization requirements risk foreclosing both import savings and regional export opportunities, the specialization gains that the model predicts. The </w:t>
      </w:r>
      <w:bookmarkStart w:id="62" w:name="WorldBank2025txt"/>
      <w:r>
        <w:fldChar w:fldCharType="begin"/>
      </w:r>
      <w:r>
        <w:instrText>HYPERLINK \l "WorldBank2025"</w:instrText>
      </w:r>
      <w:r>
        <w:fldChar w:fldCharType="separate"/>
      </w:r>
      <w:r>
        <w:rPr>
          <w:color w:val="1F3864"/>
          <w:u w:val="single"/>
        </w:rPr>
        <w:t>World Bank (2025)</w:t>
      </w:r>
      <w:r>
        <w:fldChar w:fldCharType="end"/>
      </w:r>
      <w:bookmarkEnd w:id="62"/>
      <w:r>
        <w:t xml:space="preserve"> frames this as a core policy trade-off: building domestic capacity versus securing affordable access to international cloud services.</w:t>
      </w:r>
    </w:p>
    <w:p w14:paraId="277A5A7C" w14:textId="77777777" w:rsidR="009326A6" w:rsidRDefault="00D058EB">
      <w:pPr>
        <w:pStyle w:val="Heading1"/>
      </w:pPr>
      <w:r>
        <w:lastRenderedPageBreak/>
        <w:t>7. Robustness and Extensions</w:t>
      </w:r>
    </w:p>
    <w:p w14:paraId="1BEDFF8C" w14:textId="77777777" w:rsidR="009326A6" w:rsidRDefault="00D058EB">
      <w:pPr>
        <w:pStyle w:val="Heading2"/>
      </w:pPr>
      <w:r>
        <w:rPr>
          <w:rFonts w:ascii="Times New Roman" w:hAnsi="Times New Roman"/>
          <w:b w:val="0"/>
          <w:i/>
          <w:color w:val="2F5496"/>
          <w:sz w:val="24"/>
        </w:rPr>
        <w:t>7.1 Robustness and Caveats</w:t>
      </w:r>
    </w:p>
    <w:p w14:paraId="14714FB1" w14:textId="77777777" w:rsidR="009326A6" w:rsidRDefault="00D058EB">
      <w:pPr>
        <w:spacing w:after="16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t>
      </w:r>
      <w:del w:id="63" w:author="Claude" w:date="2026-03-13T00:00:00Z">
        <w:r>
          <w:delText>Water scarcity constrains cooling in the Middle East and North Africa.</w:delText>
        </w:r>
      </w:del>
      <w:ins w:id="64" w:author="Claude" w:date="2026-03-13T00:00:00Z">
        <w:r>
          <w:t>Water scarcity constrains cooling in the Middle East and North Africa; hyperscale data centers can consume billions of liters of water annually, and next-generation high-density GPU clusters increasingly rely on liquid-cooling technologies that intensify this pressure in water-stressed economies (Aykut et al. 2026).</w:t>
        </w:r>
      </w:ins>
      <w:r>
        <w:t xml:space="preserve"> Fiscal sustainability is a concern: regulated tariffs in many developing countries cover operating expenses but not full cap</w:t>
      </w:r>
      <w:r>
        <w:t xml:space="preserve">ital cost, so exporting compute at scale while the domestic energy sector cannot maintain its capital stock may prove politically unsustainable. Finally, export controls, logistics costs, and local distribution markups can raise effective GPU prices by 5–15% in developing countries, substantially eroding the thin cost advantages documented in </w:t>
      </w:r>
      <w:hyperlink w:anchor="TableA1" w:history="1">
        <w:r w:rsidR="009326A6">
          <w:rPr>
            <w:color w:val="1F3864"/>
            <w:u w:val="single"/>
          </w:rPr>
          <w:t>Table A1</w:t>
        </w:r>
      </w:hyperlink>
      <w:r>
        <w:t>. These omitted constraints all work against developing-country competitiveness; the calibration results should therefore be read as upper bounds.</w:t>
      </w:r>
    </w:p>
    <w:p w14:paraId="5A0AE4C2" w14:textId="77777777" w:rsidR="009326A6" w:rsidRDefault="00D058EB">
      <w:pPr>
        <w:spacing w:after="160"/>
        <w:jc w:val="both"/>
      </w:pPr>
      <w:r>
        <w:rPr>
          <w:i/>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but the fixed-price assumption implies that the cost advantages in </w:t>
      </w:r>
      <w:hyperlink w:anchor="TableA1" w:history="1">
        <w:r w:rsidR="009326A6">
          <w:rPr>
            <w:color w:val="1F3864"/>
            <w:u w:val="single"/>
          </w:rPr>
          <w:t>Table A1</w:t>
        </w:r>
      </w:hyperlink>
      <w:r>
        <w:t xml:space="preserve"> are upper bounds. An extension with upward-sloping supply curves would compress these advantages.</w:t>
      </w:r>
      <w:ins w:id="65" w:author="Claude" w:date="2026-03-13T00:00:00Z">
        <w:r>
          <w:t xml:space="preserve"> Recent estimates suggest that AI workloads, combined with broader electrification, could raise U.S. wholesale electricity prices by roughly 19 percent between 2025 and 2028 (Chandramowli et al. 2024), and AI data-center expansion alone could increase retail prices by 8–9 percent by 2030 (IMF 2025). For small grids such as Kyrgyzstan’s, the proportional impact would be substantially larger, further eroding the </w:t>
        </w:r>
        <w:r>
          <w:t>cost advantages documented above.</w:t>
        </w:r>
      </w:ins>
    </w:p>
    <w:p w14:paraId="12D90F06" w14:textId="77777777" w:rsidR="009326A6" w:rsidRDefault="00D058EB">
      <w:pPr>
        <w:spacing w:after="160"/>
        <w:jc w:val="both"/>
      </w:pPr>
      <w:r>
        <w:rPr>
          <w:i/>
        </w:rPr>
        <w:lastRenderedPageBreak/>
        <w:t xml:space="preserve">Cost of capital. </w:t>
      </w:r>
      <w:r>
        <w:t>The calibration assumes uniform financing via straight-line depreciation. In practice, the financing gap is large (</w:t>
      </w:r>
      <w:bookmarkStart w:id="66" w:name="Calcaterra2024txt"/>
      <w:r>
        <w:fldChar w:fldCharType="begin"/>
      </w:r>
      <w:r>
        <w:instrText>HYPERLINK \l "Calcaterra2024"</w:instrText>
      </w:r>
      <w:r>
        <w:fldChar w:fldCharType="separate"/>
      </w:r>
      <w:r>
        <w:rPr>
          <w:color w:val="1F3864"/>
          <w:u w:val="single"/>
        </w:rPr>
        <w:t>Calcaterra et al. 2024</w:t>
      </w:r>
      <w:r>
        <w:fldChar w:fldCharType="end"/>
      </w:r>
      <w:bookmarkEnd w:id="66"/>
      <w:r>
        <w:t>).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institutional weaknesses raise the cost of capital.</w:t>
      </w:r>
    </w:p>
    <w:p w14:paraId="2C222349" w14:textId="77777777" w:rsidR="009326A6" w:rsidRDefault="00D058EB">
      <w:pPr>
        <w:spacing w:after="160"/>
        <w:jc w:val="both"/>
      </w:pPr>
      <w:r>
        <w:rPr>
          <w:i/>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14:paraId="34B073A6" w14:textId="77777777" w:rsidR="009326A6" w:rsidRDefault="00D058EB">
      <w:pPr>
        <w:spacing w:after="160"/>
        <w:jc w:val="both"/>
      </w:pPr>
      <w:r>
        <w:rPr>
          <w:i/>
        </w:rPr>
        <w:t xml:space="preserve">Sensitivity analysis. </w:t>
      </w:r>
      <w:r>
        <w:t xml:space="preserve">Cost rankings are robust to substantial variations in parameters. </w:t>
      </w:r>
      <w:bookmarkStart w:id="67" w:name="TableA3txt"/>
      <w:r>
        <w:fldChar w:fldCharType="begin"/>
      </w:r>
      <w:r>
        <w:instrText>HYPERLINK \l "TableA3"</w:instrText>
      </w:r>
      <w:r>
        <w:fldChar w:fldCharType="separate"/>
      </w:r>
      <w:r>
        <w:rPr>
          <w:color w:val="1F3864"/>
          <w:u w:val="single"/>
        </w:rPr>
        <w:t>Table A3</w:t>
      </w:r>
      <w:r>
        <w:fldChar w:fldCharType="end"/>
      </w:r>
      <w:bookmarkEnd w:id="67"/>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w:t>
      </w:r>
      <w:r>
        <w:t xml:space="preserve"> A reduction in sovereignty frictions shifts countries from domestic production to importing, expanding trade volumes, but reducing rents for exporters. An increase in local energy prices erodes the cost advantage that defines FLOP-exporting potential, as the endogenous electricity price extension above illustrates.</w:t>
      </w:r>
    </w:p>
    <w:p w14:paraId="70516FC2" w14:textId="77777777" w:rsidR="009326A6" w:rsidRDefault="00D058EB">
      <w:pPr>
        <w:spacing w:after="160"/>
        <w:jc w:val="both"/>
      </w:pPr>
      <w:r>
        <w:rPr>
          <w:i/>
        </w:rPr>
        <w:t xml:space="preserve">Hardware cost share. </w:t>
      </w:r>
      <w:r>
        <w:t xml:space="preserve">Varying </w:t>
      </w:r>
      <m:oMath>
        <m:r>
          <w:rPr>
            <w:rFonts w:ascii="Cambria Math" w:hAnsi="Cambria Math"/>
          </w:rPr>
          <m:t>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w:rPr>
            <w:rFonts w:ascii="Cambria Math" w:hAnsi="Cambria Math"/>
          </w:rPr>
          <m:t>ρ</m:t>
        </m:r>
      </m:oMath>
      <w:r>
        <w:t xml:space="preserve"> compresses the cross-country cost spread, making electricity price differences less decisive and making developing-country entry easier. Countries combining cheap energy with adequate governance retain their cost advantage regardless of the particular parameter choice.</w:t>
      </w:r>
    </w:p>
    <w:p w14:paraId="7F39581D" w14:textId="77777777" w:rsidR="009326A6" w:rsidRDefault="00D058EB">
      <w:pPr>
        <w:spacing w:after="160"/>
        <w:jc w:val="both"/>
      </w:pPr>
      <w:r>
        <w:rPr>
          <w:i/>
        </w:rPr>
        <w:t xml:space="preserve">Uniform sovereignty premium. </w:t>
      </w:r>
      <w:r>
        <w:t xml:space="preserve">As a robustness check, we compute the equilibrium under a uniform premium </w:t>
      </w:r>
      <m:oMath>
        <m:r>
          <w:rPr>
            <w:rFonts w:ascii="Cambria Math" w:hAnsi="Cambria Math"/>
          </w:rPr>
          <m:t>λ</m:t>
        </m:r>
        <m:r>
          <m:rPr>
            <m:sty m:val="p"/>
          </m:rPr>
          <w:rPr>
            <w:rFonts w:ascii="Cambria Math" w:hAnsi="Cambria Math"/>
          </w:rPr>
          <m:t xml:space="preserve"> = 0.10</m:t>
        </m:r>
      </m:oMath>
      <w:r>
        <w:t xml:space="preserve">. The uniform premium produces similar regime assignments: most countries produce domestically under either specification. The main difference is that the </w:t>
      </w:r>
      <w:r>
        <w:lastRenderedPageBreak/>
        <w:t>bilateral premium excludes sanctioned countries from serving any demand center, while the uniform premium treats all pairs identically. The bilateral specification is preferred because it captures observed heterogeneity in sovereignty preferences.</w:t>
      </w:r>
    </w:p>
    <w:p w14:paraId="55F64D71" w14:textId="77777777" w:rsidR="009326A6" w:rsidRDefault="00D058EB">
      <w:pPr>
        <w:spacing w:after="160"/>
        <w:jc w:val="both"/>
      </w:pPr>
      <w:r>
        <w:rPr>
          <w:i/>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sidR="009326A6">
          <w:rPr>
            <w:color w:val="1F3864"/>
            <w:u w:val="single"/>
          </w:rPr>
          <w:t>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5"/>
      </w:r>
    </w:p>
    <w:p w14:paraId="27C126F4" w14:textId="77777777" w:rsidR="009326A6" w:rsidRDefault="00D058EB">
      <w:pPr>
        <w:pStyle w:val="Heading1"/>
      </w:pPr>
      <w:r>
        <w:t>8. Conclusion</w:t>
      </w:r>
    </w:p>
    <w:p w14:paraId="38001843" w14:textId="77777777" w:rsidR="009326A6" w:rsidRDefault="00D058EB">
      <w:pPr>
        <w:spacing w:after="16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14:paraId="76AF8FF6" w14:textId="77777777" w:rsidR="009326A6" w:rsidRDefault="00D058EB">
      <w:pPr>
        <w:spacing w:after="160"/>
        <w:jc w:val="both"/>
      </w:pPr>
      <w:r>
        <w:t xml:space="preserve">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the same narrowness means that even modest frictions, such as a sovereignty premium, a governance penalty, or a higher cost of capital, </w:t>
      </w:r>
      <w:r>
        <w:t>are sufficient to alter a country’s trade regime. Compute is therefore simultaneously the easiest sector for developing countries to enter on cost grounds and the most vulnerable to small policy-induced distortions.</w:t>
      </w:r>
    </w:p>
    <w:p w14:paraId="4832D776" w14:textId="77777777" w:rsidR="009326A6" w:rsidRDefault="00D058EB">
      <w:pPr>
        <w:spacing w:after="160"/>
        <w:jc w:val="both"/>
      </w:pPr>
      <w:r>
        <w:t xml:space="preserve">Under the bilateral sovereignty specification, trust deficits eliminate the cost advantage that developing countries hold under pure cost-recovery pricing. Compute exporting is constrained </w:t>
      </w:r>
      <w:r>
        <w:lastRenderedPageBreak/>
        <w:t xml:space="preserve">not by the price of electricity but by institutional credibility, such as non-sanctioned status, credible long-term power contracts, stable network connectivity, and a regulatory environment conducive for capital-intensive investment over a multi-decade horizon. The absence of these conditions shifts most countries toward domestic production at a nontrivial welfare cost. The welfare loss is small enough, however, that governments with legitimate data-sovereignty objectives may prefer domestic supply. </w:t>
      </w:r>
    </w:p>
    <w:p w14:paraId="6180B6E3" w14:textId="77777777" w:rsidR="009326A6" w:rsidRDefault="00D058EB">
      <w:pPr>
        <w:spacing w:after="16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14:paraId="1A000004" w14:textId="77777777" w:rsidR="009326A6" w:rsidRDefault="00D058EB">
      <w:pPr>
        <w:spacing w:after="160"/>
        <w:jc w:val="both"/>
        <w:rPr>
          <w:ins w:id="68" w:author="Claude" w:date="2026-03-13T00:00:00Z"/>
        </w:rPr>
      </w:pPr>
      <w:ins w:id="69" w:author="Claude" w:date="2026-03-13T00:00:00Z">
        <w:r>
          <w:t>Cross-country evidence on policy readiness reinforces this conclusion. Economies with advanced AI and cloud strategies—such as Singapore, Australia, Japan, and South Korea—record estimated economic impacts from AI and cloud investment of 3–4 percent of GDP, compared with less than 1 percent in countries such as Indonesia and Viet Nam (Katz, R., K. Jung, and F. Callorda 2025). The model’s institutional quality parameter captures, in reduced form, the complementary investments in digital skills, regulatory pr</w:t>
        </w:r>
        <w:r>
          <w:t>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(Aykut et al. 2026).</w:t>
        </w:r>
      </w:ins>
    </w:p>
    <w:p w14:paraId="1A000005" w14:textId="77777777" w:rsidR="009326A6" w:rsidRDefault="00D058EB">
      <w:pPr>
        <w:spacing w:after="160"/>
        <w:jc w:val="both"/>
        <w:rPr>
          <w:ins w:id="70" w:author="Claude" w:date="2026-03-13T00:00:00Z"/>
        </w:rPr>
      </w:pPr>
      <w:commentRangeStart w:id="71"/>
      <w:ins w:id="72" w:author="Claude" w:date="2026-03-13T00:00:00Z">
        <w:r>
          <w:t>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w:t>
        </w:r>
        <w:r>
          <w:t xml:space="preserve">able of serving inference demand would expand. For EMDEs with weak grid infrastructure but adequate mobile connectivity, edge computing may offer a leapfrogging path that bypasses the grid bottlenecks central to the present model (Aykut et al. 2026). Incorporating heterogeneous compute architectures—centralized GPU clusters for </w:t>
        </w:r>
        <w:r>
          <w:lastRenderedPageBreak/>
          <w:t>training, distributed edge nodes for inference—into the trade framework is a natural direction for future work.</w:t>
        </w:r>
        <w:commentRangeEnd w:id="71"/>
        <w:r>
          <w:rPr>
            <w:rStyle w:val="CommentReference"/>
            <w:sz w:val="24"/>
            <w:szCs w:val="22"/>
          </w:rPr>
          <w:commentReference w:id="71"/>
        </w:r>
      </w:ins>
    </w:p>
    <w:p w14:paraId="21F50752" w14:textId="77777777" w:rsidR="009326A6" w:rsidRDefault="00D058EB">
      <w:pPr>
        <w:spacing w:after="160"/>
        <w:jc w:val="both"/>
      </w:pPr>
      <w:r>
        <w:t>FLOP exporting resembles capital-intensive resource processing when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w:t>
      </w:r>
      <w:r>
        <w:t xml:space="preserve"> countries face these risks depends on the ownership and fiscal structures they adopt. As bilateral trade-flow data emerge, the framework we developed here can be extended to gravity-style estimation, enabling sharper tests of the model’s predictions and more precise quantification of the welfare costs of sovereignty.</w:t>
      </w:r>
    </w:p>
    <w:p w14:paraId="50269AFF" w14:textId="77777777" w:rsidR="009326A6" w:rsidRDefault="00D058EB">
      <w:pPr>
        <w:pStyle w:val="Heading1"/>
        <w:pageBreakBefore/>
      </w:pPr>
      <w:r>
        <w:lastRenderedPageBreak/>
        <w:t>References</w:t>
      </w:r>
    </w:p>
    <w:bookmarkStart w:id="73" w:name="ACR2012"/>
    <w:p w14:paraId="74150A0A" w14:textId="77777777" w:rsidR="009326A6" w:rsidRDefault="00D058EB">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A. Costinot, and A. Rodríguez-Clare. (2012). </w:t>
      </w:r>
      <w:r>
        <w:fldChar w:fldCharType="end"/>
      </w:r>
      <w:r>
        <w:t xml:space="preserve">“New Trade Models, Same Old Gains?” </w:t>
      </w:r>
      <w:r>
        <w:rPr>
          <w:i/>
        </w:rPr>
        <w:t>American Economic Review</w:t>
      </w:r>
      <w:r>
        <w:t>, 102(1): 94–130.</w:t>
      </w:r>
      <w:bookmarkEnd w:id="73"/>
    </w:p>
    <w:bookmarkStart w:id="74" w:name="ABD2020"/>
    <w:p w14:paraId="662F26EE" w14:textId="77777777" w:rsidR="009326A6" w:rsidRDefault="00D058EB">
      <w:pPr>
        <w:spacing w:after="80" w:line="240" w:lineRule="exact"/>
        <w:ind w:left="720" w:hanging="720"/>
        <w:jc w:val="both"/>
      </w:pPr>
      <w:r>
        <w:fldChar w:fldCharType="begin"/>
      </w:r>
      <w:r>
        <w:instrText>HYPERLINK \l "ABD2020txt"</w:instrText>
      </w:r>
      <w:r>
        <w:fldChar w:fldCharType="separate"/>
      </w:r>
      <w:r>
        <w:rPr>
          <w:color w:val="1F3864"/>
          <w:u w:val="single"/>
        </w:rPr>
        <w:t xml:space="preserve">Asian Development Bank. (2020). </w:t>
      </w:r>
      <w:r>
        <w:fldChar w:fldCharType="end"/>
      </w:r>
      <w:r>
        <w:t>“Toktogul Rehabilitation Project Phase 3: Sector Assessment.” Asian Development Bank. Report No. 49013-002.</w:t>
      </w:r>
      <w:bookmarkEnd w:id="74"/>
    </w:p>
    <w:bookmarkStart w:id="75" w:name="BaileyEtAl2017"/>
    <w:p w14:paraId="39F557B2" w14:textId="77777777" w:rsidR="009326A6" w:rsidRDefault="00D058EB">
      <w:pPr>
        <w:spacing w:after="80" w:line="240" w:lineRule="exact"/>
        <w:ind w:left="720" w:hanging="720"/>
        <w:jc w:val="both"/>
      </w:pPr>
      <w:r>
        <w:fldChar w:fldCharType="begin"/>
      </w:r>
      <w:r>
        <w:instrText>HYPERLINK \l "BaileyEtAl2017txt"</w:instrText>
      </w:r>
      <w:r>
        <w:fldChar w:fldCharType="separate"/>
      </w:r>
      <w:r>
        <w:rPr>
          <w:color w:val="1F3864"/>
          <w:u w:val="single"/>
        </w:rPr>
        <w:t xml:space="preserve">Bailey, M., A. Strezhnev, and E. Voeten. (2017). </w:t>
      </w:r>
      <w:r>
        <w:fldChar w:fldCharType="end"/>
      </w:r>
      <w:r>
        <w:t xml:space="preserve">“Estimating Dynamic State Preferences from United Nations Voting Data.” </w:t>
      </w:r>
      <w:r>
        <w:rPr>
          <w:i/>
        </w:rPr>
        <w:t>Journal of Conflict Resolution</w:t>
      </w:r>
      <w:r>
        <w:t>, 61(2): 430–456.</w:t>
      </w:r>
      <w:bookmarkEnd w:id="75"/>
    </w:p>
    <w:bookmarkStart w:id="76" w:name="Barroso2018"/>
    <w:p w14:paraId="14321C56" w14:textId="77777777" w:rsidR="009326A6" w:rsidRDefault="00D058EB">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Hölzle, and P. Ranganathan. </w:t>
      </w:r>
      <w:r>
        <w:fldChar w:fldCharType="end"/>
      </w:r>
      <w:r>
        <w:t xml:space="preserve">(2018). </w:t>
      </w:r>
      <w:r>
        <w:rPr>
          <w:i/>
        </w:rPr>
        <w:t>The Datacenter as a Computer</w:t>
      </w:r>
      <w:r>
        <w:t>: Designing Warehouse-Scale Machines, 3rd ed. San Rafael, CA: Morgan &amp; Claypool.</w:t>
      </w:r>
      <w:bookmarkEnd w:id="76"/>
    </w:p>
    <w:p w14:paraId="6175CC75" w14:textId="77777777" w:rsidR="009326A6" w:rsidRDefault="00D058EB">
      <w:pPr>
        <w:spacing w:after="80" w:line="240" w:lineRule="exact"/>
        <w:ind w:left="720" w:hanging="720"/>
        <w:jc w:val="both"/>
      </w:pPr>
      <w:bookmarkStart w:id="77" w:name="BenzJaax2020"/>
      <w:r>
        <w:rPr>
          <w:color w:val="1F3864"/>
          <w:u w:val="single"/>
        </w:rPr>
        <w:t xml:space="preserve">Benz, S. and A. Jaax. (2020). </w:t>
      </w:r>
      <w:r>
        <w:t xml:space="preserve">“The Costs of Regulatory Barriers to Trade in Services: New Estimates of Ad Valorem Tariff Equivalents.” </w:t>
      </w:r>
      <w:r>
        <w:rPr>
          <w:i/>
        </w:rPr>
        <w:t>OECD Trade Policy Papers</w:t>
      </w:r>
      <w:r>
        <w:t>, No. 238. Paris: OECD Publishing.</w:t>
      </w:r>
      <w:bookmarkEnd w:id="77"/>
    </w:p>
    <w:bookmarkStart w:id="78" w:name="Biglaiser2024"/>
    <w:p w14:paraId="7F318DB3" w14:textId="77777777" w:rsidR="009326A6" w:rsidRDefault="00D058EB">
      <w:pPr>
        <w:spacing w:after="80" w:line="240" w:lineRule="exact"/>
        <w:ind w:left="720" w:hanging="720"/>
        <w:jc w:val="both"/>
      </w:pPr>
      <w:r>
        <w:fldChar w:fldCharType="begin"/>
      </w:r>
      <w:r>
        <w:instrText>HYPERLINK \l "Biglaiser2024txt"</w:instrText>
      </w:r>
      <w:r>
        <w:fldChar w:fldCharType="separate"/>
      </w:r>
      <w:r>
        <w:rPr>
          <w:color w:val="1F3864"/>
          <w:u w:val="single"/>
        </w:rPr>
        <w:t xml:space="preserve">Biglaiser, G., J. Crémer, and A. Mantovani. (2024). </w:t>
      </w:r>
      <w:r>
        <w:fldChar w:fldCharType="end"/>
      </w:r>
      <w:r>
        <w:t xml:space="preserve">“The Economics of the Cloud.” </w:t>
      </w:r>
      <w:r>
        <w:rPr>
          <w:i/>
        </w:rPr>
        <w:t>Toulouse School of Economics Working Paper</w:t>
      </w:r>
      <w:r>
        <w:t xml:space="preserve"> No. 24-1520.</w:t>
      </w:r>
      <w:bookmarkEnd w:id="78"/>
    </w:p>
    <w:bookmarkStart w:id="79" w:name="Blinder2006"/>
    <w:p w14:paraId="2B160D21" w14:textId="77777777" w:rsidR="009326A6" w:rsidRDefault="00D058EB">
      <w:pPr>
        <w:spacing w:after="80" w:line="240" w:lineRule="exact"/>
        <w:ind w:left="720" w:hanging="720"/>
        <w:jc w:val="both"/>
      </w:pPr>
      <w:r>
        <w:fldChar w:fldCharType="begin"/>
      </w:r>
      <w:r>
        <w:instrText>HYPERLINK \l "Blinder2006txt"</w:instrText>
      </w:r>
      <w:r>
        <w:fldChar w:fldCharType="separate"/>
      </w:r>
      <w:r>
        <w:rPr>
          <w:color w:val="1F3864"/>
          <w:u w:val="single"/>
        </w:rPr>
        <w:t xml:space="preserve">Blinder, A. (2006). </w:t>
      </w:r>
      <w:r>
        <w:fldChar w:fldCharType="end"/>
      </w:r>
      <w:r>
        <w:t xml:space="preserve">“Offshoring: The Next Industrial Revolution?” </w:t>
      </w:r>
      <w:r>
        <w:rPr>
          <w:i/>
        </w:rPr>
        <w:t>Foreign Affairs</w:t>
      </w:r>
      <w:r>
        <w:t>, 85(2): 113–128.</w:t>
      </w:r>
      <w:bookmarkEnd w:id="79"/>
    </w:p>
    <w:bookmarkStart w:id="80" w:name="Brainard1997"/>
    <w:p w14:paraId="080283A2" w14:textId="77777777" w:rsidR="009326A6" w:rsidRDefault="00D058EB">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80"/>
    </w:p>
    <w:bookmarkStart w:id="81" w:name="Calcaterra2024"/>
    <w:p w14:paraId="63808CC1" w14:textId="77777777" w:rsidR="009326A6" w:rsidRDefault="00D058EB">
      <w:pPr>
        <w:spacing w:after="80" w:line="240" w:lineRule="exact"/>
        <w:ind w:left="720" w:hanging="720"/>
        <w:jc w:val="both"/>
      </w:pPr>
      <w:r>
        <w:fldChar w:fldCharType="begin"/>
      </w:r>
      <w:r>
        <w:instrText>HYPERLINK \l "Calcaterra2024txt"</w:instrText>
      </w:r>
      <w:r>
        <w:fldChar w:fldCharType="separate"/>
      </w:r>
      <w:r>
        <w:rPr>
          <w:color w:val="1F3864"/>
          <w:u w:val="single"/>
        </w:rPr>
        <w:t xml:space="preserve">Calcaterra, M., L. Reis, P. Fragkos, T. Briera, H. Boer, F. Egli, J. Emmerling, G. Iyer, S. Mittal, F. Polzin, M. Sanders, T. Schmidt, A. Serebriakova, and B. Steffen. (2024). </w:t>
      </w:r>
      <w:r>
        <w:fldChar w:fldCharType="end"/>
      </w:r>
      <w:r>
        <w:t xml:space="preserve">“Reducing the Cost of Capital to Finance the Energy Transition in Developing Countries.” </w:t>
      </w:r>
      <w:r>
        <w:rPr>
          <w:i/>
        </w:rPr>
        <w:t>Nature Energy</w:t>
      </w:r>
      <w:r>
        <w:t>, 9(10): 1241–1251.</w:t>
      </w:r>
      <w:bookmarkEnd w:id="81"/>
    </w:p>
    <w:bookmarkStart w:id="82" w:name="Cloudscene2025"/>
    <w:p w14:paraId="55A4BD13" w14:textId="77777777" w:rsidR="009326A6" w:rsidRDefault="00D058EB">
      <w:pPr>
        <w:spacing w:after="80" w:line="240" w:lineRule="exact"/>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82"/>
    </w:p>
    <w:bookmarkStart w:id="83" w:name="Deloitte2020"/>
    <w:p w14:paraId="2BF67080" w14:textId="77777777" w:rsidR="009326A6" w:rsidRDefault="00D058EB">
      <w:pPr>
        <w:spacing w:after="80" w:line="240" w:lineRule="exact"/>
        <w:ind w:left="720" w:hanging="720"/>
        <w:jc w:val="both"/>
      </w:pPr>
      <w:r>
        <w:fldChar w:fldCharType="begin"/>
      </w:r>
      <w:r>
        <w:instrText>HYPERLINK \l "Deloitte2020txt"</w:instrText>
      </w:r>
      <w:r>
        <w:fldChar w:fldCharType="separate"/>
      </w:r>
      <w:r>
        <w:rPr>
          <w:color w:val="1F3864"/>
          <w:u w:val="single"/>
        </w:rPr>
        <w:t xml:space="preserve">Deloitte and Google. (2020). </w:t>
      </w:r>
      <w:r>
        <w:fldChar w:fldCharType="end"/>
      </w:r>
      <w:r>
        <w:t>“Milliseconds Make Millions.” Deloitte Digital and Google.</w:t>
      </w:r>
      <w:bookmarkEnd w:id="83"/>
    </w:p>
    <w:bookmarkStart w:id="84" w:name="Deloitte2025"/>
    <w:p w14:paraId="284695E0" w14:textId="77777777" w:rsidR="009326A6" w:rsidRDefault="00D058EB">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84"/>
    </w:p>
    <w:bookmarkStart w:id="85" w:name="EatonKortum2002"/>
    <w:p w14:paraId="36F06EC5" w14:textId="77777777" w:rsidR="009326A6" w:rsidRDefault="00D058EB">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85"/>
    </w:p>
    <w:bookmarkStart w:id="86" w:name="EIA2025"/>
    <w:p w14:paraId="40D63E7A" w14:textId="77777777" w:rsidR="009326A6" w:rsidRDefault="00D058EB">
      <w:pPr>
        <w:spacing w:after="80" w:line="240" w:lineRule="exact"/>
        <w:ind w:left="720" w:hanging="720"/>
        <w:jc w:val="both"/>
      </w:pPr>
      <w:r>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86"/>
    </w:p>
    <w:bookmarkStart w:id="87" w:name="EpochAI2024"/>
    <w:p w14:paraId="7627B006" w14:textId="77777777" w:rsidR="009326A6" w:rsidRDefault="00D058EB">
      <w:pPr>
        <w:spacing w:after="80" w:line="240" w:lineRule="exact"/>
        <w:ind w:left="720" w:hanging="720"/>
        <w:jc w:val="both"/>
      </w:pPr>
      <w:r>
        <w:fldChar w:fldCharType="begin"/>
      </w:r>
      <w:r>
        <w:instrText>HYPERLINK \l "EpochAI2024txt"</w:instrText>
      </w:r>
      <w:r>
        <w:fldChar w:fldCharType="separate"/>
      </w:r>
      <w:r>
        <w:rPr>
          <w:color w:val="1F3864"/>
          <w:u w:val="single"/>
        </w:rPr>
        <w:t xml:space="preserve">Epoch AI. (2024). </w:t>
      </w:r>
      <w:r>
        <w:fldChar w:fldCharType="end"/>
      </w:r>
      <w:r>
        <w:t>“The Training Compute of Notable AI Models.” epochai.org.</w:t>
      </w:r>
      <w:bookmarkEnd w:id="87"/>
    </w:p>
    <w:bookmarkStart w:id="88" w:name="Eurostat2025"/>
    <w:p w14:paraId="6B98D0FC" w14:textId="77777777" w:rsidR="009326A6" w:rsidRDefault="00D058EB">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88"/>
    </w:p>
    <w:bookmarkStart w:id="89" w:name="Firebird2026"/>
    <w:p w14:paraId="609648A8" w14:textId="77777777" w:rsidR="009326A6" w:rsidRDefault="00D058EB">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89"/>
    </w:p>
    <w:bookmarkStart w:id="90" w:name="Flucker2013"/>
    <w:p w14:paraId="006E51A4" w14:textId="77777777" w:rsidR="009326A6" w:rsidRDefault="00D058EB">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to Minimize Total Cost of Ownership.” </w:t>
      </w:r>
      <w:r>
        <w:rPr>
          <w:i/>
        </w:rPr>
        <w:t>Building Services Engineering Research and Technology</w:t>
      </w:r>
      <w:r>
        <w:t>, 34(1): 103–117.</w:t>
      </w:r>
      <w:bookmarkEnd w:id="90"/>
    </w:p>
    <w:bookmarkStart w:id="91" w:name="GlobalPetrolPrices2025"/>
    <w:p w14:paraId="233EB6AE" w14:textId="77777777" w:rsidR="009326A6" w:rsidRDefault="00D058EB">
      <w:pPr>
        <w:spacing w:after="80" w:line="240" w:lineRule="exact"/>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91"/>
    </w:p>
    <w:bookmarkStart w:id="92" w:name="Goldfarb2018"/>
    <w:p w14:paraId="37F2EA3C" w14:textId="77777777" w:rsidR="009326A6" w:rsidRDefault="00D058EB">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92"/>
    </w:p>
    <w:bookmarkStart w:id="93" w:name="Google2024"/>
    <w:p w14:paraId="7D10C78A" w14:textId="77777777" w:rsidR="009326A6" w:rsidRDefault="00D058EB">
      <w:pPr>
        <w:spacing w:after="80" w:line="240" w:lineRule="exact"/>
        <w:ind w:left="720" w:hanging="720"/>
        <w:jc w:val="both"/>
      </w:pPr>
      <w:r>
        <w:fldChar w:fldCharType="begin"/>
      </w:r>
      <w:r>
        <w:instrText>HYPERLINK \l "Google2024txt"</w:instrText>
      </w:r>
      <w:r>
        <w:fldChar w:fldCharType="separate"/>
      </w:r>
      <w:r>
        <w:rPr>
          <w:color w:val="1F3864"/>
          <w:u w:val="single"/>
        </w:rPr>
        <w:t xml:space="preserve">Google. </w:t>
      </w:r>
      <w:r>
        <w:fldChar w:fldCharType="end"/>
      </w:r>
      <w:r>
        <w:t xml:space="preserve">(2024). </w:t>
      </w:r>
      <w:r>
        <w:rPr>
          <w:i/>
        </w:rPr>
        <w:t>2024 Environmental Report</w:t>
      </w:r>
      <w:r>
        <w:t>. sustainability.google.</w:t>
      </w:r>
      <w:bookmarkEnd w:id="93"/>
    </w:p>
    <w:bookmarkStart w:id="94" w:name="Hausmann2007"/>
    <w:p w14:paraId="07C3E316" w14:textId="77777777" w:rsidR="009326A6" w:rsidRDefault="00D058EB">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94"/>
    </w:p>
    <w:bookmarkStart w:id="95" w:name="HMY2004"/>
    <w:p w14:paraId="00EB707A" w14:textId="77777777" w:rsidR="009326A6" w:rsidRDefault="00D058EB">
      <w:pPr>
        <w:spacing w:after="80" w:line="240" w:lineRule="exact"/>
        <w:ind w:left="720" w:hanging="720"/>
        <w:jc w:val="both"/>
      </w:pPr>
      <w:r>
        <w:lastRenderedPageBreak/>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95"/>
    </w:p>
    <w:bookmarkStart w:id="96" w:name="Hersbach2020"/>
    <w:p w14:paraId="6346B59C" w14:textId="77777777" w:rsidR="009326A6" w:rsidRDefault="00D058EB">
      <w:pPr>
        <w:spacing w:after="80" w:line="240" w:lineRule="exact"/>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96"/>
    </w:p>
    <w:bookmarkStart w:id="97" w:name="IEA2025"/>
    <w:p w14:paraId="2AB211D8" w14:textId="77777777" w:rsidR="009326A6" w:rsidRDefault="00D058EB">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97"/>
    </w:p>
    <w:bookmarkStart w:id="98" w:name="IMF2025"/>
    <w:p w14:paraId="0C634731" w14:textId="77777777" w:rsidR="009326A6" w:rsidRDefault="00D058EB">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98"/>
    </w:p>
    <w:bookmarkStart w:id="99" w:name="Korinek2021"/>
    <w:p w14:paraId="57AECD5C" w14:textId="77777777" w:rsidR="009326A6" w:rsidRDefault="00D058EB">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99"/>
    </w:p>
    <w:bookmarkStart w:id="100" w:name="Krugman1991"/>
    <w:p w14:paraId="680922DA" w14:textId="77777777" w:rsidR="009326A6" w:rsidRDefault="00D058EB">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100"/>
    </w:p>
    <w:bookmarkStart w:id="101" w:name="Lazard2025"/>
    <w:p w14:paraId="418AFCA2" w14:textId="77777777" w:rsidR="009326A6" w:rsidRDefault="00D058EB">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101"/>
    </w:p>
    <w:bookmarkStart w:id="102" w:name="Lehdonvirta2024"/>
    <w:p w14:paraId="0C0A9ADC" w14:textId="77777777" w:rsidR="009326A6" w:rsidRDefault="00D058EB">
      <w:pPr>
        <w:spacing w:after="80" w:line="240" w:lineRule="exact"/>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102"/>
    </w:p>
    <w:bookmarkStart w:id="103" w:name="Limao2001"/>
    <w:p w14:paraId="0DE3B2C1" w14:textId="77777777" w:rsidR="009326A6" w:rsidRDefault="00D058EB">
      <w:pPr>
        <w:spacing w:after="80" w:line="240" w:lineRule="exact"/>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hyperlink w:anchor="WorldBank2024" w:history="1">
        <w:r w:rsidR="009326A6">
          <w:rPr>
            <w:i/>
            <w:color w:val="1F3864"/>
            <w:u w:val="single"/>
          </w:rPr>
          <w:t>World Bank</w:t>
        </w:r>
      </w:hyperlink>
      <w:r>
        <w:rPr>
          <w:i/>
        </w:rPr>
        <w:t xml:space="preserve"> Economic Review</w:t>
      </w:r>
      <w:r>
        <w:t>, 15(3): 451–479.</w:t>
      </w:r>
      <w:bookmarkEnd w:id="103"/>
    </w:p>
    <w:bookmarkStart w:id="104" w:name="Liu2023"/>
    <w:p w14:paraId="734D5EDE" w14:textId="77777777" w:rsidR="009326A6" w:rsidRDefault="00D058EB">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104"/>
    </w:p>
    <w:p w14:paraId="7A3D52CC" w14:textId="77777777" w:rsidR="009326A6" w:rsidRDefault="00D058EB">
      <w:pPr>
        <w:spacing w:after="80" w:line="240" w:lineRule="exact"/>
        <w:ind w:left="720" w:hanging="720"/>
        <w:jc w:val="both"/>
      </w:pPr>
      <w:bookmarkStart w:id="105" w:name="NVIDIA2024"/>
      <w:r>
        <w:rPr>
          <w:color w:val="1F3864"/>
          <w:u w:val="single"/>
        </w:rPr>
        <w:t xml:space="preserve">NVIDIA. </w:t>
      </w:r>
      <w:r>
        <w:t xml:space="preserve">(2024). </w:t>
      </w:r>
      <w:r>
        <w:rPr>
          <w:i/>
        </w:rPr>
        <w:t>NVIDIA H100 Tensor Core GPU Datasheet</w:t>
      </w:r>
      <w:r>
        <w:t>. nvidia.com.</w:t>
      </w:r>
      <w:bookmarkEnd w:id="105"/>
    </w:p>
    <w:bookmarkStart w:id="106" w:name="Ohlin1933"/>
    <w:p w14:paraId="1D9E4888" w14:textId="77777777" w:rsidR="009326A6" w:rsidRDefault="00D058EB">
      <w:pPr>
        <w:spacing w:after="80" w:line="240" w:lineRule="exact"/>
        <w:ind w:left="720" w:hanging="720"/>
        <w:jc w:val="both"/>
      </w:pPr>
      <w:r>
        <w:fldChar w:fldCharType="begin"/>
      </w:r>
      <w:r>
        <w:instrText>HYPERLINK \l "Ohlin1933txt"</w:instrText>
      </w:r>
      <w:r>
        <w:fldChar w:fldCharType="separate"/>
      </w:r>
      <w:r>
        <w:rPr>
          <w:color w:val="1F3864"/>
          <w:u w:val="single"/>
        </w:rPr>
        <w:t xml:space="preserve">Ohlin, B. </w:t>
      </w:r>
      <w:r>
        <w:fldChar w:fldCharType="end"/>
      </w:r>
      <w:r>
        <w:t xml:space="preserve">(1933). </w:t>
      </w:r>
      <w:r>
        <w:rPr>
          <w:i/>
        </w:rPr>
        <w:t>Interregional and International Trade</w:t>
      </w:r>
      <w:r>
        <w:t>. Cambridge, MA: Harvard University Press.</w:t>
      </w:r>
      <w:bookmarkEnd w:id="106"/>
    </w:p>
    <w:bookmarkStart w:id="107" w:name="Pilz2025"/>
    <w:p w14:paraId="5C515CF3" w14:textId="77777777" w:rsidR="009326A6" w:rsidRDefault="00D058EB">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107"/>
    </w:p>
    <w:bookmarkStart w:id="108" w:name="Sastry2024"/>
    <w:p w14:paraId="3867C46C" w14:textId="77777777" w:rsidR="009326A6" w:rsidRDefault="00D058EB">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108"/>
    </w:p>
    <w:bookmarkStart w:id="109" w:name="Stojkoski2024"/>
    <w:p w14:paraId="7FE73D85" w14:textId="77777777" w:rsidR="009326A6" w:rsidRDefault="00D058EB">
      <w:pPr>
        <w:spacing w:after="80" w:line="240" w:lineRule="exact"/>
        <w:ind w:left="720" w:hanging="720"/>
        <w:jc w:val="both"/>
      </w:pPr>
      <w:r>
        <w:fldChar w:fldCharType="begin"/>
      </w:r>
      <w:r>
        <w:instrText>HYPERLINK \l "Stojkoski2024txt"</w:instrText>
      </w:r>
      <w:r>
        <w:fldChar w:fldCharType="separate"/>
      </w:r>
      <w:r>
        <w:rPr>
          <w:color w:val="1F3864"/>
          <w:u w:val="single"/>
        </w:rPr>
        <w:t xml:space="preserve">Stojkoski, V., P. Koch, E. Coll, and C. A. Hidalgo. (2024). </w:t>
      </w:r>
      <w:r>
        <w:fldChar w:fldCharType="end"/>
      </w:r>
      <w:r>
        <w:t xml:space="preserve">“Estimating Digital Product Trade through Corporate Revenue Data.” </w:t>
      </w:r>
      <w:r>
        <w:rPr>
          <w:i/>
        </w:rPr>
        <w:t>Nature Communications</w:t>
      </w:r>
      <w:r>
        <w:t>, 15: 5262.</w:t>
      </w:r>
      <w:bookmarkEnd w:id="109"/>
    </w:p>
    <w:bookmarkStart w:id="110" w:name="TurnerTownsend2025"/>
    <w:p w14:paraId="653012CC" w14:textId="77777777" w:rsidR="009326A6" w:rsidRDefault="00D058EB">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110"/>
    </w:p>
    <w:bookmarkStart w:id="111" w:name="UptimeInstitute2024"/>
    <w:p w14:paraId="004E0324" w14:textId="77777777" w:rsidR="009326A6" w:rsidRDefault="00D058EB">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w:t>
      </w:r>
      <w:r>
        <w:fldChar w:fldCharType="end"/>
      </w:r>
      <w:r>
        <w:t xml:space="preserve">(2024). </w:t>
      </w:r>
      <w:r>
        <w:rPr>
          <w:i/>
        </w:rPr>
        <w:t>Global Data Center Survey Results 2024</w:t>
      </w:r>
      <w:r>
        <w:t>. uptimeinstitute.com.</w:t>
      </w:r>
      <w:bookmarkEnd w:id="111"/>
    </w:p>
    <w:bookmarkStart w:id="112" w:name="WonderNetwork2024"/>
    <w:p w14:paraId="4BDB2630" w14:textId="77777777" w:rsidR="009326A6" w:rsidRDefault="00D058EB">
      <w:pPr>
        <w:spacing w:after="80" w:line="240" w:lineRule="exact"/>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112"/>
    </w:p>
    <w:bookmarkStart w:id="113" w:name="WorldBank2024"/>
    <w:p w14:paraId="3154DC6D" w14:textId="77777777" w:rsidR="009326A6" w:rsidRDefault="00D058EB">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113"/>
    </w:p>
    <w:bookmarkStart w:id="114" w:name="WorldBank2025"/>
    <w:p w14:paraId="1F99136C" w14:textId="77777777" w:rsidR="009326A6" w:rsidRDefault="00D058EB">
      <w:pPr>
        <w:spacing w:after="80" w:line="240" w:lineRule="exact"/>
        <w:ind w:left="720" w:hanging="720"/>
        <w:jc w:val="both"/>
      </w:pPr>
      <w:r>
        <w:fldChar w:fldCharType="begin"/>
      </w:r>
      <w:r>
        <w:instrText>HYPERLINK \l "WorldBank2025txt"</w:instrText>
      </w:r>
      <w:r>
        <w:fldChar w:fldCharType="separate"/>
      </w:r>
      <w:r>
        <w:rPr>
          <w:color w:val="1F3864"/>
          <w:u w:val="single"/>
        </w:rPr>
        <w:t xml:space="preserve">World Bank. </w:t>
      </w:r>
      <w:r>
        <w:fldChar w:fldCharType="end"/>
      </w:r>
      <w:r>
        <w:t xml:space="preserve">(2025). </w:t>
      </w:r>
      <w:r>
        <w:rPr>
          <w:i/>
        </w:rPr>
        <w:t>Digital Progress and Trends Report 2025</w:t>
      </w:r>
      <w:r>
        <w:t xml:space="preserve">: Strengthening AI Foundations. Washington, DC: </w:t>
      </w:r>
      <w:bookmarkStart w:id="115" w:name="WorldBank2024txt"/>
      <w:r>
        <w:fldChar w:fldCharType="begin"/>
      </w:r>
      <w:r>
        <w:instrText>HYPERLINK \l "WorldBank2024"</w:instrText>
      </w:r>
      <w:r>
        <w:fldChar w:fldCharType="separate"/>
      </w:r>
      <w:r>
        <w:rPr>
          <w:color w:val="1F3864"/>
          <w:u w:val="single"/>
        </w:rPr>
        <w:t>World Bank</w:t>
      </w:r>
      <w:r>
        <w:fldChar w:fldCharType="end"/>
      </w:r>
      <w:bookmarkEnd w:id="115"/>
      <w:r>
        <w:t>.</w:t>
      </w:r>
      <w:bookmarkEnd w:id="114"/>
    </w:p>
    <w:p w14:paraId="1A000010" w14:textId="77777777" w:rsidR="009326A6" w:rsidRDefault="00D058EB">
      <w:pPr>
        <w:spacing w:after="80" w:line="240" w:lineRule="exact"/>
        <w:ind w:left="720" w:hanging="720"/>
        <w:jc w:val="both"/>
        <w:rPr>
          <w:ins w:id="116" w:author="Claude" w:date="2026-03-13T00:00:00Z"/>
        </w:rPr>
      </w:pPr>
      <w:ins w:id="117" w:author="Claude" w:date="2026-03-13T00:00:00Z">
        <w:r>
          <w:t xml:space="preserve">Acemoglu, D. (2024). “The Simple Macroeconomics of AI.” </w:t>
        </w:r>
        <w:r>
          <w:rPr>
            <w:i/>
          </w:rPr>
          <w:t>NBER Working Paper</w:t>
        </w:r>
        <w:r>
          <w:t xml:space="preserve"> No. 32487.</w:t>
        </w:r>
      </w:ins>
    </w:p>
    <w:p w14:paraId="1A000011" w14:textId="77777777" w:rsidR="009326A6" w:rsidRDefault="00D058EB">
      <w:pPr>
        <w:spacing w:after="80" w:line="240" w:lineRule="exact"/>
        <w:ind w:left="720" w:hanging="720"/>
        <w:jc w:val="both"/>
        <w:rPr>
          <w:ins w:id="118" w:author="Claude" w:date="2026-03-13T00:00:00Z"/>
        </w:rPr>
      </w:pPr>
      <w:ins w:id="119" w:author="Claude" w:date="2026-03-13T00:00:00Z">
        <w:r>
          <w:t xml:space="preserve">Aykut, D., S. Ozyurt, K. Jung, and E. Vergara Cobos. (2026). “Data Center and AI Investment in EMDEs: Risks and Opportunities.” </w:t>
        </w:r>
        <w:r>
          <w:rPr>
            <w:i/>
          </w:rPr>
          <w:t>Watch This Space</w:t>
        </w:r>
        <w:r>
          <w:t>. Washington, DC: World Bank Group.</w:t>
        </w:r>
      </w:ins>
    </w:p>
    <w:p w14:paraId="1A000012" w14:textId="77777777" w:rsidR="009326A6" w:rsidRDefault="00D058EB">
      <w:pPr>
        <w:spacing w:after="80" w:line="240" w:lineRule="exact"/>
        <w:ind w:left="720" w:hanging="720"/>
        <w:jc w:val="both"/>
        <w:rPr>
          <w:ins w:id="120" w:author="Claude" w:date="2026-03-13T00:00:00Z"/>
        </w:rPr>
      </w:pPr>
      <w:ins w:id="121" w:author="Claude" w:date="2026-03-13T00:00:00Z">
        <w:r>
          <w:t xml:space="preserve">Chandramowli, S., et al. (2024). “Impact of Emerging Technologies on Electricity Demand and Prices.” </w:t>
        </w:r>
        <w:r>
          <w:rPr>
            <w:i/>
          </w:rPr>
          <w:t>Rhodium Group Analysis</w:t>
        </w:r>
        <w:r>
          <w:t>.</w:t>
        </w:r>
      </w:ins>
    </w:p>
    <w:p w14:paraId="1A000013" w14:textId="77777777" w:rsidR="009326A6" w:rsidRDefault="00D058EB">
      <w:pPr>
        <w:spacing w:after="80" w:line="240" w:lineRule="exact"/>
        <w:ind w:left="720" w:hanging="720"/>
        <w:jc w:val="both"/>
        <w:rPr>
          <w:ins w:id="122" w:author="Claude" w:date="2026-03-13T00:00:00Z"/>
        </w:rPr>
      </w:pPr>
      <w:ins w:id="123" w:author="Claude" w:date="2026-03-13T00:00:00Z">
        <w:r>
          <w:t>Katz, R., K. Jung, and F. Callorda. (2025). “The Economic Impact of AI and Cloud Investment in Asia-Pacific.” Report prepared for the Asian Development Bank.</w:t>
        </w:r>
      </w:ins>
    </w:p>
    <w:p w14:paraId="1A000014" w14:textId="77777777" w:rsidR="009326A6" w:rsidRDefault="00D058EB">
      <w:pPr>
        <w:spacing w:after="80" w:line="240" w:lineRule="exact"/>
        <w:ind w:left="720" w:hanging="720"/>
        <w:jc w:val="both"/>
        <w:rPr>
          <w:ins w:id="124" w:author="Claude" w:date="2026-03-13T00:00:00Z"/>
        </w:rPr>
      </w:pPr>
      <w:ins w:id="125" w:author="Claude" w:date="2026-03-13T00:00:00Z">
        <w:r>
          <w:t xml:space="preserve">Straub, S., et al. (2026). </w:t>
        </w:r>
        <w:r>
          <w:rPr>
            <w:i/>
          </w:rPr>
          <w:t>Infrastructure Foundations: From Current Assets to Future Growth</w:t>
        </w:r>
        <w:r>
          <w:t>. Sustainable Infrastructure Series. Washington, DC: World Bank.</w:t>
        </w:r>
      </w:ins>
    </w:p>
    <w:p w14:paraId="4E8AD732" w14:textId="77777777" w:rsidR="009326A6" w:rsidRDefault="00D058EB">
      <w:r>
        <w:br w:type="page"/>
      </w:r>
    </w:p>
    <w:bookmarkStart w:id="126" w:name="Figure1cals"/>
    <w:p w14:paraId="3F6E8583" w14:textId="77777777" w:rsidR="009326A6" w:rsidRDefault="00D058EB">
      <w:pPr>
        <w:spacing w:before="120" w:after="80"/>
        <w:jc w:val="both"/>
      </w:pPr>
      <w:r>
        <w:lastRenderedPageBreak/>
        <w:fldChar w:fldCharType="begin"/>
      </w:r>
      <w:r>
        <w:instrText>HYPERLINK \l "Figure1calstxt"</w:instrText>
      </w:r>
      <w:r>
        <w:fldChar w:fldCharType="separate"/>
      </w:r>
      <w:r>
        <w:rPr>
          <w:b/>
          <w:color w:val="1F3864"/>
          <w:sz w:val="20"/>
          <w:u w:val="single"/>
        </w:rPr>
        <w:t>Figure 1</w:t>
      </w:r>
      <w:r>
        <w:fldChar w:fldCharType="end"/>
      </w:r>
      <w:bookmarkEnd w:id="126"/>
      <w:r>
        <w:rPr>
          <w:b/>
          <w:sz w:val="20"/>
        </w:rPr>
        <w:t>. Calibration strategy</w:t>
      </w:r>
    </w:p>
    <w:p w14:paraId="0E04BF18" w14:textId="77777777" w:rsidR="009326A6" w:rsidRDefault="00D058EB">
      <w:pPr>
        <w:spacing w:before="80" w:after="80"/>
        <w:jc w:val="center"/>
      </w:pPr>
      <w:r>
        <w:rPr>
          <w:noProof/>
        </w:rPr>
        <w:drawing>
          <wp:inline distT="0" distB="0" distL="0" distR="0" wp14:anchorId="1B06571F" wp14:editId="5D490C2A">
            <wp:extent cx="5943600" cy="5431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strategy_v31.png"/>
                    <pic:cNvPicPr/>
                  </pic:nvPicPr>
                  <pic:blipFill>
                    <a:blip r:embed="rId12"/>
                    <a:stretch>
                      <a:fillRect/>
                    </a:stretch>
                  </pic:blipFill>
                  <pic:spPr>
                    <a:xfrm>
                      <a:off x="0" y="0"/>
                      <a:ext cx="5943600" cy="5431221"/>
                    </a:xfrm>
                    <a:prstGeom prst="rect">
                      <a:avLst/>
                    </a:prstGeom>
                  </pic:spPr>
                </pic:pic>
              </a:graphicData>
            </a:graphic>
          </wp:inline>
        </w:drawing>
      </w:r>
    </w:p>
    <w:p w14:paraId="6723C0A7" w14:textId="77777777" w:rsidR="009326A6" w:rsidRDefault="00D058EB">
      <w:pPr>
        <w:spacing w:before="80" w:after="120" w:line="240" w:lineRule="auto"/>
        <w:ind w:left="720" w:right="720"/>
        <w:jc w:val="both"/>
      </w:pPr>
      <w:r>
        <w:rPr>
          <w:b/>
          <w:sz w:val="20"/>
        </w:rPr>
        <w:t xml:space="preserve">Notes: </w:t>
      </w:r>
      <w:r>
        <w:rPr>
          <w:sz w:val="20"/>
        </w:rPr>
        <w:t>Step 1 adjusts production costs from observed tariffs to cost-recovery pricing. Step 2 applies bilateral sovereignty premiums.</w:t>
      </w:r>
    </w:p>
    <w:p w14:paraId="61A2A4B4" w14:textId="77777777" w:rsidR="009326A6" w:rsidRDefault="00D058EB">
      <w:r>
        <w:br w:type="page"/>
      </w:r>
    </w:p>
    <w:bookmarkStart w:id="127" w:name="Table1"/>
    <w:p w14:paraId="379565A8" w14:textId="77777777" w:rsidR="009326A6" w:rsidRDefault="00D058EB">
      <w:pPr>
        <w:spacing w:before="200" w:after="80"/>
        <w:jc w:val="both"/>
      </w:pPr>
      <w:r>
        <w:lastRenderedPageBreak/>
        <w:fldChar w:fldCharType="begin"/>
      </w:r>
      <w:r>
        <w:instrText>HYPERLINK \l "Table1txt"</w:instrText>
      </w:r>
      <w:r>
        <w:fldChar w:fldCharType="separate"/>
      </w:r>
      <w:r>
        <w:rPr>
          <w:b/>
          <w:color w:val="1F3864"/>
          <w:sz w:val="20"/>
          <w:u w:val="single"/>
        </w:rPr>
        <w:t>Table 1</w:t>
      </w:r>
      <w:r>
        <w:fldChar w:fldCharType="end"/>
      </w:r>
      <w:bookmarkEnd w:id="127"/>
      <w:r>
        <w:rPr>
          <w:b/>
          <w:sz w:val="20"/>
        </w:rPr>
        <w:t>. Country regime taxonomy (Proposition 1)</w:t>
      </w:r>
    </w:p>
    <w:tbl>
      <w:tblPr>
        <w:tblStyle w:val="TableGrid"/>
        <w:tblW w:w="4800" w:type="pct"/>
        <w:jc w:val="center"/>
        <w:tblLook w:val="04A0" w:firstRow="1" w:lastRow="0" w:firstColumn="1" w:lastColumn="0" w:noHBand="0" w:noVBand="1"/>
      </w:tblPr>
      <w:tblGrid>
        <w:gridCol w:w="1838"/>
        <w:gridCol w:w="1838"/>
        <w:gridCol w:w="1839"/>
        <w:gridCol w:w="1839"/>
        <w:gridCol w:w="1839"/>
      </w:tblGrid>
      <w:tr w:rsidR="009326A6" w14:paraId="0A3D49C4" w14:textId="77777777">
        <w:trPr>
          <w:jc w:val="center"/>
        </w:trPr>
        <w:tc>
          <w:tcPr>
            <w:tcW w:w="1728" w:type="dxa"/>
            <w:vMerge w:val="restart"/>
          </w:tcPr>
          <w:p w14:paraId="7969B6D1" w14:textId="77777777" w:rsidR="009326A6" w:rsidRDefault="009326A6">
            <w:pPr>
              <w:spacing w:before="20" w:after="20"/>
              <w:jc w:val="center"/>
            </w:pPr>
          </w:p>
          <w:p w14:paraId="6797797E" w14:textId="77777777" w:rsidR="009326A6" w:rsidRDefault="009326A6">
            <w:pPr>
              <w:spacing w:before="20" w:after="20"/>
              <w:jc w:val="center"/>
            </w:pPr>
          </w:p>
        </w:tc>
        <w:tc>
          <w:tcPr>
            <w:tcW w:w="1728" w:type="dxa"/>
            <w:vMerge w:val="restart"/>
          </w:tcPr>
          <w:p w14:paraId="391CC37F" w14:textId="77777777" w:rsidR="009326A6" w:rsidRDefault="009326A6">
            <w:pPr>
              <w:spacing w:before="20" w:after="20"/>
              <w:jc w:val="center"/>
            </w:pPr>
          </w:p>
          <w:p w14:paraId="1F84A81F" w14:textId="77777777" w:rsidR="009326A6" w:rsidRDefault="009326A6">
            <w:pPr>
              <w:spacing w:before="20" w:after="20"/>
              <w:jc w:val="center"/>
            </w:pPr>
          </w:p>
        </w:tc>
        <w:tc>
          <w:tcPr>
            <w:tcW w:w="5184" w:type="dxa"/>
            <w:gridSpan w:val="3"/>
          </w:tcPr>
          <w:p w14:paraId="3F325D97" w14:textId="77777777" w:rsidR="009326A6" w:rsidRDefault="00D058EB">
            <w:pPr>
              <w:spacing w:before="20" w:after="20"/>
              <w:jc w:val="center"/>
            </w:pPr>
            <w:r>
              <w:rPr>
                <w:b/>
                <w:sz w:val="18"/>
              </w:rPr>
              <w:t>Training</w:t>
            </w:r>
            <w:r>
              <w:br/>
            </w:r>
            <w:r>
              <w:rPr>
                <w:i/>
                <w:sz w:val="14"/>
              </w:rPr>
              <w:t>domestic production cost →</w:t>
            </w:r>
          </w:p>
        </w:tc>
      </w:tr>
      <w:tr w:rsidR="009326A6" w14:paraId="5CB91B6F" w14:textId="77777777">
        <w:trPr>
          <w:jc w:val="center"/>
        </w:trPr>
        <w:tc>
          <w:tcPr>
            <w:tcW w:w="1728" w:type="dxa"/>
            <w:vMerge/>
          </w:tcPr>
          <w:p w14:paraId="6C43AADC" w14:textId="77777777" w:rsidR="009326A6" w:rsidRDefault="009326A6"/>
        </w:tc>
        <w:tc>
          <w:tcPr>
            <w:tcW w:w="1728" w:type="dxa"/>
            <w:vMerge/>
          </w:tcPr>
          <w:p w14:paraId="7AFE9EC6" w14:textId="77777777" w:rsidR="009326A6" w:rsidRDefault="009326A6"/>
        </w:tc>
        <w:tc>
          <w:tcPr>
            <w:tcW w:w="1728" w:type="dxa"/>
          </w:tcPr>
          <w:p w14:paraId="151DFEA7" w14:textId="77777777" w:rsidR="009326A6" w:rsidRDefault="00D058EB">
            <w:pPr>
              <w:spacing w:before="20" w:after="20"/>
              <w:jc w:val="center"/>
            </w:pPr>
            <w:r>
              <w:rPr>
                <w:b/>
                <w:sz w:val="16"/>
              </w:rPr>
              <w:t>Export</w:t>
            </w:r>
          </w:p>
        </w:tc>
        <w:tc>
          <w:tcPr>
            <w:tcW w:w="1728" w:type="dxa"/>
          </w:tcPr>
          <w:p w14:paraId="3ABF15B9" w14:textId="77777777" w:rsidR="009326A6" w:rsidRDefault="00D058EB">
            <w:pPr>
              <w:spacing w:before="20" w:after="20"/>
              <w:jc w:val="center"/>
            </w:pPr>
            <w:r>
              <w:rPr>
                <w:b/>
                <w:sz w:val="16"/>
              </w:rPr>
              <w:t>Domestic</w:t>
            </w:r>
          </w:p>
        </w:tc>
        <w:tc>
          <w:tcPr>
            <w:tcW w:w="1728" w:type="dxa"/>
          </w:tcPr>
          <w:p w14:paraId="4FB137DE" w14:textId="77777777" w:rsidR="009326A6" w:rsidRDefault="00D058EB">
            <w:pPr>
              <w:spacing w:before="20" w:after="20"/>
              <w:jc w:val="center"/>
            </w:pPr>
            <w:r>
              <w:rPr>
                <w:b/>
                <w:sz w:val="16"/>
              </w:rPr>
              <w:t>Import</w:t>
            </w:r>
          </w:p>
        </w:tc>
      </w:tr>
      <w:tr w:rsidR="009326A6" w14:paraId="55384D1F" w14:textId="77777777">
        <w:trPr>
          <w:jc w:val="center"/>
        </w:trPr>
        <w:tc>
          <w:tcPr>
            <w:tcW w:w="1728" w:type="dxa"/>
            <w:vMerge w:val="restart"/>
            <w:textDirection w:val="btLr"/>
            <w:vAlign w:val="center"/>
          </w:tcPr>
          <w:p w14:paraId="445E5EB8" w14:textId="77777777" w:rsidR="009326A6" w:rsidRDefault="00D058EB">
            <w:pPr>
              <w:spacing w:before="20" w:after="20"/>
              <w:jc w:val="center"/>
            </w:pPr>
            <w:r>
              <w:rPr>
                <w:b/>
                <w:sz w:val="18"/>
              </w:rPr>
              <w:t>Inference</w:t>
            </w:r>
            <w:r>
              <w:br/>
            </w:r>
            <w:r>
              <w:rPr>
                <w:i/>
                <w:sz w:val="14"/>
              </w:rPr>
              <w:t>← domestic production cost</w:t>
            </w:r>
          </w:p>
        </w:tc>
        <w:tc>
          <w:tcPr>
            <w:tcW w:w="1728" w:type="dxa"/>
          </w:tcPr>
          <w:p w14:paraId="73649A2C" w14:textId="77777777" w:rsidR="009326A6" w:rsidRDefault="00D058EB">
            <w:pPr>
              <w:spacing w:before="20" w:after="20"/>
              <w:jc w:val="center"/>
            </w:pPr>
            <w:r>
              <w:rPr>
                <w:b/>
                <w:sz w:val="16"/>
              </w:rPr>
              <w:t>Export</w:t>
            </w:r>
          </w:p>
        </w:tc>
        <w:tc>
          <w:tcPr>
            <w:tcW w:w="1728" w:type="dxa"/>
          </w:tcPr>
          <w:p w14:paraId="757B8850" w14:textId="77777777" w:rsidR="009326A6" w:rsidRDefault="00D058EB">
            <w:pPr>
              <w:spacing w:before="20" w:after="20"/>
              <w:jc w:val="center"/>
            </w:pPr>
            <w:r>
              <w:rPr>
                <w:sz w:val="15"/>
              </w:rPr>
              <w:t>✓</w:t>
            </w:r>
            <w:r>
              <w:rPr>
                <w:sz w:val="15"/>
              </w:rPr>
              <w:t xml:space="preserve">  (i) EE</w:t>
            </w:r>
            <w:r>
              <w:br/>
            </w:r>
            <w:r>
              <w:rPr>
                <w:sz w:val="15"/>
              </w:rPr>
              <w:t>T+I exporter</w:t>
            </w:r>
            <w:r>
              <w:br/>
            </w:r>
            <w:r>
              <w:rPr>
                <w:sz w:val="15"/>
              </w:rPr>
              <w:t>Cheapest producers</w:t>
            </w:r>
          </w:p>
        </w:tc>
        <w:tc>
          <w:tcPr>
            <w:tcW w:w="1728" w:type="dxa"/>
            <w:shd w:val="clear" w:color="auto" w:fill="E0E0E0"/>
          </w:tcPr>
          <w:p w14:paraId="1F29487F" w14:textId="77777777" w:rsidR="009326A6" w:rsidRDefault="00D058EB">
            <w:pPr>
              <w:spacing w:before="20" w:after="20"/>
              <w:jc w:val="center"/>
            </w:pPr>
            <w:r>
              <w:rPr>
                <w:sz w:val="15"/>
              </w:rPr>
              <w:t>✗</w:t>
            </w:r>
            <w:r>
              <w:br/>
            </w:r>
            <w:r>
              <w:rPr>
                <w:sz w:val="15"/>
              </w:rPr>
              <w:t>Prop. 4</w:t>
            </w:r>
          </w:p>
        </w:tc>
        <w:tc>
          <w:tcPr>
            <w:tcW w:w="1728" w:type="dxa"/>
          </w:tcPr>
          <w:p w14:paraId="0DCEE51D" w14:textId="77777777" w:rsidR="009326A6" w:rsidRDefault="00D058EB">
            <w:pPr>
              <w:spacing w:before="20" w:after="20"/>
              <w:jc w:val="center"/>
            </w:pPr>
            <w:r>
              <w:rPr>
                <w:sz w:val="15"/>
              </w:rPr>
              <w:t>✓</w:t>
            </w:r>
            <w:r>
              <w:rPr>
                <w:sz w:val="15"/>
              </w:rPr>
              <w:t xml:space="preserve">  (ii) IE</w:t>
            </w:r>
            <w:r>
              <w:br/>
            </w:r>
            <w:r>
              <w:rPr>
                <w:sz w:val="15"/>
              </w:rPr>
              <w:t>Inference hub</w:t>
            </w:r>
            <w:r>
              <w:br/>
            </w:r>
            <w:r>
              <w:rPr>
                <w:sz w:val="15"/>
              </w:rPr>
              <w:t>Regional low-cost hubs</w:t>
            </w:r>
          </w:p>
        </w:tc>
      </w:tr>
      <w:tr w:rsidR="009326A6" w14:paraId="132638A4" w14:textId="77777777">
        <w:trPr>
          <w:jc w:val="center"/>
        </w:trPr>
        <w:tc>
          <w:tcPr>
            <w:tcW w:w="1728" w:type="dxa"/>
            <w:vMerge/>
          </w:tcPr>
          <w:p w14:paraId="6BF371F4" w14:textId="77777777" w:rsidR="009326A6" w:rsidRDefault="009326A6"/>
        </w:tc>
        <w:tc>
          <w:tcPr>
            <w:tcW w:w="1728" w:type="dxa"/>
          </w:tcPr>
          <w:p w14:paraId="756799B8" w14:textId="77777777" w:rsidR="009326A6" w:rsidRDefault="00D058EB">
            <w:pPr>
              <w:spacing w:before="20" w:after="20"/>
              <w:jc w:val="center"/>
            </w:pPr>
            <w:r>
              <w:rPr>
                <w:b/>
                <w:sz w:val="16"/>
              </w:rPr>
              <w:t>Domestic</w:t>
            </w:r>
          </w:p>
        </w:tc>
        <w:tc>
          <w:tcPr>
            <w:tcW w:w="1728" w:type="dxa"/>
            <w:shd w:val="clear" w:color="auto" w:fill="E0E0E0"/>
          </w:tcPr>
          <w:p w14:paraId="22812041" w14:textId="77777777" w:rsidR="009326A6" w:rsidRDefault="00D058EB">
            <w:pPr>
              <w:spacing w:before="20" w:after="20"/>
              <w:jc w:val="center"/>
            </w:pPr>
            <w:r>
              <w:rPr>
                <w:sz w:val="15"/>
              </w:rPr>
              <w:t>✗</w:t>
            </w:r>
            <w:r>
              <w:br/>
            </w:r>
            <w:r>
              <w:rPr>
                <w:sz w:val="15"/>
              </w:rPr>
              <w:t>Prop. 4</w:t>
            </w:r>
          </w:p>
        </w:tc>
        <w:tc>
          <w:tcPr>
            <w:tcW w:w="1728" w:type="dxa"/>
          </w:tcPr>
          <w:p w14:paraId="4EBF338E" w14:textId="77777777" w:rsidR="009326A6" w:rsidRDefault="00D058EB">
            <w:pPr>
              <w:spacing w:before="20" w:after="20"/>
              <w:jc w:val="center"/>
            </w:pPr>
            <w:r>
              <w:rPr>
                <w:sz w:val="15"/>
              </w:rPr>
              <w:t>✓</w:t>
            </w:r>
            <w:r>
              <w:rPr>
                <w:sz w:val="15"/>
              </w:rPr>
              <w:t xml:space="preserve">  (iv) DD</w:t>
            </w:r>
            <w:r>
              <w:br/>
            </w:r>
            <w:r>
              <w:rPr>
                <w:sz w:val="15"/>
              </w:rPr>
              <w:t>Domestic</w:t>
            </w:r>
            <w:r>
              <w:br/>
            </w:r>
            <w:r>
              <w:rPr>
                <w:sz w:val="15"/>
              </w:rPr>
              <w:t>High sovereignty</w:t>
            </w:r>
          </w:p>
        </w:tc>
        <w:tc>
          <w:tcPr>
            <w:tcW w:w="1728" w:type="dxa"/>
          </w:tcPr>
          <w:p w14:paraId="1829B58A" w14:textId="77777777" w:rsidR="009326A6" w:rsidRDefault="00D058EB">
            <w:pPr>
              <w:spacing w:before="20" w:after="20"/>
              <w:jc w:val="center"/>
            </w:pPr>
            <w:r>
              <w:rPr>
                <w:sz w:val="15"/>
              </w:rPr>
              <w:t>✓</w:t>
            </w:r>
            <w:r>
              <w:rPr>
                <w:sz w:val="15"/>
              </w:rPr>
              <w:t xml:space="preserve">  (iii) ID</w:t>
            </w:r>
            <w:r>
              <w:br/>
            </w:r>
            <w:r>
              <w:rPr>
                <w:sz w:val="15"/>
              </w:rPr>
              <w:t>Hybrid</w:t>
            </w:r>
            <w:r>
              <w:br/>
            </w:r>
            <w:r>
              <w:rPr>
                <w:sz w:val="15"/>
              </w:rPr>
              <w:t>Isolated / moderate cost</w:t>
            </w:r>
          </w:p>
        </w:tc>
      </w:tr>
      <w:tr w:rsidR="009326A6" w14:paraId="2B8BD6E4" w14:textId="77777777">
        <w:trPr>
          <w:jc w:val="center"/>
        </w:trPr>
        <w:tc>
          <w:tcPr>
            <w:tcW w:w="1728" w:type="dxa"/>
            <w:vMerge/>
          </w:tcPr>
          <w:p w14:paraId="3C57A653" w14:textId="77777777" w:rsidR="009326A6" w:rsidRDefault="009326A6"/>
        </w:tc>
        <w:tc>
          <w:tcPr>
            <w:tcW w:w="1728" w:type="dxa"/>
          </w:tcPr>
          <w:p w14:paraId="09948138" w14:textId="77777777" w:rsidR="009326A6" w:rsidRDefault="00D058EB">
            <w:pPr>
              <w:spacing w:before="20" w:after="20"/>
              <w:jc w:val="center"/>
            </w:pPr>
            <w:r>
              <w:rPr>
                <w:b/>
                <w:sz w:val="16"/>
              </w:rPr>
              <w:t>Import</w:t>
            </w:r>
          </w:p>
        </w:tc>
        <w:tc>
          <w:tcPr>
            <w:tcW w:w="1728" w:type="dxa"/>
            <w:shd w:val="clear" w:color="auto" w:fill="E0E0E0"/>
          </w:tcPr>
          <w:p w14:paraId="212DE443" w14:textId="77777777" w:rsidR="009326A6" w:rsidRDefault="00D058EB">
            <w:pPr>
              <w:spacing w:before="20" w:after="20"/>
              <w:jc w:val="center"/>
            </w:pPr>
            <w:r>
              <w:rPr>
                <w:sz w:val="15"/>
              </w:rPr>
              <w:t>✗</w:t>
            </w:r>
            <w:r>
              <w:br/>
            </w:r>
            <w:r>
              <w:rPr>
                <w:sz w:val="15"/>
              </w:rPr>
              <w:t>Prop. 4</w:t>
            </w:r>
          </w:p>
        </w:tc>
        <w:tc>
          <w:tcPr>
            <w:tcW w:w="1728" w:type="dxa"/>
            <w:shd w:val="clear" w:color="auto" w:fill="E0E0E0"/>
          </w:tcPr>
          <w:p w14:paraId="789AAA8A" w14:textId="77777777" w:rsidR="009326A6" w:rsidRDefault="00D058EB">
            <w:pPr>
              <w:spacing w:before="20" w:after="20"/>
              <w:jc w:val="center"/>
            </w:pPr>
            <w:r>
              <w:rPr>
                <w:sz w:val="15"/>
              </w:rPr>
              <w:t>✗</w:t>
            </w:r>
            <w:r>
              <w:br/>
            </w:r>
            <w:r>
              <w:rPr>
                <w:sz w:val="15"/>
              </w:rPr>
              <w:t>Sovereignty</w:t>
            </w:r>
            <w:r>
              <w:br/>
            </w:r>
            <w:r>
              <w:rPr>
                <w:sz w:val="15"/>
              </w:rPr>
              <w:t>dominates</w:t>
            </w:r>
          </w:p>
        </w:tc>
        <w:tc>
          <w:tcPr>
            <w:tcW w:w="1728" w:type="dxa"/>
          </w:tcPr>
          <w:p w14:paraId="608D65EB" w14:textId="77777777" w:rsidR="009326A6" w:rsidRDefault="00D058EB">
            <w:pPr>
              <w:spacing w:before="20" w:after="20"/>
              <w:jc w:val="center"/>
            </w:pPr>
            <w:r>
              <w:rPr>
                <w:sz w:val="15"/>
              </w:rPr>
              <w:t>✓</w:t>
            </w:r>
            <w:r>
              <w:rPr>
                <w:sz w:val="15"/>
              </w:rPr>
              <w:t xml:space="preserve">  (v) II</w:t>
            </w:r>
            <w:r>
              <w:br/>
            </w:r>
            <w:r>
              <w:rPr>
                <w:sz w:val="15"/>
              </w:rPr>
              <w:t>Full importer</w:t>
            </w:r>
            <w:r>
              <w:br/>
            </w:r>
            <w:r>
              <w:rPr>
                <w:sz w:val="15"/>
              </w:rPr>
              <w:t>High-cost countries</w:t>
            </w:r>
          </w:p>
        </w:tc>
      </w:tr>
    </w:tbl>
    <w:p w14:paraId="2EBFBF99" w14:textId="77777777" w:rsidR="009326A6" w:rsidRDefault="00D058EB">
      <w:pPr>
        <w:spacing w:before="40" w:line="240" w:lineRule="auto"/>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sidR="009326A6">
          <w:rPr>
            <w:color w:val="1F3864"/>
            <w:sz w:val="20"/>
            <w:u w:val="single"/>
          </w:rPr>
          <w:t>Table 3</w:t>
        </w:r>
      </w:hyperlink>
      <w:r>
        <w:rPr>
          <w:sz w:val="20"/>
        </w:rPr>
        <w:t>.</w:t>
      </w:r>
    </w:p>
    <w:p w14:paraId="0D261119" w14:textId="77777777" w:rsidR="009326A6" w:rsidRDefault="00D058EB">
      <w:r>
        <w:br w:type="page"/>
      </w:r>
    </w:p>
    <w:bookmarkStart w:id="128" w:name="Table2"/>
    <w:p w14:paraId="086AAE9F" w14:textId="77777777" w:rsidR="009326A6" w:rsidRDefault="00D058EB">
      <w:pPr>
        <w:spacing w:before="120" w:after="60"/>
        <w:jc w:val="both"/>
      </w:pPr>
      <w:r>
        <w:lastRenderedPageBreak/>
        <w:fldChar w:fldCharType="begin"/>
      </w:r>
      <w:r>
        <w:instrText>HYPERLINK \l "Table2txt"</w:instrText>
      </w:r>
      <w:r>
        <w:fldChar w:fldCharType="separate"/>
      </w:r>
      <w:r>
        <w:rPr>
          <w:b/>
          <w:color w:val="1F3864"/>
          <w:sz w:val="20"/>
          <w:u w:val="single"/>
        </w:rPr>
        <w:t>Table 2</w:t>
      </w:r>
      <w:r>
        <w:fldChar w:fldCharType="end"/>
      </w:r>
      <w:bookmarkEnd w:id="128"/>
      <w:r>
        <w:rPr>
          <w:b/>
          <w:sz w:val="20"/>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884"/>
        <w:gridCol w:w="2210"/>
        <w:gridCol w:w="2652"/>
      </w:tblGrid>
      <w:tr w:rsidR="009326A6" w14:paraId="6C480C5D" w14:textId="77777777">
        <w:trPr>
          <w:jc w:val="center"/>
        </w:trPr>
        <w:tc>
          <w:tcPr>
            <w:tcW w:w="3744" w:type="dxa"/>
            <w:tcBorders>
              <w:top w:val="single" w:sz="4" w:space="0" w:color="auto"/>
              <w:bottom w:val="single" w:sz="4" w:space="0" w:color="auto"/>
            </w:tcBorders>
          </w:tcPr>
          <w:p w14:paraId="7FB9C89F" w14:textId="77777777" w:rsidR="009326A6" w:rsidRDefault="00D058EB">
            <w:pPr>
              <w:spacing w:before="10" w:after="10"/>
              <w:jc w:val="center"/>
            </w:pPr>
            <w:r>
              <w:rPr>
                <w:b/>
                <w:sz w:val="20"/>
              </w:rPr>
              <w:t>Parameter</w:t>
            </w:r>
          </w:p>
        </w:tc>
        <w:tc>
          <w:tcPr>
            <w:tcW w:w="864" w:type="dxa"/>
            <w:tcBorders>
              <w:top w:val="single" w:sz="4" w:space="0" w:color="auto"/>
              <w:bottom w:val="single" w:sz="4" w:space="0" w:color="auto"/>
            </w:tcBorders>
          </w:tcPr>
          <w:p w14:paraId="15528B2D" w14:textId="77777777" w:rsidR="009326A6" w:rsidRDefault="00D058EB">
            <w:pPr>
              <w:spacing w:before="10" w:after="10"/>
              <w:jc w:val="center"/>
            </w:pPr>
            <w:r>
              <w:rPr>
                <w:b/>
                <w:sz w:val="20"/>
              </w:rPr>
              <w:t>Symbol</w:t>
            </w:r>
          </w:p>
        </w:tc>
        <w:tc>
          <w:tcPr>
            <w:tcW w:w="2160" w:type="dxa"/>
            <w:tcBorders>
              <w:top w:val="single" w:sz="4" w:space="0" w:color="auto"/>
              <w:bottom w:val="single" w:sz="4" w:space="0" w:color="auto"/>
            </w:tcBorders>
          </w:tcPr>
          <w:p w14:paraId="1AB20A4D" w14:textId="77777777" w:rsidR="009326A6" w:rsidRDefault="00D058EB">
            <w:pPr>
              <w:spacing w:before="10" w:after="10"/>
              <w:jc w:val="center"/>
            </w:pPr>
            <w:r>
              <w:rPr>
                <w:b/>
                <w:sz w:val="20"/>
              </w:rPr>
              <w:t>Value</w:t>
            </w:r>
          </w:p>
        </w:tc>
        <w:tc>
          <w:tcPr>
            <w:tcW w:w="2592" w:type="dxa"/>
            <w:tcBorders>
              <w:top w:val="single" w:sz="4" w:space="0" w:color="auto"/>
              <w:bottom w:val="single" w:sz="4" w:space="0" w:color="auto"/>
            </w:tcBorders>
          </w:tcPr>
          <w:p w14:paraId="3B41F45B" w14:textId="77777777" w:rsidR="009326A6" w:rsidRDefault="00D058EB">
            <w:pPr>
              <w:spacing w:before="10" w:after="10"/>
              <w:jc w:val="center"/>
            </w:pPr>
            <w:r>
              <w:rPr>
                <w:b/>
                <w:sz w:val="20"/>
              </w:rPr>
              <w:t>Source</w:t>
            </w:r>
          </w:p>
        </w:tc>
      </w:tr>
      <w:tr w:rsidR="009326A6" w14:paraId="592BB591" w14:textId="77777777">
        <w:trPr>
          <w:jc w:val="center"/>
        </w:trPr>
        <w:tc>
          <w:tcPr>
            <w:tcW w:w="3744" w:type="dxa"/>
          </w:tcPr>
          <w:p w14:paraId="230F4CAA" w14:textId="77777777" w:rsidR="009326A6" w:rsidRDefault="00D058EB">
            <w:pPr>
              <w:spacing w:before="10" w:after="10"/>
            </w:pPr>
            <w:r>
              <w:rPr>
                <w:sz w:val="20"/>
              </w:rPr>
              <w:t>GPU thermal design power</w:t>
            </w:r>
          </w:p>
        </w:tc>
        <w:tc>
          <w:tcPr>
            <w:tcW w:w="864" w:type="dxa"/>
          </w:tcPr>
          <w:p w14:paraId="1CFCD96C" w14:textId="77777777" w:rsidR="009326A6" w:rsidRDefault="00D058EB">
            <w:pPr>
              <w:spacing w:before="10" w:after="10"/>
              <w:jc w:val="center"/>
            </w:pPr>
            <w:r>
              <w:rPr>
                <w:sz w:val="20"/>
              </w:rPr>
              <w:t>γ</w:t>
            </w:r>
          </w:p>
        </w:tc>
        <w:tc>
          <w:tcPr>
            <w:tcW w:w="2160" w:type="dxa"/>
          </w:tcPr>
          <w:p w14:paraId="2B2DB889" w14:textId="77777777" w:rsidR="009326A6" w:rsidRDefault="00D058EB">
            <w:pPr>
              <w:spacing w:before="10" w:after="10"/>
              <w:jc w:val="center"/>
            </w:pPr>
            <w:r>
              <w:rPr>
                <w:sz w:val="20"/>
              </w:rPr>
              <w:t>0.700 kW</w:t>
            </w:r>
          </w:p>
        </w:tc>
        <w:tc>
          <w:tcPr>
            <w:tcW w:w="2592" w:type="dxa"/>
          </w:tcPr>
          <w:p w14:paraId="140D315F" w14:textId="77777777" w:rsidR="009326A6" w:rsidRDefault="009326A6">
            <w:pPr>
              <w:spacing w:before="10" w:after="10"/>
            </w:pPr>
            <w:hyperlink w:anchor="NVIDIA2024" w:history="1">
              <w:r>
                <w:rPr>
                  <w:color w:val="1F3864"/>
                  <w:sz w:val="20"/>
                  <w:u w:val="single"/>
                </w:rPr>
                <w:t>NVIDIA (2024)</w:t>
              </w:r>
            </w:hyperlink>
          </w:p>
        </w:tc>
      </w:tr>
      <w:tr w:rsidR="009326A6" w14:paraId="179D8B25" w14:textId="77777777">
        <w:trPr>
          <w:jc w:val="center"/>
        </w:trPr>
        <w:tc>
          <w:tcPr>
            <w:tcW w:w="3744" w:type="dxa"/>
          </w:tcPr>
          <w:p w14:paraId="7CE17462" w14:textId="77777777" w:rsidR="009326A6" w:rsidRDefault="00D058EB">
            <w:pPr>
              <w:spacing w:before="10" w:after="10"/>
            </w:pPr>
            <w:r>
              <w:rPr>
                <w:sz w:val="20"/>
              </w:rPr>
              <w:t>GPU purchase price</w:t>
            </w:r>
          </w:p>
        </w:tc>
        <w:tc>
          <w:tcPr>
            <w:tcW w:w="864" w:type="dxa"/>
          </w:tcPr>
          <w:p w14:paraId="703AC557" w14:textId="77777777" w:rsidR="009326A6" w:rsidRDefault="00D058EB">
            <w:pPr>
              <w:spacing w:before="10" w:after="10"/>
              <w:jc w:val="center"/>
            </w:pPr>
            <w:r>
              <w:rPr>
                <w:i/>
                <w:sz w:val="20"/>
              </w:rPr>
              <w:t>P</w:t>
            </w:r>
            <w:r>
              <w:rPr>
                <w:sz w:val="20"/>
                <w:vertAlign w:val="subscript"/>
              </w:rPr>
              <w:t>GPU</w:t>
            </w:r>
          </w:p>
        </w:tc>
        <w:tc>
          <w:tcPr>
            <w:tcW w:w="2160" w:type="dxa"/>
          </w:tcPr>
          <w:p w14:paraId="19B1909F" w14:textId="77777777" w:rsidR="009326A6" w:rsidRDefault="00D058EB">
            <w:pPr>
              <w:spacing w:before="10" w:after="10"/>
              <w:jc w:val="center"/>
            </w:pPr>
            <w:r>
              <w:rPr>
                <w:sz w:val="20"/>
              </w:rPr>
              <w:t>$25,000</w:t>
            </w:r>
          </w:p>
        </w:tc>
        <w:tc>
          <w:tcPr>
            <w:tcW w:w="2592" w:type="dxa"/>
          </w:tcPr>
          <w:p w14:paraId="4C05DA89" w14:textId="77777777" w:rsidR="009326A6" w:rsidRDefault="009326A6">
            <w:pPr>
              <w:spacing w:before="10" w:after="10"/>
            </w:pPr>
            <w:hyperlink w:anchor="NVIDIA2024" w:history="1">
              <w:r>
                <w:rPr>
                  <w:color w:val="1F3864"/>
                  <w:sz w:val="20"/>
                  <w:u w:val="single"/>
                </w:rPr>
                <w:t>NVIDIA (2024)</w:t>
              </w:r>
            </w:hyperlink>
          </w:p>
        </w:tc>
      </w:tr>
      <w:tr w:rsidR="009326A6" w14:paraId="6D88A425" w14:textId="77777777">
        <w:trPr>
          <w:jc w:val="center"/>
        </w:trPr>
        <w:tc>
          <w:tcPr>
            <w:tcW w:w="3744" w:type="dxa"/>
          </w:tcPr>
          <w:p w14:paraId="11EFC7F6" w14:textId="77777777" w:rsidR="009326A6" w:rsidRDefault="00D058EB">
            <w:pPr>
              <w:spacing w:before="10" w:after="10"/>
            </w:pPr>
            <w:r>
              <w:rPr>
                <w:sz w:val="20"/>
              </w:rPr>
              <w:t>GPU useful life</w:t>
            </w:r>
          </w:p>
        </w:tc>
        <w:tc>
          <w:tcPr>
            <w:tcW w:w="864" w:type="dxa"/>
          </w:tcPr>
          <w:p w14:paraId="36D6E0B7" w14:textId="77777777" w:rsidR="009326A6" w:rsidRDefault="00D058EB">
            <w:pPr>
              <w:spacing w:before="10" w:after="10"/>
              <w:jc w:val="center"/>
            </w:pPr>
            <w:r>
              <w:rPr>
                <w:sz w:val="20"/>
              </w:rPr>
              <w:t>L</w:t>
            </w:r>
          </w:p>
        </w:tc>
        <w:tc>
          <w:tcPr>
            <w:tcW w:w="2160" w:type="dxa"/>
          </w:tcPr>
          <w:p w14:paraId="6C7796BB" w14:textId="77777777" w:rsidR="009326A6" w:rsidRDefault="00D058EB">
            <w:pPr>
              <w:spacing w:before="10" w:after="10"/>
              <w:jc w:val="center"/>
            </w:pPr>
            <w:r>
              <w:rPr>
                <w:sz w:val="20"/>
              </w:rPr>
              <w:t>3 years</w:t>
            </w:r>
          </w:p>
        </w:tc>
        <w:tc>
          <w:tcPr>
            <w:tcW w:w="2592" w:type="dxa"/>
          </w:tcPr>
          <w:p w14:paraId="42DE845C" w14:textId="77777777" w:rsidR="009326A6" w:rsidRDefault="00D058EB">
            <w:pPr>
              <w:spacing w:before="10" w:after="10"/>
            </w:pPr>
            <w:r>
              <w:rPr>
                <w:sz w:val="20"/>
              </w:rPr>
              <w:t>Industry standard</w:t>
            </w:r>
          </w:p>
        </w:tc>
      </w:tr>
      <w:tr w:rsidR="009326A6" w14:paraId="11C28617" w14:textId="77777777">
        <w:trPr>
          <w:jc w:val="center"/>
        </w:trPr>
        <w:tc>
          <w:tcPr>
            <w:tcW w:w="3744" w:type="dxa"/>
          </w:tcPr>
          <w:p w14:paraId="2E0E20C5" w14:textId="77777777" w:rsidR="009326A6" w:rsidRDefault="00D058EB">
            <w:pPr>
              <w:spacing w:before="10" w:after="10"/>
            </w:pPr>
            <w:r>
              <w:rPr>
                <w:sz w:val="20"/>
              </w:rPr>
              <w:t>GPU utilization rate</w:t>
            </w:r>
          </w:p>
        </w:tc>
        <w:tc>
          <w:tcPr>
            <w:tcW w:w="864" w:type="dxa"/>
          </w:tcPr>
          <w:p w14:paraId="6F0BECD2" w14:textId="77777777" w:rsidR="009326A6" w:rsidRDefault="00D058EB">
            <w:pPr>
              <w:spacing w:before="10" w:after="10"/>
              <w:jc w:val="center"/>
            </w:pPr>
            <w:r>
              <w:rPr>
                <w:sz w:val="20"/>
              </w:rPr>
              <w:t>β</w:t>
            </w:r>
          </w:p>
        </w:tc>
        <w:tc>
          <w:tcPr>
            <w:tcW w:w="2160" w:type="dxa"/>
          </w:tcPr>
          <w:p w14:paraId="37892A87" w14:textId="77777777" w:rsidR="009326A6" w:rsidRDefault="00D058EB">
            <w:pPr>
              <w:spacing w:before="10" w:after="10"/>
              <w:jc w:val="center"/>
            </w:pPr>
            <w:r>
              <w:rPr>
                <w:sz w:val="20"/>
              </w:rPr>
              <w:t>0.70</w:t>
            </w:r>
          </w:p>
        </w:tc>
        <w:tc>
          <w:tcPr>
            <w:tcW w:w="2592" w:type="dxa"/>
          </w:tcPr>
          <w:p w14:paraId="243148CC" w14:textId="77777777" w:rsidR="009326A6" w:rsidRDefault="009326A6">
            <w:pPr>
              <w:spacing w:before="10" w:after="10"/>
            </w:pPr>
            <w:hyperlink w:anchor="Barroso2018" w:history="1">
              <w:r>
                <w:rPr>
                  <w:color w:val="1F3864"/>
                  <w:sz w:val="20"/>
                  <w:u w:val="single"/>
                </w:rPr>
                <w:t>Barroso et al. (2018)</w:t>
              </w:r>
            </w:hyperlink>
          </w:p>
        </w:tc>
      </w:tr>
      <w:tr w:rsidR="009326A6" w14:paraId="23690748" w14:textId="77777777">
        <w:trPr>
          <w:jc w:val="center"/>
        </w:trPr>
        <w:tc>
          <w:tcPr>
            <w:tcW w:w="3744" w:type="dxa"/>
          </w:tcPr>
          <w:p w14:paraId="6E9EDADF" w14:textId="77777777" w:rsidR="009326A6" w:rsidRDefault="00D058EB">
            <w:pPr>
              <w:spacing w:before="10" w:after="10"/>
            </w:pPr>
            <w:r>
              <w:rPr>
                <w:sz w:val="20"/>
              </w:rPr>
              <w:t>Hours per year (365.25 x 24)</w:t>
            </w:r>
          </w:p>
        </w:tc>
        <w:tc>
          <w:tcPr>
            <w:tcW w:w="864" w:type="dxa"/>
          </w:tcPr>
          <w:p w14:paraId="5F3F97E4" w14:textId="77777777" w:rsidR="009326A6" w:rsidRDefault="00D058EB">
            <w:pPr>
              <w:spacing w:before="10" w:after="10"/>
              <w:jc w:val="center"/>
            </w:pPr>
            <w:r>
              <w:rPr>
                <w:sz w:val="20"/>
              </w:rPr>
              <w:t>H</w:t>
            </w:r>
          </w:p>
        </w:tc>
        <w:tc>
          <w:tcPr>
            <w:tcW w:w="2160" w:type="dxa"/>
          </w:tcPr>
          <w:p w14:paraId="25B301D6" w14:textId="77777777" w:rsidR="009326A6" w:rsidRDefault="00D058EB">
            <w:pPr>
              <w:spacing w:before="10" w:after="10"/>
              <w:jc w:val="center"/>
            </w:pPr>
            <w:r>
              <w:rPr>
                <w:sz w:val="20"/>
              </w:rPr>
              <w:t>8766 hr/yr</w:t>
            </w:r>
          </w:p>
        </w:tc>
        <w:tc>
          <w:tcPr>
            <w:tcW w:w="2592" w:type="dxa"/>
          </w:tcPr>
          <w:p w14:paraId="5F5A39D2" w14:textId="77777777" w:rsidR="009326A6" w:rsidRDefault="00D058EB">
            <w:pPr>
              <w:spacing w:before="10" w:after="10"/>
            </w:pPr>
            <w:r>
              <w:rPr>
                <w:sz w:val="20"/>
              </w:rPr>
              <w:t>Calendar</w:t>
            </w:r>
          </w:p>
        </w:tc>
      </w:tr>
      <w:tr w:rsidR="009326A6" w14:paraId="110E5BDF" w14:textId="77777777">
        <w:trPr>
          <w:jc w:val="center"/>
        </w:trPr>
        <w:tc>
          <w:tcPr>
            <w:tcW w:w="3744" w:type="dxa"/>
          </w:tcPr>
          <w:p w14:paraId="0F490E68" w14:textId="77777777" w:rsidR="009326A6" w:rsidRDefault="00D058EB">
            <w:pPr>
              <w:spacing w:before="10" w:after="10"/>
            </w:pPr>
            <w:r>
              <w:rPr>
                <w:sz w:val="20"/>
              </w:rPr>
              <w:t>Amortized hardware cost per GPU-hour</w:t>
            </w:r>
          </w:p>
        </w:tc>
        <w:tc>
          <w:tcPr>
            <w:tcW w:w="864" w:type="dxa"/>
          </w:tcPr>
          <w:p w14:paraId="00BA5692" w14:textId="77777777" w:rsidR="009326A6" w:rsidRDefault="00D058EB">
            <w:pPr>
              <w:spacing w:before="10" w:after="10"/>
              <w:jc w:val="center"/>
            </w:pPr>
            <w:r>
              <w:rPr>
                <w:sz w:val="20"/>
              </w:rPr>
              <w:t>ρ</w:t>
            </w:r>
          </w:p>
        </w:tc>
        <w:tc>
          <w:tcPr>
            <w:tcW w:w="2160" w:type="dxa"/>
          </w:tcPr>
          <w:p w14:paraId="0797C7A7" w14:textId="77777777" w:rsidR="009326A6" w:rsidRDefault="00D058EB">
            <w:pPr>
              <w:spacing w:before="10" w:after="10"/>
              <w:jc w:val="center"/>
            </w:pPr>
            <w:r>
              <w:rPr>
                <w:sz w:val="20"/>
              </w:rPr>
              <w:t>$1.36/hr</w:t>
            </w:r>
          </w:p>
        </w:tc>
        <w:tc>
          <w:tcPr>
            <w:tcW w:w="2592" w:type="dxa"/>
          </w:tcPr>
          <w:p w14:paraId="64D31660" w14:textId="77777777" w:rsidR="009326A6" w:rsidRDefault="00D058EB">
            <w:pPr>
              <w:spacing w:before="10" w:after="10"/>
            </w:pPr>
            <w:r>
              <w:rPr>
                <w:sz w:val="20"/>
              </w:rPr>
              <w:t>Derived</w:t>
            </w:r>
          </w:p>
        </w:tc>
      </w:tr>
      <w:tr w:rsidR="009326A6" w14:paraId="09C158BC" w14:textId="77777777">
        <w:trPr>
          <w:jc w:val="center"/>
        </w:trPr>
        <w:tc>
          <w:tcPr>
            <w:tcW w:w="3744" w:type="dxa"/>
          </w:tcPr>
          <w:p w14:paraId="6EE746E3" w14:textId="77777777" w:rsidR="009326A6" w:rsidRDefault="00D058EB">
            <w:pPr>
              <w:spacing w:before="10" w:after="10"/>
            </w:pPr>
            <w:r>
              <w:rPr>
                <w:sz w:val="20"/>
              </w:rPr>
              <w:t>Amortized networking cost per GPU-hour</w:t>
            </w:r>
          </w:p>
        </w:tc>
        <w:tc>
          <w:tcPr>
            <w:tcW w:w="864" w:type="dxa"/>
          </w:tcPr>
          <w:p w14:paraId="39975A3E" w14:textId="77777777" w:rsidR="009326A6" w:rsidRDefault="00D058EB">
            <w:pPr>
              <w:spacing w:before="10" w:after="10"/>
              <w:jc w:val="center"/>
            </w:pPr>
            <w:r>
              <w:rPr>
                <w:sz w:val="20"/>
              </w:rPr>
              <w:t>η</w:t>
            </w:r>
          </w:p>
        </w:tc>
        <w:tc>
          <w:tcPr>
            <w:tcW w:w="2160" w:type="dxa"/>
          </w:tcPr>
          <w:p w14:paraId="7E6DC606" w14:textId="77777777" w:rsidR="009326A6" w:rsidRDefault="00D058EB">
            <w:pPr>
              <w:spacing w:before="10" w:after="10"/>
              <w:jc w:val="center"/>
            </w:pPr>
            <w:r>
              <w:rPr>
                <w:sz w:val="20"/>
              </w:rPr>
              <w:t>$0.15/hr</w:t>
            </w:r>
          </w:p>
        </w:tc>
        <w:tc>
          <w:tcPr>
            <w:tcW w:w="2592" w:type="dxa"/>
          </w:tcPr>
          <w:p w14:paraId="5452DBA6" w14:textId="77777777" w:rsidR="009326A6" w:rsidRDefault="009326A6">
            <w:pPr>
              <w:spacing w:before="10" w:after="10"/>
            </w:pPr>
            <w:hyperlink w:anchor="Liu2023" w:history="1">
              <w:r>
                <w:rPr>
                  <w:color w:val="1F3864"/>
                  <w:sz w:val="20"/>
                  <w:u w:val="single"/>
                </w:rPr>
                <w:t>Liu et al. (2023)</w:t>
              </w:r>
            </w:hyperlink>
          </w:p>
        </w:tc>
      </w:tr>
      <w:tr w:rsidR="009326A6" w14:paraId="464034CC" w14:textId="77777777">
        <w:trPr>
          <w:jc w:val="center"/>
        </w:trPr>
        <w:tc>
          <w:tcPr>
            <w:tcW w:w="3744" w:type="dxa"/>
          </w:tcPr>
          <w:p w14:paraId="5975C736" w14:textId="77777777" w:rsidR="009326A6" w:rsidRDefault="00D058EB">
            <w:pPr>
              <w:spacing w:before="10" w:after="10"/>
            </w:pPr>
            <w:r>
              <w:rPr>
                <w:sz w:val="20"/>
              </w:rPr>
              <w:t>PUE baseline (best-practice free-air cooling)</w:t>
            </w:r>
          </w:p>
        </w:tc>
        <w:tc>
          <w:tcPr>
            <w:tcW w:w="864" w:type="dxa"/>
          </w:tcPr>
          <w:p w14:paraId="1668552F" w14:textId="77777777" w:rsidR="009326A6" w:rsidRDefault="00D058EB">
            <w:pPr>
              <w:spacing w:before="10" w:after="10"/>
              <w:jc w:val="center"/>
            </w:pPr>
            <w:r>
              <w:rPr>
                <w:sz w:val="20"/>
              </w:rPr>
              <w:t>φ</w:t>
            </w:r>
          </w:p>
        </w:tc>
        <w:tc>
          <w:tcPr>
            <w:tcW w:w="2160" w:type="dxa"/>
          </w:tcPr>
          <w:p w14:paraId="3B98BB80" w14:textId="77777777" w:rsidR="009326A6" w:rsidRDefault="00D058EB">
            <w:pPr>
              <w:spacing w:before="10" w:after="10"/>
              <w:jc w:val="center"/>
            </w:pPr>
            <w:r>
              <w:rPr>
                <w:sz w:val="20"/>
              </w:rPr>
              <w:t>1.08</w:t>
            </w:r>
          </w:p>
        </w:tc>
        <w:tc>
          <w:tcPr>
            <w:tcW w:w="2592" w:type="dxa"/>
          </w:tcPr>
          <w:p w14:paraId="6D5DE5A7" w14:textId="77777777" w:rsidR="009326A6" w:rsidRDefault="009326A6">
            <w:pPr>
              <w:spacing w:before="10" w:after="10"/>
            </w:pPr>
            <w:hyperlink w:anchor="Google2024" w:history="1">
              <w:r>
                <w:rPr>
                  <w:color w:val="1F3864"/>
                  <w:sz w:val="20"/>
                  <w:u w:val="single"/>
                </w:rPr>
                <w:t>Google (2024)</w:t>
              </w:r>
            </w:hyperlink>
          </w:p>
        </w:tc>
      </w:tr>
      <w:tr w:rsidR="009326A6" w14:paraId="1D4A6A08" w14:textId="77777777">
        <w:trPr>
          <w:jc w:val="center"/>
        </w:trPr>
        <w:tc>
          <w:tcPr>
            <w:tcW w:w="3744" w:type="dxa"/>
          </w:tcPr>
          <w:p w14:paraId="28365D23" w14:textId="77777777" w:rsidR="009326A6" w:rsidRDefault="00D058EB">
            <w:pPr>
              <w:spacing w:before="10" w:after="10"/>
            </w:pPr>
            <w:r>
              <w:rPr>
                <w:sz w:val="20"/>
              </w:rPr>
              <w:t>PUE temperature sensitivity per degree C</w:t>
            </w:r>
          </w:p>
        </w:tc>
        <w:tc>
          <w:tcPr>
            <w:tcW w:w="864" w:type="dxa"/>
          </w:tcPr>
          <w:p w14:paraId="489FD830" w14:textId="77777777" w:rsidR="009326A6" w:rsidRDefault="00D058EB">
            <w:pPr>
              <w:spacing w:before="10" w:after="10"/>
              <w:jc w:val="center"/>
            </w:pPr>
            <w:r>
              <w:rPr>
                <w:sz w:val="20"/>
              </w:rPr>
              <w:t>δ</w:t>
            </w:r>
          </w:p>
        </w:tc>
        <w:tc>
          <w:tcPr>
            <w:tcW w:w="2160" w:type="dxa"/>
          </w:tcPr>
          <w:p w14:paraId="3735866D" w14:textId="77777777" w:rsidR="009326A6" w:rsidRDefault="00D058EB">
            <w:pPr>
              <w:spacing w:before="10" w:after="10"/>
              <w:jc w:val="center"/>
            </w:pPr>
            <w:r>
              <w:rPr>
                <w:sz w:val="20"/>
              </w:rPr>
              <w:t>0.015 per C</w:t>
            </w:r>
          </w:p>
        </w:tc>
        <w:tc>
          <w:tcPr>
            <w:tcW w:w="2592" w:type="dxa"/>
          </w:tcPr>
          <w:p w14:paraId="1B72C709" w14:textId="77777777" w:rsidR="009326A6" w:rsidRDefault="009326A6">
            <w:pPr>
              <w:spacing w:before="10" w:after="10"/>
            </w:pPr>
            <w:hyperlink w:anchor="Flucker2013" w:history="1">
              <w:r>
                <w:rPr>
                  <w:color w:val="1F3864"/>
                  <w:sz w:val="20"/>
                  <w:u w:val="single"/>
                </w:rPr>
                <w:t>Flucker et al. (2013)</w:t>
              </w:r>
            </w:hyperlink>
          </w:p>
        </w:tc>
      </w:tr>
      <w:tr w:rsidR="009326A6" w14:paraId="6EC72237" w14:textId="77777777">
        <w:trPr>
          <w:jc w:val="center"/>
        </w:trPr>
        <w:tc>
          <w:tcPr>
            <w:tcW w:w="3744" w:type="dxa"/>
          </w:tcPr>
          <w:p w14:paraId="4AD26C81" w14:textId="77777777" w:rsidR="009326A6" w:rsidRDefault="00D058EB">
            <w:pPr>
              <w:spacing w:before="10" w:after="10"/>
            </w:pPr>
            <w:r>
              <w:rPr>
                <w:sz w:val="20"/>
              </w:rPr>
              <w:t>Free-cooling temperature threshold</w:t>
            </w:r>
          </w:p>
        </w:tc>
        <w:tc>
          <w:tcPr>
            <w:tcW w:w="864" w:type="dxa"/>
          </w:tcPr>
          <w:p w14:paraId="0599622A" w14:textId="77777777" w:rsidR="009326A6" w:rsidRDefault="00D058EB">
            <w:pPr>
              <w:spacing w:before="10" w:after="10"/>
              <w:jc w:val="center"/>
            </w:pPr>
            <m:oMathPara>
              <m:oMath>
                <m:bar>
                  <m:barPr>
                    <m:pos m:val="top"/>
                    <m:ctrlPr>
                      <w:rPr>
                        <w:rFonts w:ascii="Cambria Math" w:hAnsi="Cambria Math"/>
                      </w:rPr>
                    </m:ctrlPr>
                  </m:barPr>
                  <m:e>
                    <m:r>
                      <w:rPr>
                        <w:rFonts w:ascii="Cambria Math" w:hAnsi="Cambria Math"/>
                      </w:rPr>
                      <m:t>θ</m:t>
                    </m:r>
                  </m:e>
                </m:bar>
              </m:oMath>
            </m:oMathPara>
          </w:p>
        </w:tc>
        <w:tc>
          <w:tcPr>
            <w:tcW w:w="2160" w:type="dxa"/>
          </w:tcPr>
          <w:p w14:paraId="0962EF97" w14:textId="77777777" w:rsidR="009326A6" w:rsidRDefault="00D058EB">
            <w:pPr>
              <w:spacing w:before="10" w:after="10"/>
              <w:jc w:val="center"/>
            </w:pPr>
            <w:r>
              <w:rPr>
                <w:sz w:val="20"/>
              </w:rPr>
              <w:t>15 C</w:t>
            </w:r>
          </w:p>
        </w:tc>
        <w:tc>
          <w:tcPr>
            <w:tcW w:w="2592" w:type="dxa"/>
          </w:tcPr>
          <w:p w14:paraId="338E2250" w14:textId="77777777" w:rsidR="009326A6" w:rsidRDefault="00D058EB">
            <w:pPr>
              <w:spacing w:before="10" w:after="10"/>
            </w:pPr>
            <w:r>
              <w:rPr>
                <w:sz w:val="20"/>
              </w:rPr>
              <w:t>Industry standard</w:t>
            </w:r>
          </w:p>
        </w:tc>
      </w:tr>
      <w:tr w:rsidR="009326A6" w14:paraId="30030559" w14:textId="77777777">
        <w:trPr>
          <w:jc w:val="center"/>
        </w:trPr>
        <w:tc>
          <w:tcPr>
            <w:tcW w:w="3744" w:type="dxa"/>
          </w:tcPr>
          <w:p w14:paraId="687878F0" w14:textId="77777777" w:rsidR="009326A6" w:rsidRDefault="00D058EB">
            <w:pPr>
              <w:spacing w:before="10" w:after="10"/>
            </w:pPr>
            <w:r>
              <w:rPr>
                <w:sz w:val="20"/>
              </w:rPr>
              <w:t>Data center facility lifetime</w:t>
            </w:r>
          </w:p>
        </w:tc>
        <w:tc>
          <w:tcPr>
            <w:tcW w:w="864" w:type="dxa"/>
          </w:tcPr>
          <w:p w14:paraId="70C46AD2" w14:textId="77777777" w:rsidR="009326A6" w:rsidRDefault="00D058EB">
            <w:pPr>
              <w:spacing w:before="10" w:after="10"/>
              <w:jc w:val="center"/>
            </w:pPr>
            <w:r>
              <w:rPr>
                <w:sz w:val="20"/>
              </w:rPr>
              <w:t>D</w:t>
            </w:r>
          </w:p>
        </w:tc>
        <w:tc>
          <w:tcPr>
            <w:tcW w:w="2160" w:type="dxa"/>
          </w:tcPr>
          <w:p w14:paraId="3A43001D" w14:textId="77777777" w:rsidR="009326A6" w:rsidRDefault="00D058EB">
            <w:pPr>
              <w:spacing w:before="10" w:after="10"/>
              <w:jc w:val="center"/>
            </w:pPr>
            <w:r>
              <w:rPr>
                <w:sz w:val="20"/>
              </w:rPr>
              <w:t>15 years</w:t>
            </w:r>
          </w:p>
        </w:tc>
        <w:tc>
          <w:tcPr>
            <w:tcW w:w="2592" w:type="dxa"/>
          </w:tcPr>
          <w:p w14:paraId="37681BE6" w14:textId="77777777" w:rsidR="009326A6" w:rsidRDefault="009326A6">
            <w:pPr>
              <w:spacing w:before="10" w:after="10"/>
            </w:pPr>
            <w:hyperlink w:anchor="TurnerTownsend2025" w:history="1">
              <w:r>
                <w:rPr>
                  <w:color w:val="1F3864"/>
                  <w:sz w:val="20"/>
                  <w:u w:val="single"/>
                </w:rPr>
                <w:t>Turner and Townsend (2025)</w:t>
              </w:r>
            </w:hyperlink>
          </w:p>
        </w:tc>
      </w:tr>
      <w:tr w:rsidR="009326A6" w14:paraId="2D7FA528" w14:textId="77777777">
        <w:trPr>
          <w:jc w:val="center"/>
        </w:trPr>
        <w:tc>
          <w:tcPr>
            <w:tcW w:w="3744" w:type="dxa"/>
          </w:tcPr>
          <w:p w14:paraId="7EF0E30C" w14:textId="77777777" w:rsidR="009326A6" w:rsidRDefault="00D058EB">
            <w:pPr>
              <w:spacing w:before="10" w:after="10"/>
            </w:pPr>
            <w:r>
              <w:rPr>
                <w:sz w:val="20"/>
              </w:rPr>
              <w:t>Latency degradation per ms of RTT</w:t>
            </w:r>
          </w:p>
        </w:tc>
        <w:tc>
          <w:tcPr>
            <w:tcW w:w="864" w:type="dxa"/>
          </w:tcPr>
          <w:p w14:paraId="7A433AA4" w14:textId="77777777" w:rsidR="009326A6" w:rsidRDefault="00D058EB">
            <w:pPr>
              <w:spacing w:before="10" w:after="10"/>
              <w:jc w:val="center"/>
            </w:pPr>
            <w:r>
              <w:rPr>
                <w:sz w:val="20"/>
              </w:rPr>
              <w:t>τ</w:t>
            </w:r>
          </w:p>
        </w:tc>
        <w:tc>
          <w:tcPr>
            <w:tcW w:w="2160" w:type="dxa"/>
          </w:tcPr>
          <w:p w14:paraId="002DAC61" w14:textId="77777777" w:rsidR="009326A6" w:rsidRDefault="00D058EB">
            <w:pPr>
              <w:spacing w:before="10" w:after="10"/>
              <w:jc w:val="center"/>
            </w:pPr>
            <w:r>
              <w:rPr>
                <w:sz w:val="20"/>
              </w:rPr>
              <w:t>0.0008 per ms</w:t>
            </w:r>
          </w:p>
        </w:tc>
        <w:tc>
          <w:tcPr>
            <w:tcW w:w="2592" w:type="dxa"/>
          </w:tcPr>
          <w:p w14:paraId="733AB005" w14:textId="77777777" w:rsidR="009326A6" w:rsidRDefault="00D058EB">
            <w:pPr>
              <w:spacing w:before="10" w:after="10"/>
            </w:pPr>
            <w:r>
              <w:rPr>
                <w:sz w:val="20"/>
              </w:rPr>
              <w:t>Calibrated</w:t>
            </w:r>
          </w:p>
        </w:tc>
      </w:tr>
      <w:tr w:rsidR="009326A6" w14:paraId="5D1EC75D" w14:textId="77777777">
        <w:trPr>
          <w:jc w:val="center"/>
        </w:trPr>
        <w:tc>
          <w:tcPr>
            <w:tcW w:w="3744" w:type="dxa"/>
          </w:tcPr>
          <w:p w14:paraId="14EFC2A1" w14:textId="77777777" w:rsidR="009326A6" w:rsidRDefault="00D058EB">
            <w:pPr>
              <w:spacing w:before="10" w:after="10"/>
            </w:pPr>
            <w:r>
              <w:rPr>
                <w:sz w:val="20"/>
              </w:rPr>
              <w:t>Bilateral sovereignty premium</w:t>
            </w:r>
          </w:p>
        </w:tc>
        <w:tc>
          <w:tcPr>
            <w:tcW w:w="864" w:type="dxa"/>
          </w:tcPr>
          <w:p w14:paraId="4D0A5ED3" w14:textId="77777777" w:rsidR="009326A6" w:rsidRDefault="00D058EB">
            <w:pPr>
              <w:spacing w:before="10" w:after="1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oMath>
            </m:oMathPara>
          </w:p>
        </w:tc>
        <w:tc>
          <w:tcPr>
            <w:tcW w:w="2160" w:type="dxa"/>
          </w:tcPr>
          <w:p w14:paraId="17EA54A0" w14:textId="77777777" w:rsidR="009326A6" w:rsidRDefault="00D058EB">
            <w:pPr>
              <w:spacing w:before="10" w:after="10"/>
              <w:jc w:val="center"/>
            </w:pPr>
            <w:r>
              <w:rPr>
                <w:sz w:val="20"/>
              </w:rPr>
              <w:t>Eq. (2)</w:t>
            </w:r>
          </w:p>
        </w:tc>
        <w:tc>
          <w:tcPr>
            <w:tcW w:w="2592" w:type="dxa"/>
          </w:tcPr>
          <w:p w14:paraId="13BD381F" w14:textId="77777777" w:rsidR="009326A6" w:rsidRDefault="00D058EB">
            <w:pPr>
              <w:spacing w:before="10" w:after="10"/>
            </w:pPr>
            <w:r>
              <w:rPr>
                <w:color w:val="1F3864"/>
                <w:sz w:val="20"/>
                <w:u w:val="single"/>
              </w:rPr>
              <w:t>Bailey et al. (2017)</w:t>
            </w:r>
          </w:p>
        </w:tc>
      </w:tr>
      <w:tr w:rsidR="009326A6" w14:paraId="246119F0" w14:textId="77777777">
        <w:trPr>
          <w:jc w:val="center"/>
        </w:trPr>
        <w:tc>
          <w:tcPr>
            <w:tcW w:w="3744" w:type="dxa"/>
          </w:tcPr>
          <w:p w14:paraId="00D32D48" w14:textId="77777777" w:rsidR="009326A6" w:rsidRDefault="00D058EB">
            <w:pPr>
              <w:spacing w:before="10" w:after="10"/>
            </w:pPr>
            <w:r>
              <w:rPr>
                <w:sz w:val="20"/>
              </w:rPr>
              <w:t>Training share of compute demand</w:t>
            </w:r>
          </w:p>
        </w:tc>
        <w:tc>
          <w:tcPr>
            <w:tcW w:w="864" w:type="dxa"/>
          </w:tcPr>
          <w:p w14:paraId="407CC540" w14:textId="77777777" w:rsidR="009326A6" w:rsidRDefault="00D058EB">
            <w:pPr>
              <w:spacing w:before="10" w:after="10"/>
              <w:jc w:val="center"/>
            </w:pPr>
            <w:r>
              <w:rPr>
                <w:sz w:val="20"/>
              </w:rPr>
              <w:t>α</w:t>
            </w:r>
          </w:p>
        </w:tc>
        <w:tc>
          <w:tcPr>
            <w:tcW w:w="2160" w:type="dxa"/>
          </w:tcPr>
          <w:p w14:paraId="0DA7F488" w14:textId="77777777" w:rsidR="009326A6" w:rsidRDefault="00D058EB">
            <w:pPr>
              <w:spacing w:before="10" w:after="10"/>
              <w:jc w:val="center"/>
            </w:pPr>
            <w:r>
              <w:rPr>
                <w:sz w:val="20"/>
              </w:rPr>
              <w:t>0.50</w:t>
            </w:r>
          </w:p>
        </w:tc>
        <w:tc>
          <w:tcPr>
            <w:tcW w:w="2592" w:type="dxa"/>
          </w:tcPr>
          <w:p w14:paraId="7F5CC0E5" w14:textId="77777777" w:rsidR="009326A6" w:rsidRDefault="009326A6">
            <w:pPr>
              <w:spacing w:before="10" w:after="10"/>
            </w:pPr>
            <w:hyperlink w:anchor="Deloitte2025" w:history="1">
              <w:r>
                <w:rPr>
                  <w:color w:val="1F3864"/>
                  <w:sz w:val="20"/>
                  <w:u w:val="single"/>
                </w:rPr>
                <w:t>Deloitte (2025)</w:t>
              </w:r>
            </w:hyperlink>
          </w:p>
        </w:tc>
      </w:tr>
      <w:tr w:rsidR="009326A6" w14:paraId="0FCFDE37" w14:textId="77777777">
        <w:trPr>
          <w:jc w:val="center"/>
        </w:trPr>
        <w:tc>
          <w:tcPr>
            <w:tcW w:w="3744" w:type="dxa"/>
            <w:tcBorders>
              <w:bottom w:val="double" w:sz="4" w:space="0" w:color="auto"/>
            </w:tcBorders>
          </w:tcPr>
          <w:p w14:paraId="3C2CD2B2" w14:textId="77777777" w:rsidR="009326A6" w:rsidRDefault="00D058EB">
            <w:pPr>
              <w:spacing w:before="10" w:after="10"/>
            </w:pPr>
            <w:r>
              <w:rPr>
                <w:sz w:val="20"/>
              </w:rPr>
              <w:t>Total global compute demand</w:t>
            </w:r>
          </w:p>
        </w:tc>
        <w:tc>
          <w:tcPr>
            <w:tcW w:w="864" w:type="dxa"/>
            <w:tcBorders>
              <w:bottom w:val="double" w:sz="4" w:space="0" w:color="auto"/>
            </w:tcBorders>
          </w:tcPr>
          <w:p w14:paraId="1E9BCD95" w14:textId="77777777" w:rsidR="009326A6" w:rsidRDefault="00D058EB">
            <w:pPr>
              <w:spacing w:before="10" w:after="10"/>
              <w:jc w:val="center"/>
            </w:pPr>
            <w:r>
              <w:rPr>
                <w:sz w:val="20"/>
              </w:rPr>
              <w:t>Q</w:t>
            </w:r>
          </w:p>
        </w:tc>
        <w:tc>
          <w:tcPr>
            <w:tcW w:w="2160" w:type="dxa"/>
            <w:tcBorders>
              <w:bottom w:val="double" w:sz="4" w:space="0" w:color="auto"/>
            </w:tcBorders>
          </w:tcPr>
          <w:p w14:paraId="5A2A9B94" w14:textId="77777777" w:rsidR="009326A6" w:rsidRDefault="00D058EB">
            <w:pPr>
              <w:spacing w:before="10" w:after="10"/>
              <w:jc w:val="center"/>
            </w:pPr>
            <w:r>
              <w:rPr>
                <w:sz w:val="20"/>
              </w:rPr>
              <w:t>6×10¹⁰ GPU-hr/yr</w:t>
            </w:r>
          </w:p>
        </w:tc>
        <w:tc>
          <w:tcPr>
            <w:tcW w:w="2592" w:type="dxa"/>
            <w:tcBorders>
              <w:bottom w:val="double" w:sz="4" w:space="0" w:color="auto"/>
            </w:tcBorders>
          </w:tcPr>
          <w:p w14:paraId="2F9F5D6D" w14:textId="77777777" w:rsidR="009326A6" w:rsidRDefault="009326A6">
            <w:pPr>
              <w:spacing w:before="10" w:after="10"/>
            </w:pPr>
            <w:hyperlink w:anchor="EpochAI2024" w:history="1">
              <w:r>
                <w:rPr>
                  <w:color w:val="1F3864"/>
                  <w:sz w:val="20"/>
                  <w:u w:val="single"/>
                </w:rPr>
                <w:t>Epoch AI (2024)</w:t>
              </w:r>
            </w:hyperlink>
          </w:p>
        </w:tc>
      </w:tr>
    </w:tbl>
    <w:p w14:paraId="3D55E483" w14:textId="77777777" w:rsidR="009326A6" w:rsidRDefault="00D058EB">
      <w:pPr>
        <w:spacing w:before="80" w:after="120" w:line="240" w:lineRule="auto"/>
        <w:sectPr w:rsidR="009326A6">
          <w:footerReference w:type="default" r:id="rId13"/>
          <w:footerReference w:type="first" r:id="rId14"/>
          <w:pgSz w:w="12240" w:h="15840"/>
          <w:pgMar w:top="1440" w:right="1440" w:bottom="1440" w:left="1440" w:header="720" w:footer="720" w:gutter="0"/>
          <w:cols w:space="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w:t>
      </w:r>
      <w:r>
        <w:rPr>
          <w:sz w:val="20"/>
        </w:rPr>
        <w:t>ᵢⱼ</w:t>
      </w:r>
      <w:r>
        <w:rPr>
          <w:sz w:val="20"/>
        </w:rPr>
        <w:t xml:space="preserve"> (equation 2).</w:t>
      </w:r>
    </w:p>
    <w:bookmarkStart w:id="129" w:name="Table3"/>
    <w:p w14:paraId="232C3B33" w14:textId="77777777" w:rsidR="009326A6" w:rsidRDefault="00D058EB">
      <w:pPr>
        <w:spacing w:after="60"/>
        <w:jc w:val="both"/>
      </w:pPr>
      <w:r>
        <w:lastRenderedPageBreak/>
        <w:fldChar w:fldCharType="begin"/>
      </w:r>
      <w:r>
        <w:instrText>HYPERLINK \l "Table3txt"</w:instrText>
      </w:r>
      <w:r>
        <w:fldChar w:fldCharType="separate"/>
      </w:r>
      <w:r>
        <w:rPr>
          <w:b/>
          <w:color w:val="1F3864"/>
          <w:sz w:val="20"/>
          <w:u w:val="single"/>
        </w:rPr>
        <w:t>Table 3</w:t>
      </w:r>
      <w:r>
        <w:fldChar w:fldCharType="end"/>
      </w:r>
      <w:bookmarkEnd w:id="129"/>
      <w:r>
        <w:rPr>
          <w:b/>
          <w:sz w:val="20"/>
        </w:rPr>
        <w:t>. Country rankings under alternative cost and sovereignty specifications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4"/>
        <w:gridCol w:w="1051"/>
        <w:gridCol w:w="1027"/>
        <w:gridCol w:w="2554"/>
        <w:gridCol w:w="1051"/>
        <w:gridCol w:w="1027"/>
        <w:gridCol w:w="2554"/>
        <w:gridCol w:w="1051"/>
        <w:gridCol w:w="1027"/>
      </w:tblGrid>
      <w:tr w:rsidR="009326A6" w14:paraId="229623BF" w14:textId="77777777">
        <w:trPr>
          <w:jc w:val="center"/>
        </w:trPr>
        <w:tc>
          <w:tcPr>
            <w:tcW w:w="450" w:type="dxa"/>
            <w:gridSpan w:val="3"/>
            <w:tcBorders>
              <w:top w:val="single" w:sz="4" w:space="0" w:color="auto"/>
              <w:bottom w:val="single" w:sz="4" w:space="0" w:color="auto"/>
            </w:tcBorders>
          </w:tcPr>
          <w:p w14:paraId="72E7E38C" w14:textId="77777777" w:rsidR="009326A6" w:rsidRDefault="00D058EB">
            <w:pPr>
              <w:spacing w:before="10" w:after="10"/>
              <w:jc w:val="center"/>
            </w:pPr>
            <w:r>
              <w:rPr>
                <w:b/>
                <w:sz w:val="16"/>
              </w:rPr>
              <w:t>(1) Raw Electricity</w:t>
            </w:r>
          </w:p>
        </w:tc>
        <w:tc>
          <w:tcPr>
            <w:tcW w:w="450" w:type="dxa"/>
            <w:gridSpan w:val="3"/>
            <w:tcBorders>
              <w:top w:val="single" w:sz="4" w:space="0" w:color="auto"/>
              <w:bottom w:val="single" w:sz="4" w:space="0" w:color="auto"/>
            </w:tcBorders>
          </w:tcPr>
          <w:p w14:paraId="451171C3" w14:textId="77777777" w:rsidR="009326A6" w:rsidRDefault="00D058EB">
            <w:pPr>
              <w:spacing w:before="10" w:after="10"/>
              <w:jc w:val="center"/>
            </w:pPr>
            <w:r>
              <w:rPr>
                <w:b/>
                <w:sz w:val="16"/>
              </w:rPr>
              <w:t>(2) Cost-Recovery</w:t>
            </w:r>
          </w:p>
        </w:tc>
        <w:tc>
          <w:tcPr>
            <w:tcW w:w="450" w:type="dxa"/>
            <w:gridSpan w:val="3"/>
            <w:tcBorders>
              <w:top w:val="single" w:sz="4" w:space="0" w:color="auto"/>
              <w:bottom w:val="single" w:sz="4" w:space="0" w:color="auto"/>
            </w:tcBorders>
          </w:tcPr>
          <w:p w14:paraId="49462214" w14:textId="77777777" w:rsidR="009326A6" w:rsidRDefault="00D058EB">
            <w:pPr>
              <w:spacing w:before="10" w:after="10"/>
              <w:jc w:val="center"/>
            </w:pPr>
            <w:r>
              <w:rPr>
                <w:b/>
                <w:sz w:val="16"/>
              </w:rPr>
              <w:t>(3) Bilateral</w:t>
            </w:r>
          </w:p>
        </w:tc>
      </w:tr>
      <w:tr w:rsidR="009326A6" w14:paraId="664B7305" w14:textId="77777777">
        <w:trPr>
          <w:jc w:val="center"/>
        </w:trPr>
        <w:tc>
          <w:tcPr>
            <w:tcW w:w="1400" w:type="dxa"/>
            <w:tcBorders>
              <w:top w:val="single" w:sz="4" w:space="0" w:color="auto"/>
              <w:bottom w:val="single" w:sz="4" w:space="0" w:color="auto"/>
            </w:tcBorders>
          </w:tcPr>
          <w:p w14:paraId="74E61EFD" w14:textId="77777777" w:rsidR="009326A6" w:rsidRDefault="00D058EB">
            <w:pPr>
              <w:spacing w:before="10" w:after="10"/>
            </w:pPr>
            <w:r>
              <w:rPr>
                <w:b/>
                <w:sz w:val="16"/>
              </w:rPr>
              <w:t>Country</w:t>
            </w:r>
          </w:p>
        </w:tc>
        <w:tc>
          <w:tcPr>
            <w:tcW w:w="550" w:type="dxa"/>
            <w:tcBorders>
              <w:top w:val="single" w:sz="4" w:space="0" w:color="auto"/>
              <w:bottom w:val="single" w:sz="4" w:space="0" w:color="auto"/>
            </w:tcBorders>
          </w:tcPr>
          <w:p w14:paraId="3B3FD07D" w14:textId="77777777" w:rsidR="009326A6" w:rsidRDefault="00D058EB">
            <w:pPr>
              <w:spacing w:before="10" w:after="10"/>
              <w:jc w:val="center"/>
            </w:pPr>
            <w:r>
              <w:rPr>
                <w:b/>
                <w:sz w:val="16"/>
              </w:rPr>
              <w:t>Pⱼ</w:t>
            </w:r>
          </w:p>
        </w:tc>
        <w:tc>
          <w:tcPr>
            <w:tcW w:w="450" w:type="dxa"/>
            <w:tcBorders>
              <w:top w:val="single" w:sz="4" w:space="0" w:color="auto"/>
              <w:bottom w:val="single" w:sz="4" w:space="0" w:color="auto"/>
            </w:tcBorders>
          </w:tcPr>
          <w:p w14:paraId="1A2E1990" w14:textId="77777777" w:rsidR="009326A6" w:rsidRDefault="00D058EB">
            <w:pPr>
              <w:spacing w:before="10" w:after="10"/>
              <w:jc w:val="center"/>
            </w:pPr>
            <w:r>
              <w:rPr>
                <w:b/>
                <w:sz w:val="16"/>
              </w:rPr>
              <w:t>Type</w:t>
            </w:r>
          </w:p>
        </w:tc>
        <w:tc>
          <w:tcPr>
            <w:tcW w:w="1400" w:type="dxa"/>
            <w:tcBorders>
              <w:top w:val="single" w:sz="4" w:space="0" w:color="auto"/>
              <w:bottom w:val="single" w:sz="4" w:space="0" w:color="auto"/>
            </w:tcBorders>
          </w:tcPr>
          <w:p w14:paraId="75976E18" w14:textId="77777777" w:rsidR="009326A6" w:rsidRDefault="00D058EB">
            <w:pPr>
              <w:spacing w:before="10" w:after="10"/>
            </w:pPr>
            <w:r>
              <w:rPr>
                <w:b/>
                <w:sz w:val="16"/>
              </w:rPr>
              <w:t>Country</w:t>
            </w:r>
          </w:p>
        </w:tc>
        <w:tc>
          <w:tcPr>
            <w:tcW w:w="550" w:type="dxa"/>
            <w:tcBorders>
              <w:top w:val="single" w:sz="4" w:space="0" w:color="auto"/>
              <w:bottom w:val="single" w:sz="4" w:space="0" w:color="auto"/>
            </w:tcBorders>
          </w:tcPr>
          <w:p w14:paraId="4D67852E" w14:textId="77777777" w:rsidR="009326A6" w:rsidRDefault="00D058EB">
            <w:pPr>
              <w:spacing w:before="10" w:after="10"/>
              <w:jc w:val="center"/>
            </w:pPr>
            <w:r>
              <w:rPr>
                <w:b/>
                <w:sz w:val="16"/>
              </w:rPr>
              <w:t>Pⱼ</w:t>
            </w:r>
          </w:p>
        </w:tc>
        <w:tc>
          <w:tcPr>
            <w:tcW w:w="450" w:type="dxa"/>
            <w:tcBorders>
              <w:top w:val="single" w:sz="4" w:space="0" w:color="auto"/>
              <w:bottom w:val="single" w:sz="4" w:space="0" w:color="auto"/>
            </w:tcBorders>
          </w:tcPr>
          <w:p w14:paraId="176D164C" w14:textId="77777777" w:rsidR="009326A6" w:rsidRDefault="00D058EB">
            <w:pPr>
              <w:spacing w:before="10" w:after="10"/>
              <w:jc w:val="center"/>
            </w:pPr>
            <w:r>
              <w:rPr>
                <w:b/>
                <w:sz w:val="16"/>
              </w:rPr>
              <w:t>Type</w:t>
            </w:r>
          </w:p>
        </w:tc>
        <w:tc>
          <w:tcPr>
            <w:tcW w:w="1400" w:type="dxa"/>
            <w:tcBorders>
              <w:top w:val="single" w:sz="4" w:space="0" w:color="auto"/>
              <w:bottom w:val="single" w:sz="4" w:space="0" w:color="auto"/>
            </w:tcBorders>
          </w:tcPr>
          <w:p w14:paraId="4EFD1A41" w14:textId="77777777" w:rsidR="009326A6" w:rsidRDefault="00D058EB">
            <w:pPr>
              <w:spacing w:before="10" w:after="10"/>
            </w:pPr>
            <w:r>
              <w:rPr>
                <w:b/>
                <w:sz w:val="16"/>
              </w:rPr>
              <w:t>Country</w:t>
            </w:r>
          </w:p>
        </w:tc>
        <w:tc>
          <w:tcPr>
            <w:tcW w:w="550" w:type="dxa"/>
            <w:tcBorders>
              <w:top w:val="single" w:sz="4" w:space="0" w:color="auto"/>
              <w:bottom w:val="single" w:sz="4" w:space="0" w:color="auto"/>
            </w:tcBorders>
          </w:tcPr>
          <w:p w14:paraId="5EE515BD" w14:textId="77777777" w:rsidR="009326A6" w:rsidRDefault="00D058EB">
            <w:pPr>
              <w:spacing w:before="10" w:after="10"/>
              <w:jc w:val="center"/>
            </w:pPr>
            <w:r>
              <w:rPr>
                <w:b/>
                <w:sz w:val="16"/>
              </w:rPr>
              <w:t>Pⱼₖ</w:t>
            </w:r>
          </w:p>
        </w:tc>
        <w:tc>
          <w:tcPr>
            <w:tcW w:w="450" w:type="dxa"/>
            <w:tcBorders>
              <w:top w:val="single" w:sz="4" w:space="0" w:color="auto"/>
              <w:bottom w:val="single" w:sz="4" w:space="0" w:color="auto"/>
            </w:tcBorders>
          </w:tcPr>
          <w:p w14:paraId="157FE39B" w14:textId="77777777" w:rsidR="009326A6" w:rsidRDefault="00D058EB">
            <w:pPr>
              <w:spacing w:before="10" w:after="10"/>
              <w:jc w:val="center"/>
            </w:pPr>
            <w:r>
              <w:rPr>
                <w:b/>
                <w:sz w:val="16"/>
              </w:rPr>
              <w:t>Type</w:t>
            </w:r>
          </w:p>
        </w:tc>
      </w:tr>
      <w:tr w:rsidR="009326A6" w14:paraId="4BBE285E" w14:textId="77777777">
        <w:trPr>
          <w:jc w:val="center"/>
        </w:trPr>
        <w:tc>
          <w:tcPr>
            <w:tcW w:w="1400" w:type="dxa"/>
          </w:tcPr>
          <w:p w14:paraId="77886C1E" w14:textId="77777777" w:rsidR="009326A6" w:rsidRDefault="00D058EB">
            <w:pPr>
              <w:spacing w:before="10" w:after="10"/>
            </w:pPr>
            <w:r>
              <w:rPr>
                <w:sz w:val="16"/>
              </w:rPr>
              <w:t>Iran</w:t>
            </w:r>
          </w:p>
        </w:tc>
        <w:tc>
          <w:tcPr>
            <w:tcW w:w="550" w:type="dxa"/>
          </w:tcPr>
          <w:p w14:paraId="47A8AAEB" w14:textId="77777777" w:rsidR="009326A6" w:rsidRDefault="00D058EB">
            <w:pPr>
              <w:spacing w:before="10" w:after="10"/>
              <w:jc w:val="center"/>
            </w:pPr>
            <w:r>
              <w:rPr>
                <w:sz w:val="16"/>
              </w:rPr>
              <w:t>$1.56</w:t>
            </w:r>
          </w:p>
        </w:tc>
        <w:tc>
          <w:tcPr>
            <w:tcW w:w="450" w:type="dxa"/>
          </w:tcPr>
          <w:p w14:paraId="2CB1C221" w14:textId="77777777" w:rsidR="009326A6" w:rsidRDefault="00D058EB">
            <w:pPr>
              <w:spacing w:before="10" w:after="10"/>
              <w:jc w:val="center"/>
            </w:pPr>
            <w:r>
              <w:rPr>
                <w:sz w:val="16"/>
              </w:rPr>
              <w:t>DD*</w:t>
            </w:r>
          </w:p>
        </w:tc>
        <w:tc>
          <w:tcPr>
            <w:tcW w:w="1400" w:type="dxa"/>
          </w:tcPr>
          <w:p w14:paraId="3A712DC7" w14:textId="77777777" w:rsidR="009326A6" w:rsidRDefault="00D058EB">
            <w:pPr>
              <w:spacing w:before="10" w:after="10"/>
            </w:pPr>
            <w:r>
              <w:rPr>
                <w:sz w:val="16"/>
              </w:rPr>
              <w:t>Kyrgyzstan</w:t>
            </w:r>
          </w:p>
        </w:tc>
        <w:tc>
          <w:tcPr>
            <w:tcW w:w="550" w:type="dxa"/>
          </w:tcPr>
          <w:p w14:paraId="22F5F134" w14:textId="77777777" w:rsidR="009326A6" w:rsidRDefault="00D058EB">
            <w:pPr>
              <w:spacing w:before="10" w:after="10"/>
              <w:jc w:val="center"/>
            </w:pPr>
            <w:r>
              <w:rPr>
                <w:sz w:val="16"/>
              </w:rPr>
              <w:t>$1.58</w:t>
            </w:r>
          </w:p>
        </w:tc>
        <w:tc>
          <w:tcPr>
            <w:tcW w:w="450" w:type="dxa"/>
          </w:tcPr>
          <w:p w14:paraId="50331D6C" w14:textId="77777777" w:rsidR="009326A6" w:rsidRDefault="00D058EB">
            <w:pPr>
              <w:spacing w:before="10" w:after="10"/>
              <w:jc w:val="center"/>
            </w:pPr>
            <w:r>
              <w:rPr>
                <w:sz w:val="16"/>
              </w:rPr>
              <w:t>EE†</w:t>
            </w:r>
          </w:p>
        </w:tc>
        <w:tc>
          <w:tcPr>
            <w:tcW w:w="1400" w:type="dxa"/>
          </w:tcPr>
          <w:p w14:paraId="53FCA7A7" w14:textId="77777777" w:rsidR="009326A6" w:rsidRDefault="00D058EB">
            <w:pPr>
              <w:spacing w:before="10" w:after="10"/>
            </w:pPr>
            <w:r>
              <w:rPr>
                <w:sz w:val="16"/>
              </w:rPr>
              <w:t>Canada</w:t>
            </w:r>
          </w:p>
        </w:tc>
        <w:tc>
          <w:tcPr>
            <w:tcW w:w="550" w:type="dxa"/>
          </w:tcPr>
          <w:p w14:paraId="1EB88F55" w14:textId="77777777" w:rsidR="009326A6" w:rsidRDefault="00D058EB">
            <w:pPr>
              <w:spacing w:before="10" w:after="10"/>
              <w:jc w:val="center"/>
            </w:pPr>
            <w:r>
              <w:rPr>
                <w:sz w:val="16"/>
              </w:rPr>
              <w:t>$1.59</w:t>
            </w:r>
          </w:p>
        </w:tc>
        <w:tc>
          <w:tcPr>
            <w:tcW w:w="450" w:type="dxa"/>
          </w:tcPr>
          <w:p w14:paraId="295F654E" w14:textId="77777777" w:rsidR="009326A6" w:rsidRDefault="00D058EB">
            <w:pPr>
              <w:spacing w:before="10" w:after="10"/>
              <w:jc w:val="center"/>
            </w:pPr>
            <w:r>
              <w:rPr>
                <w:sz w:val="16"/>
              </w:rPr>
              <w:t>EE</w:t>
            </w:r>
          </w:p>
        </w:tc>
      </w:tr>
      <w:tr w:rsidR="009326A6" w14:paraId="5E3502C0" w14:textId="77777777">
        <w:trPr>
          <w:jc w:val="center"/>
        </w:trPr>
        <w:tc>
          <w:tcPr>
            <w:tcW w:w="1400" w:type="dxa"/>
          </w:tcPr>
          <w:p w14:paraId="591F7F7B" w14:textId="77777777" w:rsidR="009326A6" w:rsidRDefault="00D058EB">
            <w:pPr>
              <w:spacing w:before="10" w:after="10"/>
            </w:pPr>
            <w:r>
              <w:rPr>
                <w:sz w:val="16"/>
              </w:rPr>
              <w:t>Turkmenistan</w:t>
            </w:r>
          </w:p>
        </w:tc>
        <w:tc>
          <w:tcPr>
            <w:tcW w:w="550" w:type="dxa"/>
          </w:tcPr>
          <w:p w14:paraId="286A69A7" w14:textId="77777777" w:rsidR="009326A6" w:rsidRDefault="00D058EB">
            <w:pPr>
              <w:spacing w:before="10" w:after="10"/>
              <w:jc w:val="center"/>
            </w:pPr>
            <w:r>
              <w:rPr>
                <w:sz w:val="16"/>
              </w:rPr>
              <w:t>$1.57</w:t>
            </w:r>
          </w:p>
        </w:tc>
        <w:tc>
          <w:tcPr>
            <w:tcW w:w="450" w:type="dxa"/>
          </w:tcPr>
          <w:p w14:paraId="1563E896" w14:textId="77777777" w:rsidR="009326A6" w:rsidRDefault="00D058EB">
            <w:pPr>
              <w:spacing w:before="10" w:after="10"/>
              <w:jc w:val="center"/>
            </w:pPr>
            <w:r>
              <w:rPr>
                <w:sz w:val="16"/>
              </w:rPr>
              <w:t>DD*</w:t>
            </w:r>
          </w:p>
        </w:tc>
        <w:tc>
          <w:tcPr>
            <w:tcW w:w="1400" w:type="dxa"/>
          </w:tcPr>
          <w:p w14:paraId="34DE8FD2" w14:textId="77777777" w:rsidR="009326A6" w:rsidRDefault="00D058EB">
            <w:pPr>
              <w:spacing w:before="10" w:after="10"/>
            </w:pPr>
            <w:r>
              <w:rPr>
                <w:sz w:val="16"/>
              </w:rPr>
              <w:t>Canada</w:t>
            </w:r>
          </w:p>
        </w:tc>
        <w:tc>
          <w:tcPr>
            <w:tcW w:w="550" w:type="dxa"/>
          </w:tcPr>
          <w:p w14:paraId="59403026" w14:textId="77777777" w:rsidR="009326A6" w:rsidRDefault="00D058EB">
            <w:pPr>
              <w:spacing w:before="10" w:after="10"/>
              <w:jc w:val="center"/>
            </w:pPr>
            <w:r>
              <w:rPr>
                <w:sz w:val="16"/>
              </w:rPr>
              <w:t>$1.59</w:t>
            </w:r>
          </w:p>
        </w:tc>
        <w:tc>
          <w:tcPr>
            <w:tcW w:w="450" w:type="dxa"/>
          </w:tcPr>
          <w:p w14:paraId="0E83F8E0" w14:textId="77777777" w:rsidR="009326A6" w:rsidRDefault="00D058EB">
            <w:pPr>
              <w:spacing w:before="10" w:after="10"/>
              <w:jc w:val="center"/>
            </w:pPr>
            <w:r>
              <w:rPr>
                <w:sz w:val="16"/>
              </w:rPr>
              <w:t>EE</w:t>
            </w:r>
          </w:p>
        </w:tc>
        <w:tc>
          <w:tcPr>
            <w:tcW w:w="1400" w:type="dxa"/>
          </w:tcPr>
          <w:p w14:paraId="77EF5F65" w14:textId="77777777" w:rsidR="009326A6" w:rsidRDefault="00D058EB">
            <w:pPr>
              <w:spacing w:before="10" w:after="10"/>
            </w:pPr>
            <w:r>
              <w:rPr>
                <w:sz w:val="16"/>
              </w:rPr>
              <w:t>USA</w:t>
            </w:r>
          </w:p>
        </w:tc>
        <w:tc>
          <w:tcPr>
            <w:tcW w:w="550" w:type="dxa"/>
          </w:tcPr>
          <w:p w14:paraId="352BA479" w14:textId="77777777" w:rsidR="009326A6" w:rsidRDefault="00D058EB">
            <w:pPr>
              <w:spacing w:before="10" w:after="10"/>
              <w:jc w:val="center"/>
            </w:pPr>
            <w:r>
              <w:rPr>
                <w:sz w:val="16"/>
              </w:rPr>
              <w:t>$1.63</w:t>
            </w:r>
          </w:p>
        </w:tc>
        <w:tc>
          <w:tcPr>
            <w:tcW w:w="450" w:type="dxa"/>
          </w:tcPr>
          <w:p w14:paraId="66517652" w14:textId="77777777" w:rsidR="009326A6" w:rsidRDefault="00D058EB">
            <w:pPr>
              <w:spacing w:before="10" w:after="10"/>
              <w:jc w:val="center"/>
            </w:pPr>
            <w:r>
              <w:rPr>
                <w:sz w:val="16"/>
              </w:rPr>
              <w:t>DD</w:t>
            </w:r>
          </w:p>
        </w:tc>
      </w:tr>
      <w:tr w:rsidR="009326A6" w14:paraId="2B8CBFB5" w14:textId="77777777">
        <w:trPr>
          <w:jc w:val="center"/>
        </w:trPr>
        <w:tc>
          <w:tcPr>
            <w:tcW w:w="1400" w:type="dxa"/>
          </w:tcPr>
          <w:p w14:paraId="32B76D39" w14:textId="77777777" w:rsidR="009326A6" w:rsidRDefault="00D058EB">
            <w:pPr>
              <w:spacing w:before="10" w:after="10"/>
            </w:pPr>
            <w:r>
              <w:rPr>
                <w:sz w:val="16"/>
              </w:rPr>
              <w:t>Ethiopia</w:t>
            </w:r>
          </w:p>
        </w:tc>
        <w:tc>
          <w:tcPr>
            <w:tcW w:w="550" w:type="dxa"/>
          </w:tcPr>
          <w:p w14:paraId="41E5E5A5" w14:textId="77777777" w:rsidR="009326A6" w:rsidRDefault="00D058EB">
            <w:pPr>
              <w:spacing w:before="10" w:after="10"/>
              <w:jc w:val="center"/>
            </w:pPr>
            <w:r>
              <w:rPr>
                <w:sz w:val="16"/>
              </w:rPr>
              <w:t>$1.58</w:t>
            </w:r>
          </w:p>
        </w:tc>
        <w:tc>
          <w:tcPr>
            <w:tcW w:w="450" w:type="dxa"/>
          </w:tcPr>
          <w:p w14:paraId="2BA7BECA" w14:textId="77777777" w:rsidR="009326A6" w:rsidRDefault="00D058EB">
            <w:pPr>
              <w:spacing w:before="10" w:after="10"/>
              <w:jc w:val="center"/>
            </w:pPr>
            <w:r>
              <w:rPr>
                <w:sz w:val="16"/>
              </w:rPr>
              <w:t>EE†</w:t>
            </w:r>
          </w:p>
        </w:tc>
        <w:tc>
          <w:tcPr>
            <w:tcW w:w="1400" w:type="dxa"/>
          </w:tcPr>
          <w:p w14:paraId="5D4F08AC" w14:textId="77777777" w:rsidR="009326A6" w:rsidRDefault="00D058EB">
            <w:pPr>
              <w:spacing w:before="10" w:after="10"/>
            </w:pPr>
            <w:r>
              <w:rPr>
                <w:sz w:val="16"/>
              </w:rPr>
              <w:t>Ethiopia</w:t>
            </w:r>
          </w:p>
        </w:tc>
        <w:tc>
          <w:tcPr>
            <w:tcW w:w="550" w:type="dxa"/>
          </w:tcPr>
          <w:p w14:paraId="3C0C9EA7" w14:textId="77777777" w:rsidR="009326A6" w:rsidRDefault="00D058EB">
            <w:pPr>
              <w:spacing w:before="10" w:after="10"/>
              <w:jc w:val="center"/>
            </w:pPr>
            <w:r>
              <w:rPr>
                <w:sz w:val="16"/>
              </w:rPr>
              <w:t>$1.59</w:t>
            </w:r>
          </w:p>
        </w:tc>
        <w:tc>
          <w:tcPr>
            <w:tcW w:w="450" w:type="dxa"/>
          </w:tcPr>
          <w:p w14:paraId="4B2F4349" w14:textId="77777777" w:rsidR="009326A6" w:rsidRDefault="00D058EB">
            <w:pPr>
              <w:spacing w:before="10" w:after="10"/>
              <w:jc w:val="center"/>
            </w:pPr>
            <w:r>
              <w:rPr>
                <w:sz w:val="16"/>
              </w:rPr>
              <w:t>II</w:t>
            </w:r>
          </w:p>
        </w:tc>
        <w:tc>
          <w:tcPr>
            <w:tcW w:w="1400" w:type="dxa"/>
          </w:tcPr>
          <w:p w14:paraId="6F352075" w14:textId="77777777" w:rsidR="009326A6" w:rsidRDefault="00D058EB">
            <w:pPr>
              <w:spacing w:before="10" w:after="10"/>
            </w:pPr>
            <w:r>
              <w:rPr>
                <w:sz w:val="16"/>
              </w:rPr>
              <w:t>Australia</w:t>
            </w:r>
          </w:p>
        </w:tc>
        <w:tc>
          <w:tcPr>
            <w:tcW w:w="550" w:type="dxa"/>
          </w:tcPr>
          <w:p w14:paraId="642B19A5" w14:textId="77777777" w:rsidR="009326A6" w:rsidRDefault="00D058EB">
            <w:pPr>
              <w:spacing w:before="10" w:after="10"/>
              <w:jc w:val="center"/>
            </w:pPr>
            <w:r>
              <w:rPr>
                <w:sz w:val="16"/>
              </w:rPr>
              <w:t>$1.65</w:t>
            </w:r>
          </w:p>
        </w:tc>
        <w:tc>
          <w:tcPr>
            <w:tcW w:w="450" w:type="dxa"/>
          </w:tcPr>
          <w:p w14:paraId="6483B391" w14:textId="77777777" w:rsidR="009326A6" w:rsidRDefault="00D058EB">
            <w:pPr>
              <w:spacing w:before="10" w:after="10"/>
              <w:jc w:val="center"/>
            </w:pPr>
            <w:r>
              <w:rPr>
                <w:sz w:val="16"/>
              </w:rPr>
              <w:t>II</w:t>
            </w:r>
          </w:p>
        </w:tc>
      </w:tr>
      <w:tr w:rsidR="009326A6" w14:paraId="25E07C0F" w14:textId="77777777">
        <w:trPr>
          <w:jc w:val="center"/>
        </w:trPr>
        <w:tc>
          <w:tcPr>
            <w:tcW w:w="1400" w:type="dxa"/>
          </w:tcPr>
          <w:p w14:paraId="51A34A29" w14:textId="77777777" w:rsidR="009326A6" w:rsidRDefault="00D058EB">
            <w:pPr>
              <w:spacing w:before="10" w:after="10"/>
            </w:pPr>
            <w:r>
              <w:rPr>
                <w:sz w:val="16"/>
              </w:rPr>
              <w:t>Kyrgyzstan</w:t>
            </w:r>
          </w:p>
        </w:tc>
        <w:tc>
          <w:tcPr>
            <w:tcW w:w="550" w:type="dxa"/>
          </w:tcPr>
          <w:p w14:paraId="0060E4B5" w14:textId="77777777" w:rsidR="009326A6" w:rsidRDefault="00D058EB">
            <w:pPr>
              <w:spacing w:before="10" w:after="10"/>
              <w:jc w:val="center"/>
            </w:pPr>
            <w:r>
              <w:rPr>
                <w:sz w:val="16"/>
              </w:rPr>
              <w:t>$1.58</w:t>
            </w:r>
          </w:p>
        </w:tc>
        <w:tc>
          <w:tcPr>
            <w:tcW w:w="450" w:type="dxa"/>
          </w:tcPr>
          <w:p w14:paraId="2032B71E" w14:textId="77777777" w:rsidR="009326A6" w:rsidRDefault="00D058EB">
            <w:pPr>
              <w:spacing w:before="10" w:after="10"/>
              <w:jc w:val="center"/>
            </w:pPr>
            <w:r>
              <w:rPr>
                <w:sz w:val="16"/>
              </w:rPr>
              <w:t>EE†</w:t>
            </w:r>
          </w:p>
        </w:tc>
        <w:tc>
          <w:tcPr>
            <w:tcW w:w="1400" w:type="dxa"/>
          </w:tcPr>
          <w:p w14:paraId="54A7B8B0" w14:textId="77777777" w:rsidR="009326A6" w:rsidRDefault="00D058EB">
            <w:pPr>
              <w:spacing w:before="10" w:after="10"/>
            </w:pPr>
            <w:r>
              <w:rPr>
                <w:sz w:val="16"/>
              </w:rPr>
              <w:t>Kosovo</w:t>
            </w:r>
          </w:p>
        </w:tc>
        <w:tc>
          <w:tcPr>
            <w:tcW w:w="550" w:type="dxa"/>
          </w:tcPr>
          <w:p w14:paraId="41652868" w14:textId="77777777" w:rsidR="009326A6" w:rsidRDefault="00D058EB">
            <w:pPr>
              <w:spacing w:before="10" w:after="10"/>
              <w:jc w:val="center"/>
            </w:pPr>
            <w:r>
              <w:rPr>
                <w:sz w:val="16"/>
              </w:rPr>
              <w:t>$1.60</w:t>
            </w:r>
          </w:p>
        </w:tc>
        <w:tc>
          <w:tcPr>
            <w:tcW w:w="450" w:type="dxa"/>
          </w:tcPr>
          <w:p w14:paraId="60CBE9E8" w14:textId="77777777" w:rsidR="009326A6" w:rsidRDefault="00D058EB">
            <w:pPr>
              <w:spacing w:before="10" w:after="10"/>
              <w:jc w:val="center"/>
            </w:pPr>
            <w:r>
              <w:rPr>
                <w:sz w:val="16"/>
              </w:rPr>
              <w:t>IE†</w:t>
            </w:r>
          </w:p>
        </w:tc>
        <w:tc>
          <w:tcPr>
            <w:tcW w:w="1400" w:type="dxa"/>
          </w:tcPr>
          <w:p w14:paraId="09D9581B" w14:textId="77777777" w:rsidR="009326A6" w:rsidRDefault="00D058EB">
            <w:pPr>
              <w:spacing w:before="10" w:after="10"/>
            </w:pPr>
            <w:r>
              <w:rPr>
                <w:sz w:val="16"/>
              </w:rPr>
              <w:t>Kyrgyzstan</w:t>
            </w:r>
          </w:p>
        </w:tc>
        <w:tc>
          <w:tcPr>
            <w:tcW w:w="550" w:type="dxa"/>
          </w:tcPr>
          <w:p w14:paraId="7215A9B8" w14:textId="77777777" w:rsidR="009326A6" w:rsidRDefault="00D058EB">
            <w:pPr>
              <w:spacing w:before="10" w:after="10"/>
              <w:jc w:val="center"/>
            </w:pPr>
            <w:r>
              <w:rPr>
                <w:sz w:val="16"/>
              </w:rPr>
              <w:t>$1.65</w:t>
            </w:r>
          </w:p>
        </w:tc>
        <w:tc>
          <w:tcPr>
            <w:tcW w:w="450" w:type="dxa"/>
          </w:tcPr>
          <w:p w14:paraId="441CF499" w14:textId="77777777" w:rsidR="009326A6" w:rsidRDefault="00D058EB">
            <w:pPr>
              <w:spacing w:before="10" w:after="10"/>
              <w:jc w:val="center"/>
            </w:pPr>
            <w:r>
              <w:rPr>
                <w:sz w:val="16"/>
              </w:rPr>
              <w:t>EE†</w:t>
            </w:r>
          </w:p>
        </w:tc>
      </w:tr>
      <w:tr w:rsidR="009326A6" w14:paraId="699A5DB3" w14:textId="77777777">
        <w:trPr>
          <w:jc w:val="center"/>
        </w:trPr>
        <w:tc>
          <w:tcPr>
            <w:tcW w:w="1400" w:type="dxa"/>
          </w:tcPr>
          <w:p w14:paraId="30040332" w14:textId="77777777" w:rsidR="009326A6" w:rsidRDefault="00D058EB">
            <w:pPr>
              <w:spacing w:before="10" w:after="10"/>
            </w:pPr>
            <w:r>
              <w:rPr>
                <w:sz w:val="16"/>
              </w:rPr>
              <w:t>Egypt</w:t>
            </w:r>
          </w:p>
        </w:tc>
        <w:tc>
          <w:tcPr>
            <w:tcW w:w="550" w:type="dxa"/>
          </w:tcPr>
          <w:p w14:paraId="24FB7466" w14:textId="77777777" w:rsidR="009326A6" w:rsidRDefault="00D058EB">
            <w:pPr>
              <w:spacing w:before="10" w:after="10"/>
              <w:jc w:val="center"/>
            </w:pPr>
            <w:r>
              <w:rPr>
                <w:sz w:val="16"/>
              </w:rPr>
              <w:t>$1.58</w:t>
            </w:r>
          </w:p>
        </w:tc>
        <w:tc>
          <w:tcPr>
            <w:tcW w:w="450" w:type="dxa"/>
          </w:tcPr>
          <w:p w14:paraId="5DAD41B9" w14:textId="77777777" w:rsidR="009326A6" w:rsidRDefault="00D058EB">
            <w:pPr>
              <w:spacing w:before="10" w:after="10"/>
              <w:jc w:val="center"/>
            </w:pPr>
            <w:r>
              <w:rPr>
                <w:sz w:val="16"/>
              </w:rPr>
              <w:t>EE†</w:t>
            </w:r>
          </w:p>
        </w:tc>
        <w:tc>
          <w:tcPr>
            <w:tcW w:w="1400" w:type="dxa"/>
          </w:tcPr>
          <w:p w14:paraId="5ABF39C9" w14:textId="77777777" w:rsidR="009326A6" w:rsidRDefault="00D058EB">
            <w:pPr>
              <w:spacing w:before="10" w:after="10"/>
            </w:pPr>
            <w:r>
              <w:rPr>
                <w:sz w:val="16"/>
              </w:rPr>
              <w:t>Tajikistan</w:t>
            </w:r>
          </w:p>
        </w:tc>
        <w:tc>
          <w:tcPr>
            <w:tcW w:w="550" w:type="dxa"/>
          </w:tcPr>
          <w:p w14:paraId="7518BD37" w14:textId="77777777" w:rsidR="009326A6" w:rsidRDefault="00D058EB">
            <w:pPr>
              <w:spacing w:before="10" w:after="10"/>
              <w:jc w:val="center"/>
            </w:pPr>
            <w:r>
              <w:rPr>
                <w:sz w:val="16"/>
              </w:rPr>
              <w:t>$1.60</w:t>
            </w:r>
          </w:p>
        </w:tc>
        <w:tc>
          <w:tcPr>
            <w:tcW w:w="450" w:type="dxa"/>
          </w:tcPr>
          <w:p w14:paraId="511FE815" w14:textId="77777777" w:rsidR="009326A6" w:rsidRDefault="00D058EB">
            <w:pPr>
              <w:spacing w:before="10" w:after="10"/>
              <w:jc w:val="center"/>
            </w:pPr>
            <w:r>
              <w:rPr>
                <w:sz w:val="16"/>
              </w:rPr>
              <w:t>II</w:t>
            </w:r>
          </w:p>
        </w:tc>
        <w:tc>
          <w:tcPr>
            <w:tcW w:w="1400" w:type="dxa"/>
          </w:tcPr>
          <w:p w14:paraId="50174645" w14:textId="77777777" w:rsidR="009326A6" w:rsidRDefault="00D058EB">
            <w:pPr>
              <w:spacing w:before="10" w:after="10"/>
            </w:pPr>
            <w:r>
              <w:rPr>
                <w:sz w:val="16"/>
              </w:rPr>
              <w:t>Norway</w:t>
            </w:r>
          </w:p>
        </w:tc>
        <w:tc>
          <w:tcPr>
            <w:tcW w:w="550" w:type="dxa"/>
          </w:tcPr>
          <w:p w14:paraId="27EF9A56" w14:textId="77777777" w:rsidR="009326A6" w:rsidRDefault="00D058EB">
            <w:pPr>
              <w:spacing w:before="10" w:after="10"/>
              <w:jc w:val="center"/>
            </w:pPr>
            <w:r>
              <w:rPr>
                <w:sz w:val="16"/>
              </w:rPr>
              <w:t>$1.66</w:t>
            </w:r>
          </w:p>
        </w:tc>
        <w:tc>
          <w:tcPr>
            <w:tcW w:w="450" w:type="dxa"/>
          </w:tcPr>
          <w:p w14:paraId="2E00A3D8" w14:textId="77777777" w:rsidR="009326A6" w:rsidRDefault="00D058EB">
            <w:pPr>
              <w:spacing w:before="10" w:after="10"/>
              <w:jc w:val="center"/>
            </w:pPr>
            <w:r>
              <w:rPr>
                <w:sz w:val="16"/>
              </w:rPr>
              <w:t>DD</w:t>
            </w:r>
          </w:p>
        </w:tc>
      </w:tr>
      <w:tr w:rsidR="009326A6" w14:paraId="58683ACB" w14:textId="77777777">
        <w:trPr>
          <w:jc w:val="center"/>
        </w:trPr>
        <w:tc>
          <w:tcPr>
            <w:tcW w:w="1400" w:type="dxa"/>
          </w:tcPr>
          <w:p w14:paraId="620979C3" w14:textId="77777777" w:rsidR="009326A6" w:rsidRDefault="00D058EB">
            <w:pPr>
              <w:spacing w:before="10" w:after="10"/>
            </w:pPr>
            <w:r>
              <w:rPr>
                <w:sz w:val="16"/>
              </w:rPr>
              <w:t>Algeria</w:t>
            </w:r>
          </w:p>
        </w:tc>
        <w:tc>
          <w:tcPr>
            <w:tcW w:w="550" w:type="dxa"/>
          </w:tcPr>
          <w:p w14:paraId="20911099" w14:textId="77777777" w:rsidR="009326A6" w:rsidRDefault="00D058EB">
            <w:pPr>
              <w:spacing w:before="10" w:after="10"/>
              <w:jc w:val="center"/>
            </w:pPr>
            <w:r>
              <w:rPr>
                <w:sz w:val="16"/>
              </w:rPr>
              <w:t>$1.59</w:t>
            </w:r>
          </w:p>
        </w:tc>
        <w:tc>
          <w:tcPr>
            <w:tcW w:w="450" w:type="dxa"/>
          </w:tcPr>
          <w:p w14:paraId="7836807D" w14:textId="77777777" w:rsidR="009326A6" w:rsidRDefault="00D058EB">
            <w:pPr>
              <w:spacing w:before="10" w:after="10"/>
              <w:jc w:val="center"/>
            </w:pPr>
            <w:r>
              <w:rPr>
                <w:sz w:val="16"/>
              </w:rPr>
              <w:t>EE†</w:t>
            </w:r>
          </w:p>
        </w:tc>
        <w:tc>
          <w:tcPr>
            <w:tcW w:w="1400" w:type="dxa"/>
          </w:tcPr>
          <w:p w14:paraId="5DEC437A" w14:textId="77777777" w:rsidR="009326A6" w:rsidRDefault="00D058EB">
            <w:pPr>
              <w:spacing w:before="10" w:after="10"/>
            </w:pPr>
            <w:r>
              <w:rPr>
                <w:sz w:val="16"/>
              </w:rPr>
              <w:t>Montenegro</w:t>
            </w:r>
          </w:p>
        </w:tc>
        <w:tc>
          <w:tcPr>
            <w:tcW w:w="550" w:type="dxa"/>
          </w:tcPr>
          <w:p w14:paraId="4BE59A21" w14:textId="77777777" w:rsidR="009326A6" w:rsidRDefault="00D058EB">
            <w:pPr>
              <w:spacing w:before="10" w:after="10"/>
              <w:jc w:val="center"/>
            </w:pPr>
            <w:r>
              <w:rPr>
                <w:sz w:val="16"/>
              </w:rPr>
              <w:t>$1.60</w:t>
            </w:r>
          </w:p>
        </w:tc>
        <w:tc>
          <w:tcPr>
            <w:tcW w:w="450" w:type="dxa"/>
          </w:tcPr>
          <w:p w14:paraId="4256B2AA" w14:textId="77777777" w:rsidR="009326A6" w:rsidRDefault="00D058EB">
            <w:pPr>
              <w:spacing w:before="10" w:after="10"/>
              <w:jc w:val="center"/>
            </w:pPr>
            <w:r>
              <w:rPr>
                <w:sz w:val="16"/>
              </w:rPr>
              <w:t>IE†</w:t>
            </w:r>
          </w:p>
        </w:tc>
        <w:tc>
          <w:tcPr>
            <w:tcW w:w="1400" w:type="dxa"/>
          </w:tcPr>
          <w:p w14:paraId="1310F2F6" w14:textId="77777777" w:rsidR="009326A6" w:rsidRDefault="00D058EB">
            <w:pPr>
              <w:spacing w:before="10" w:after="10"/>
            </w:pPr>
            <w:r>
              <w:rPr>
                <w:sz w:val="16"/>
              </w:rPr>
              <w:t>Finland</w:t>
            </w:r>
          </w:p>
        </w:tc>
        <w:tc>
          <w:tcPr>
            <w:tcW w:w="550" w:type="dxa"/>
          </w:tcPr>
          <w:p w14:paraId="0C457A9F" w14:textId="77777777" w:rsidR="009326A6" w:rsidRDefault="00D058EB">
            <w:pPr>
              <w:spacing w:before="10" w:after="10"/>
              <w:jc w:val="center"/>
            </w:pPr>
            <w:r>
              <w:rPr>
                <w:sz w:val="16"/>
              </w:rPr>
              <w:t>$1.66</w:t>
            </w:r>
          </w:p>
        </w:tc>
        <w:tc>
          <w:tcPr>
            <w:tcW w:w="450" w:type="dxa"/>
          </w:tcPr>
          <w:p w14:paraId="607DE287" w14:textId="77777777" w:rsidR="009326A6" w:rsidRDefault="00D058EB">
            <w:pPr>
              <w:spacing w:before="10" w:after="10"/>
              <w:jc w:val="center"/>
            </w:pPr>
            <w:r>
              <w:rPr>
                <w:sz w:val="16"/>
              </w:rPr>
              <w:t>IE</w:t>
            </w:r>
          </w:p>
        </w:tc>
      </w:tr>
      <w:tr w:rsidR="009326A6" w14:paraId="40F36A83" w14:textId="77777777">
        <w:trPr>
          <w:jc w:val="center"/>
        </w:trPr>
        <w:tc>
          <w:tcPr>
            <w:tcW w:w="1400" w:type="dxa"/>
          </w:tcPr>
          <w:p w14:paraId="31A47136" w14:textId="77777777" w:rsidR="009326A6" w:rsidRDefault="00D058EB">
            <w:pPr>
              <w:spacing w:before="10" w:after="10"/>
            </w:pPr>
            <w:r>
              <w:rPr>
                <w:sz w:val="16"/>
              </w:rPr>
              <w:t>Canada</w:t>
            </w:r>
          </w:p>
        </w:tc>
        <w:tc>
          <w:tcPr>
            <w:tcW w:w="550" w:type="dxa"/>
          </w:tcPr>
          <w:p w14:paraId="0C97FAF0" w14:textId="77777777" w:rsidR="009326A6" w:rsidRDefault="00D058EB">
            <w:pPr>
              <w:spacing w:before="10" w:after="10"/>
              <w:jc w:val="center"/>
            </w:pPr>
            <w:r>
              <w:rPr>
                <w:sz w:val="16"/>
              </w:rPr>
              <w:t>$1.59</w:t>
            </w:r>
          </w:p>
        </w:tc>
        <w:tc>
          <w:tcPr>
            <w:tcW w:w="450" w:type="dxa"/>
          </w:tcPr>
          <w:p w14:paraId="3D828641" w14:textId="77777777" w:rsidR="009326A6" w:rsidRDefault="00D058EB">
            <w:pPr>
              <w:spacing w:before="10" w:after="10"/>
              <w:jc w:val="center"/>
            </w:pPr>
            <w:r>
              <w:rPr>
                <w:sz w:val="16"/>
              </w:rPr>
              <w:t>EE</w:t>
            </w:r>
          </w:p>
        </w:tc>
        <w:tc>
          <w:tcPr>
            <w:tcW w:w="1400" w:type="dxa"/>
          </w:tcPr>
          <w:p w14:paraId="536546E0" w14:textId="77777777" w:rsidR="009326A6" w:rsidRDefault="00D058EB">
            <w:pPr>
              <w:spacing w:before="10" w:after="10"/>
            </w:pPr>
            <w:r>
              <w:rPr>
                <w:sz w:val="16"/>
              </w:rPr>
              <w:t>China</w:t>
            </w:r>
          </w:p>
        </w:tc>
        <w:tc>
          <w:tcPr>
            <w:tcW w:w="550" w:type="dxa"/>
          </w:tcPr>
          <w:p w14:paraId="6F5CE25A" w14:textId="77777777" w:rsidR="009326A6" w:rsidRDefault="00D058EB">
            <w:pPr>
              <w:spacing w:before="10" w:after="10"/>
              <w:jc w:val="center"/>
            </w:pPr>
            <w:r>
              <w:rPr>
                <w:sz w:val="16"/>
              </w:rPr>
              <w:t>$1.61</w:t>
            </w:r>
          </w:p>
        </w:tc>
        <w:tc>
          <w:tcPr>
            <w:tcW w:w="450" w:type="dxa"/>
          </w:tcPr>
          <w:p w14:paraId="596494E0" w14:textId="77777777" w:rsidR="009326A6" w:rsidRDefault="00D058EB">
            <w:pPr>
              <w:spacing w:before="10" w:after="10"/>
              <w:jc w:val="center"/>
            </w:pPr>
            <w:r>
              <w:rPr>
                <w:sz w:val="16"/>
              </w:rPr>
              <w:t>II</w:t>
            </w:r>
          </w:p>
        </w:tc>
        <w:tc>
          <w:tcPr>
            <w:tcW w:w="1400" w:type="dxa"/>
          </w:tcPr>
          <w:p w14:paraId="02B02AB9" w14:textId="77777777" w:rsidR="009326A6" w:rsidRDefault="00D058EB">
            <w:pPr>
              <w:spacing w:before="10" w:after="10"/>
            </w:pPr>
            <w:r>
              <w:rPr>
                <w:sz w:val="16"/>
              </w:rPr>
              <w:t>Sweden</w:t>
            </w:r>
          </w:p>
        </w:tc>
        <w:tc>
          <w:tcPr>
            <w:tcW w:w="550" w:type="dxa"/>
          </w:tcPr>
          <w:p w14:paraId="3B63AA6A" w14:textId="77777777" w:rsidR="009326A6" w:rsidRDefault="00D058EB">
            <w:pPr>
              <w:spacing w:before="10" w:after="10"/>
              <w:jc w:val="center"/>
            </w:pPr>
            <w:r>
              <w:rPr>
                <w:sz w:val="16"/>
              </w:rPr>
              <w:t>$1.67</w:t>
            </w:r>
          </w:p>
        </w:tc>
        <w:tc>
          <w:tcPr>
            <w:tcW w:w="450" w:type="dxa"/>
          </w:tcPr>
          <w:p w14:paraId="798D689E" w14:textId="77777777" w:rsidR="009326A6" w:rsidRDefault="00D058EB">
            <w:pPr>
              <w:spacing w:before="10" w:after="10"/>
              <w:jc w:val="center"/>
            </w:pPr>
            <w:r>
              <w:rPr>
                <w:sz w:val="16"/>
              </w:rPr>
              <w:t>IE</w:t>
            </w:r>
          </w:p>
        </w:tc>
      </w:tr>
      <w:tr w:rsidR="009326A6" w14:paraId="0354AD0D" w14:textId="77777777">
        <w:trPr>
          <w:jc w:val="center"/>
        </w:trPr>
        <w:tc>
          <w:tcPr>
            <w:tcW w:w="1400" w:type="dxa"/>
          </w:tcPr>
          <w:p w14:paraId="5549F9D5" w14:textId="77777777" w:rsidR="009326A6" w:rsidRDefault="00D058EB">
            <w:pPr>
              <w:spacing w:before="10" w:after="10"/>
            </w:pPr>
            <w:r>
              <w:rPr>
                <w:sz w:val="16"/>
              </w:rPr>
              <w:t>Russia</w:t>
            </w:r>
          </w:p>
        </w:tc>
        <w:tc>
          <w:tcPr>
            <w:tcW w:w="550" w:type="dxa"/>
          </w:tcPr>
          <w:p w14:paraId="12023CD8" w14:textId="77777777" w:rsidR="009326A6" w:rsidRDefault="00D058EB">
            <w:pPr>
              <w:spacing w:before="10" w:after="10"/>
              <w:jc w:val="center"/>
            </w:pPr>
            <w:r>
              <w:rPr>
                <w:sz w:val="16"/>
              </w:rPr>
              <w:t>$1.59</w:t>
            </w:r>
          </w:p>
        </w:tc>
        <w:tc>
          <w:tcPr>
            <w:tcW w:w="450" w:type="dxa"/>
          </w:tcPr>
          <w:p w14:paraId="7AE4E37C" w14:textId="77777777" w:rsidR="009326A6" w:rsidRDefault="00D058EB">
            <w:pPr>
              <w:spacing w:before="10" w:after="10"/>
              <w:jc w:val="center"/>
            </w:pPr>
            <w:r>
              <w:rPr>
                <w:sz w:val="16"/>
              </w:rPr>
              <w:t>DD*</w:t>
            </w:r>
          </w:p>
        </w:tc>
        <w:tc>
          <w:tcPr>
            <w:tcW w:w="1400" w:type="dxa"/>
          </w:tcPr>
          <w:p w14:paraId="39F81504" w14:textId="77777777" w:rsidR="009326A6" w:rsidRDefault="00D058EB">
            <w:pPr>
              <w:spacing w:before="10" w:after="10"/>
            </w:pPr>
            <w:r>
              <w:rPr>
                <w:sz w:val="16"/>
              </w:rPr>
              <w:t>Ukraine</w:t>
            </w:r>
          </w:p>
        </w:tc>
        <w:tc>
          <w:tcPr>
            <w:tcW w:w="550" w:type="dxa"/>
          </w:tcPr>
          <w:p w14:paraId="7D4B15CA" w14:textId="77777777" w:rsidR="009326A6" w:rsidRDefault="00D058EB">
            <w:pPr>
              <w:spacing w:before="10" w:after="10"/>
              <w:jc w:val="center"/>
            </w:pPr>
            <w:r>
              <w:rPr>
                <w:sz w:val="16"/>
              </w:rPr>
              <w:t>$1.61</w:t>
            </w:r>
          </w:p>
        </w:tc>
        <w:tc>
          <w:tcPr>
            <w:tcW w:w="450" w:type="dxa"/>
          </w:tcPr>
          <w:p w14:paraId="448FD055" w14:textId="77777777" w:rsidR="009326A6" w:rsidRDefault="00D058EB">
            <w:pPr>
              <w:spacing w:before="10" w:after="10"/>
              <w:jc w:val="center"/>
            </w:pPr>
            <w:r>
              <w:rPr>
                <w:sz w:val="16"/>
              </w:rPr>
              <w:t>IE†</w:t>
            </w:r>
          </w:p>
        </w:tc>
        <w:tc>
          <w:tcPr>
            <w:tcW w:w="1400" w:type="dxa"/>
          </w:tcPr>
          <w:p w14:paraId="5C3820B9" w14:textId="77777777" w:rsidR="009326A6" w:rsidRDefault="00D058EB">
            <w:pPr>
              <w:spacing w:before="10" w:after="10"/>
            </w:pPr>
            <w:r>
              <w:rPr>
                <w:sz w:val="16"/>
              </w:rPr>
              <w:t>Ethiopia</w:t>
            </w:r>
          </w:p>
        </w:tc>
        <w:tc>
          <w:tcPr>
            <w:tcW w:w="550" w:type="dxa"/>
          </w:tcPr>
          <w:p w14:paraId="704C3CDC" w14:textId="77777777" w:rsidR="009326A6" w:rsidRDefault="00D058EB">
            <w:pPr>
              <w:spacing w:before="10" w:after="10"/>
              <w:jc w:val="center"/>
            </w:pPr>
            <w:r>
              <w:rPr>
                <w:sz w:val="16"/>
              </w:rPr>
              <w:t>$1.67</w:t>
            </w:r>
          </w:p>
        </w:tc>
        <w:tc>
          <w:tcPr>
            <w:tcW w:w="450" w:type="dxa"/>
          </w:tcPr>
          <w:p w14:paraId="37C7B417" w14:textId="77777777" w:rsidR="009326A6" w:rsidRDefault="00D058EB">
            <w:pPr>
              <w:spacing w:before="10" w:after="10"/>
              <w:jc w:val="center"/>
            </w:pPr>
            <w:r>
              <w:rPr>
                <w:sz w:val="16"/>
              </w:rPr>
              <w:t>DD</w:t>
            </w:r>
          </w:p>
        </w:tc>
      </w:tr>
      <w:tr w:rsidR="009326A6" w14:paraId="0390B4A6" w14:textId="77777777">
        <w:trPr>
          <w:jc w:val="center"/>
        </w:trPr>
        <w:tc>
          <w:tcPr>
            <w:tcW w:w="1400" w:type="dxa"/>
          </w:tcPr>
          <w:p w14:paraId="627F8544" w14:textId="77777777" w:rsidR="009326A6" w:rsidRDefault="00D058EB">
            <w:pPr>
              <w:spacing w:before="10" w:after="10"/>
            </w:pPr>
            <w:r>
              <w:rPr>
                <w:sz w:val="16"/>
              </w:rPr>
              <w:t>South Africa</w:t>
            </w:r>
          </w:p>
        </w:tc>
        <w:tc>
          <w:tcPr>
            <w:tcW w:w="550" w:type="dxa"/>
          </w:tcPr>
          <w:p w14:paraId="51286EBA" w14:textId="77777777" w:rsidR="009326A6" w:rsidRDefault="00D058EB">
            <w:pPr>
              <w:spacing w:before="10" w:after="10"/>
              <w:jc w:val="center"/>
            </w:pPr>
            <w:r>
              <w:rPr>
                <w:sz w:val="16"/>
              </w:rPr>
              <w:t>$1.60</w:t>
            </w:r>
          </w:p>
        </w:tc>
        <w:tc>
          <w:tcPr>
            <w:tcW w:w="450" w:type="dxa"/>
          </w:tcPr>
          <w:p w14:paraId="172CAB11" w14:textId="77777777" w:rsidR="009326A6" w:rsidRDefault="00D058EB">
            <w:pPr>
              <w:spacing w:before="10" w:after="10"/>
              <w:jc w:val="center"/>
            </w:pPr>
            <w:r>
              <w:rPr>
                <w:sz w:val="16"/>
              </w:rPr>
              <w:t>II</w:t>
            </w:r>
          </w:p>
        </w:tc>
        <w:tc>
          <w:tcPr>
            <w:tcW w:w="1400" w:type="dxa"/>
          </w:tcPr>
          <w:p w14:paraId="27AB6852" w14:textId="77777777" w:rsidR="009326A6" w:rsidRDefault="00D058EB">
            <w:pPr>
              <w:spacing w:before="10" w:after="10"/>
            </w:pPr>
            <w:r>
              <w:rPr>
                <w:sz w:val="16"/>
              </w:rPr>
              <w:t>Argentina</w:t>
            </w:r>
          </w:p>
        </w:tc>
        <w:tc>
          <w:tcPr>
            <w:tcW w:w="550" w:type="dxa"/>
          </w:tcPr>
          <w:p w14:paraId="75CDCDA7" w14:textId="77777777" w:rsidR="009326A6" w:rsidRDefault="00D058EB">
            <w:pPr>
              <w:spacing w:before="10" w:after="10"/>
              <w:jc w:val="center"/>
            </w:pPr>
            <w:r>
              <w:rPr>
                <w:sz w:val="16"/>
              </w:rPr>
              <w:t>$1.61</w:t>
            </w:r>
          </w:p>
        </w:tc>
        <w:tc>
          <w:tcPr>
            <w:tcW w:w="450" w:type="dxa"/>
          </w:tcPr>
          <w:p w14:paraId="735784E3" w14:textId="77777777" w:rsidR="009326A6" w:rsidRDefault="00D058EB">
            <w:pPr>
              <w:spacing w:before="10" w:after="10"/>
              <w:jc w:val="center"/>
            </w:pPr>
            <w:r>
              <w:rPr>
                <w:sz w:val="16"/>
              </w:rPr>
              <w:t>II</w:t>
            </w:r>
          </w:p>
        </w:tc>
        <w:tc>
          <w:tcPr>
            <w:tcW w:w="1400" w:type="dxa"/>
          </w:tcPr>
          <w:p w14:paraId="7F91F72A" w14:textId="77777777" w:rsidR="009326A6" w:rsidRDefault="00D058EB">
            <w:pPr>
              <w:spacing w:before="10" w:after="10"/>
            </w:pPr>
            <w:r>
              <w:rPr>
                <w:sz w:val="16"/>
              </w:rPr>
              <w:t>Kosovo</w:t>
            </w:r>
          </w:p>
        </w:tc>
        <w:tc>
          <w:tcPr>
            <w:tcW w:w="550" w:type="dxa"/>
          </w:tcPr>
          <w:p w14:paraId="1DC40C75" w14:textId="77777777" w:rsidR="009326A6" w:rsidRDefault="00D058EB">
            <w:pPr>
              <w:spacing w:before="10" w:after="10"/>
              <w:jc w:val="center"/>
            </w:pPr>
            <w:r>
              <w:rPr>
                <w:sz w:val="16"/>
              </w:rPr>
              <w:t>$1.67</w:t>
            </w:r>
          </w:p>
        </w:tc>
        <w:tc>
          <w:tcPr>
            <w:tcW w:w="450" w:type="dxa"/>
          </w:tcPr>
          <w:p w14:paraId="051EA446" w14:textId="77777777" w:rsidR="009326A6" w:rsidRDefault="00D058EB">
            <w:pPr>
              <w:spacing w:before="10" w:after="10"/>
              <w:jc w:val="center"/>
            </w:pPr>
            <w:r>
              <w:rPr>
                <w:sz w:val="16"/>
              </w:rPr>
              <w:t>DD</w:t>
            </w:r>
          </w:p>
        </w:tc>
      </w:tr>
      <w:tr w:rsidR="009326A6" w14:paraId="2A091656" w14:textId="77777777">
        <w:trPr>
          <w:jc w:val="center"/>
        </w:trPr>
        <w:tc>
          <w:tcPr>
            <w:tcW w:w="1400" w:type="dxa"/>
          </w:tcPr>
          <w:p w14:paraId="616F0604" w14:textId="77777777" w:rsidR="009326A6" w:rsidRDefault="00D058EB">
            <w:pPr>
              <w:spacing w:before="10" w:after="10"/>
            </w:pPr>
            <w:r>
              <w:rPr>
                <w:sz w:val="16"/>
              </w:rPr>
              <w:t>Kosovo</w:t>
            </w:r>
          </w:p>
        </w:tc>
        <w:tc>
          <w:tcPr>
            <w:tcW w:w="550" w:type="dxa"/>
          </w:tcPr>
          <w:p w14:paraId="7B46ACC1" w14:textId="77777777" w:rsidR="009326A6" w:rsidRDefault="00D058EB">
            <w:pPr>
              <w:spacing w:before="10" w:after="10"/>
              <w:jc w:val="center"/>
            </w:pPr>
            <w:r>
              <w:rPr>
                <w:sz w:val="16"/>
              </w:rPr>
              <w:t>$1.60</w:t>
            </w:r>
          </w:p>
        </w:tc>
        <w:tc>
          <w:tcPr>
            <w:tcW w:w="450" w:type="dxa"/>
          </w:tcPr>
          <w:p w14:paraId="615E5821" w14:textId="77777777" w:rsidR="009326A6" w:rsidRDefault="00D058EB">
            <w:pPr>
              <w:spacing w:before="10" w:after="10"/>
              <w:jc w:val="center"/>
            </w:pPr>
            <w:r>
              <w:rPr>
                <w:sz w:val="16"/>
              </w:rPr>
              <w:t>IE†</w:t>
            </w:r>
          </w:p>
        </w:tc>
        <w:tc>
          <w:tcPr>
            <w:tcW w:w="1400" w:type="dxa"/>
          </w:tcPr>
          <w:p w14:paraId="7B67D91B" w14:textId="77777777" w:rsidR="009326A6" w:rsidRDefault="00D058EB">
            <w:pPr>
              <w:spacing w:before="10" w:after="10"/>
            </w:pPr>
            <w:r>
              <w:rPr>
                <w:sz w:val="16"/>
              </w:rPr>
              <w:t>Colombia</w:t>
            </w:r>
          </w:p>
        </w:tc>
        <w:tc>
          <w:tcPr>
            <w:tcW w:w="550" w:type="dxa"/>
          </w:tcPr>
          <w:p w14:paraId="5A00C8F5" w14:textId="77777777" w:rsidR="009326A6" w:rsidRDefault="00D058EB">
            <w:pPr>
              <w:spacing w:before="10" w:after="10"/>
              <w:jc w:val="center"/>
            </w:pPr>
            <w:r>
              <w:rPr>
                <w:sz w:val="16"/>
              </w:rPr>
              <w:t>$1.61</w:t>
            </w:r>
          </w:p>
        </w:tc>
        <w:tc>
          <w:tcPr>
            <w:tcW w:w="450" w:type="dxa"/>
          </w:tcPr>
          <w:p w14:paraId="6B2A4B6C" w14:textId="77777777" w:rsidR="009326A6" w:rsidRDefault="00D058EB">
            <w:pPr>
              <w:spacing w:before="10" w:after="10"/>
              <w:jc w:val="center"/>
            </w:pPr>
            <w:r>
              <w:rPr>
                <w:sz w:val="16"/>
              </w:rPr>
              <w:t>II</w:t>
            </w:r>
          </w:p>
        </w:tc>
        <w:tc>
          <w:tcPr>
            <w:tcW w:w="1400" w:type="dxa"/>
          </w:tcPr>
          <w:p w14:paraId="509C6811" w14:textId="77777777" w:rsidR="009326A6" w:rsidRDefault="00D058EB">
            <w:pPr>
              <w:spacing w:before="10" w:after="10"/>
            </w:pPr>
            <w:r>
              <w:rPr>
                <w:sz w:val="16"/>
              </w:rPr>
              <w:t>South Korea</w:t>
            </w:r>
          </w:p>
        </w:tc>
        <w:tc>
          <w:tcPr>
            <w:tcW w:w="550" w:type="dxa"/>
          </w:tcPr>
          <w:p w14:paraId="1B513B81" w14:textId="77777777" w:rsidR="009326A6" w:rsidRDefault="00D058EB">
            <w:pPr>
              <w:spacing w:before="10" w:after="10"/>
              <w:jc w:val="center"/>
            </w:pPr>
            <w:r>
              <w:rPr>
                <w:sz w:val="16"/>
              </w:rPr>
              <w:t>$1.67</w:t>
            </w:r>
          </w:p>
        </w:tc>
        <w:tc>
          <w:tcPr>
            <w:tcW w:w="450" w:type="dxa"/>
          </w:tcPr>
          <w:p w14:paraId="166489D9" w14:textId="77777777" w:rsidR="009326A6" w:rsidRDefault="00D058EB">
            <w:pPr>
              <w:spacing w:before="10" w:after="10"/>
              <w:jc w:val="center"/>
            </w:pPr>
            <w:r>
              <w:rPr>
                <w:sz w:val="16"/>
              </w:rPr>
              <w:t>II</w:t>
            </w:r>
          </w:p>
        </w:tc>
      </w:tr>
      <w:tr w:rsidR="009326A6" w14:paraId="76B26790" w14:textId="77777777">
        <w:trPr>
          <w:jc w:val="center"/>
        </w:trPr>
        <w:tc>
          <w:tcPr>
            <w:tcW w:w="1400" w:type="dxa"/>
          </w:tcPr>
          <w:p w14:paraId="39AAA62D" w14:textId="77777777" w:rsidR="009326A6" w:rsidRDefault="00D058EB">
            <w:pPr>
              <w:spacing w:before="10" w:after="10"/>
            </w:pPr>
            <w:r>
              <w:rPr>
                <w:sz w:val="16"/>
              </w:rPr>
              <w:t>Nigeria</w:t>
            </w:r>
          </w:p>
        </w:tc>
        <w:tc>
          <w:tcPr>
            <w:tcW w:w="550" w:type="dxa"/>
          </w:tcPr>
          <w:p w14:paraId="62B5EA62" w14:textId="77777777" w:rsidR="009326A6" w:rsidRDefault="00D058EB">
            <w:pPr>
              <w:spacing w:before="10" w:after="10"/>
              <w:jc w:val="center"/>
            </w:pPr>
            <w:r>
              <w:rPr>
                <w:sz w:val="16"/>
              </w:rPr>
              <w:t>$1.60</w:t>
            </w:r>
          </w:p>
        </w:tc>
        <w:tc>
          <w:tcPr>
            <w:tcW w:w="450" w:type="dxa"/>
          </w:tcPr>
          <w:p w14:paraId="77ED89DD" w14:textId="77777777" w:rsidR="009326A6" w:rsidRDefault="00D058EB">
            <w:pPr>
              <w:spacing w:before="10" w:after="10"/>
              <w:jc w:val="center"/>
            </w:pPr>
            <w:r>
              <w:rPr>
                <w:sz w:val="16"/>
              </w:rPr>
              <w:t>II</w:t>
            </w:r>
          </w:p>
        </w:tc>
        <w:tc>
          <w:tcPr>
            <w:tcW w:w="1400" w:type="dxa"/>
          </w:tcPr>
          <w:p w14:paraId="6ECEE270" w14:textId="77777777" w:rsidR="009326A6" w:rsidRDefault="00D058EB">
            <w:pPr>
              <w:spacing w:before="10" w:after="10"/>
            </w:pPr>
            <w:r>
              <w:rPr>
                <w:sz w:val="16"/>
              </w:rPr>
              <w:t>Azerbaijan</w:t>
            </w:r>
          </w:p>
        </w:tc>
        <w:tc>
          <w:tcPr>
            <w:tcW w:w="550" w:type="dxa"/>
          </w:tcPr>
          <w:p w14:paraId="11D1C5F8" w14:textId="77777777" w:rsidR="009326A6" w:rsidRDefault="00D058EB">
            <w:pPr>
              <w:spacing w:before="10" w:after="10"/>
              <w:jc w:val="center"/>
            </w:pPr>
            <w:r>
              <w:rPr>
                <w:sz w:val="16"/>
              </w:rPr>
              <w:t>$1.61</w:t>
            </w:r>
          </w:p>
        </w:tc>
        <w:tc>
          <w:tcPr>
            <w:tcW w:w="450" w:type="dxa"/>
          </w:tcPr>
          <w:p w14:paraId="37A4887F" w14:textId="77777777" w:rsidR="009326A6" w:rsidRDefault="00D058EB">
            <w:pPr>
              <w:spacing w:before="10" w:after="10"/>
              <w:jc w:val="center"/>
            </w:pPr>
            <w:r>
              <w:rPr>
                <w:sz w:val="16"/>
              </w:rPr>
              <w:t>IE</w:t>
            </w:r>
          </w:p>
        </w:tc>
        <w:tc>
          <w:tcPr>
            <w:tcW w:w="1400" w:type="dxa"/>
          </w:tcPr>
          <w:p w14:paraId="3E153BF7" w14:textId="77777777" w:rsidR="009326A6" w:rsidRDefault="00D058EB">
            <w:pPr>
              <w:spacing w:before="10" w:after="10"/>
            </w:pPr>
            <w:r>
              <w:rPr>
                <w:sz w:val="16"/>
              </w:rPr>
              <w:t>Tajikistan</w:t>
            </w:r>
          </w:p>
        </w:tc>
        <w:tc>
          <w:tcPr>
            <w:tcW w:w="550" w:type="dxa"/>
          </w:tcPr>
          <w:p w14:paraId="4FAA45AD" w14:textId="77777777" w:rsidR="009326A6" w:rsidRDefault="00D058EB">
            <w:pPr>
              <w:spacing w:before="10" w:after="10"/>
              <w:jc w:val="center"/>
            </w:pPr>
            <w:r>
              <w:rPr>
                <w:sz w:val="16"/>
              </w:rPr>
              <w:t>$1.68</w:t>
            </w:r>
          </w:p>
        </w:tc>
        <w:tc>
          <w:tcPr>
            <w:tcW w:w="450" w:type="dxa"/>
          </w:tcPr>
          <w:p w14:paraId="523FDA9C" w14:textId="77777777" w:rsidR="009326A6" w:rsidRDefault="00D058EB">
            <w:pPr>
              <w:spacing w:before="10" w:after="10"/>
              <w:jc w:val="center"/>
            </w:pPr>
            <w:r>
              <w:rPr>
                <w:sz w:val="16"/>
              </w:rPr>
              <w:t>DD</w:t>
            </w:r>
          </w:p>
        </w:tc>
      </w:tr>
      <w:tr w:rsidR="009326A6" w14:paraId="605D3329" w14:textId="77777777">
        <w:trPr>
          <w:jc w:val="center"/>
        </w:trPr>
        <w:tc>
          <w:tcPr>
            <w:tcW w:w="1400" w:type="dxa"/>
          </w:tcPr>
          <w:p w14:paraId="353BF7CC" w14:textId="77777777" w:rsidR="009326A6" w:rsidRDefault="00D058EB">
            <w:pPr>
              <w:spacing w:before="10" w:after="10"/>
            </w:pPr>
            <w:r>
              <w:rPr>
                <w:sz w:val="16"/>
              </w:rPr>
              <w:t>Tajikistan</w:t>
            </w:r>
          </w:p>
        </w:tc>
        <w:tc>
          <w:tcPr>
            <w:tcW w:w="550" w:type="dxa"/>
          </w:tcPr>
          <w:p w14:paraId="589E29F2" w14:textId="77777777" w:rsidR="009326A6" w:rsidRDefault="00D058EB">
            <w:pPr>
              <w:spacing w:before="10" w:after="10"/>
              <w:jc w:val="center"/>
            </w:pPr>
            <w:r>
              <w:rPr>
                <w:sz w:val="16"/>
              </w:rPr>
              <w:t>$1.60</w:t>
            </w:r>
          </w:p>
        </w:tc>
        <w:tc>
          <w:tcPr>
            <w:tcW w:w="450" w:type="dxa"/>
          </w:tcPr>
          <w:p w14:paraId="46BC04C7" w14:textId="77777777" w:rsidR="009326A6" w:rsidRDefault="00D058EB">
            <w:pPr>
              <w:spacing w:before="10" w:after="10"/>
              <w:jc w:val="center"/>
            </w:pPr>
            <w:r>
              <w:rPr>
                <w:sz w:val="16"/>
              </w:rPr>
              <w:t>II</w:t>
            </w:r>
          </w:p>
        </w:tc>
        <w:tc>
          <w:tcPr>
            <w:tcW w:w="1400" w:type="dxa"/>
          </w:tcPr>
          <w:p w14:paraId="3610144B" w14:textId="77777777" w:rsidR="009326A6" w:rsidRDefault="00D058EB">
            <w:pPr>
              <w:spacing w:before="10" w:after="10"/>
            </w:pPr>
            <w:r>
              <w:rPr>
                <w:sz w:val="16"/>
              </w:rPr>
              <w:t>Russia</w:t>
            </w:r>
          </w:p>
        </w:tc>
        <w:tc>
          <w:tcPr>
            <w:tcW w:w="550" w:type="dxa"/>
          </w:tcPr>
          <w:p w14:paraId="21E75E76" w14:textId="77777777" w:rsidR="009326A6" w:rsidRDefault="00D058EB">
            <w:pPr>
              <w:spacing w:before="10" w:after="10"/>
              <w:jc w:val="center"/>
            </w:pPr>
            <w:r>
              <w:rPr>
                <w:sz w:val="16"/>
              </w:rPr>
              <w:t>$1.61</w:t>
            </w:r>
          </w:p>
        </w:tc>
        <w:tc>
          <w:tcPr>
            <w:tcW w:w="450" w:type="dxa"/>
          </w:tcPr>
          <w:p w14:paraId="441F86D8" w14:textId="77777777" w:rsidR="009326A6" w:rsidRDefault="00D058EB">
            <w:pPr>
              <w:spacing w:before="10" w:after="10"/>
              <w:jc w:val="center"/>
            </w:pPr>
            <w:r>
              <w:rPr>
                <w:sz w:val="16"/>
              </w:rPr>
              <w:t>DD*</w:t>
            </w:r>
          </w:p>
        </w:tc>
        <w:tc>
          <w:tcPr>
            <w:tcW w:w="1400" w:type="dxa"/>
          </w:tcPr>
          <w:p w14:paraId="0884EC3B" w14:textId="77777777" w:rsidR="009326A6" w:rsidRDefault="00D058EB">
            <w:pPr>
              <w:spacing w:before="10" w:after="10"/>
            </w:pPr>
            <w:r>
              <w:rPr>
                <w:sz w:val="16"/>
              </w:rPr>
              <w:t>Montenegro</w:t>
            </w:r>
          </w:p>
        </w:tc>
        <w:tc>
          <w:tcPr>
            <w:tcW w:w="550" w:type="dxa"/>
          </w:tcPr>
          <w:p w14:paraId="6E674C27" w14:textId="77777777" w:rsidR="009326A6" w:rsidRDefault="00D058EB">
            <w:pPr>
              <w:spacing w:before="10" w:after="10"/>
              <w:jc w:val="center"/>
            </w:pPr>
            <w:r>
              <w:rPr>
                <w:sz w:val="16"/>
              </w:rPr>
              <w:t>$1.68</w:t>
            </w:r>
          </w:p>
        </w:tc>
        <w:tc>
          <w:tcPr>
            <w:tcW w:w="450" w:type="dxa"/>
          </w:tcPr>
          <w:p w14:paraId="0BE16144" w14:textId="77777777" w:rsidR="009326A6" w:rsidRDefault="00D058EB">
            <w:pPr>
              <w:spacing w:before="10" w:after="10"/>
              <w:jc w:val="center"/>
            </w:pPr>
            <w:r>
              <w:rPr>
                <w:sz w:val="16"/>
              </w:rPr>
              <w:t>DD</w:t>
            </w:r>
          </w:p>
        </w:tc>
      </w:tr>
      <w:tr w:rsidR="009326A6" w14:paraId="090EBD63" w14:textId="77777777">
        <w:trPr>
          <w:jc w:val="center"/>
        </w:trPr>
        <w:tc>
          <w:tcPr>
            <w:tcW w:w="1400" w:type="dxa"/>
          </w:tcPr>
          <w:p w14:paraId="72809458" w14:textId="77777777" w:rsidR="009326A6" w:rsidRDefault="00D058EB">
            <w:pPr>
              <w:spacing w:before="10" w:after="10"/>
            </w:pPr>
            <w:r>
              <w:rPr>
                <w:sz w:val="16"/>
              </w:rPr>
              <w:t>Montenegro</w:t>
            </w:r>
          </w:p>
        </w:tc>
        <w:tc>
          <w:tcPr>
            <w:tcW w:w="550" w:type="dxa"/>
          </w:tcPr>
          <w:p w14:paraId="49C7D5C0" w14:textId="77777777" w:rsidR="009326A6" w:rsidRDefault="00D058EB">
            <w:pPr>
              <w:spacing w:before="10" w:after="10"/>
              <w:jc w:val="center"/>
            </w:pPr>
            <w:r>
              <w:rPr>
                <w:sz w:val="16"/>
              </w:rPr>
              <w:t>$1.60</w:t>
            </w:r>
          </w:p>
        </w:tc>
        <w:tc>
          <w:tcPr>
            <w:tcW w:w="450" w:type="dxa"/>
          </w:tcPr>
          <w:p w14:paraId="1260023E" w14:textId="77777777" w:rsidR="009326A6" w:rsidRDefault="00D058EB">
            <w:pPr>
              <w:spacing w:before="10" w:after="10"/>
              <w:jc w:val="center"/>
            </w:pPr>
            <w:r>
              <w:rPr>
                <w:sz w:val="16"/>
              </w:rPr>
              <w:t>IE†</w:t>
            </w:r>
          </w:p>
        </w:tc>
        <w:tc>
          <w:tcPr>
            <w:tcW w:w="1400" w:type="dxa"/>
          </w:tcPr>
          <w:p w14:paraId="0842AFB0" w14:textId="77777777" w:rsidR="009326A6" w:rsidRDefault="00D058EB">
            <w:pPr>
              <w:spacing w:before="10" w:after="10"/>
            </w:pPr>
            <w:r>
              <w:rPr>
                <w:sz w:val="16"/>
              </w:rPr>
              <w:t>Norway</w:t>
            </w:r>
          </w:p>
        </w:tc>
        <w:tc>
          <w:tcPr>
            <w:tcW w:w="550" w:type="dxa"/>
          </w:tcPr>
          <w:p w14:paraId="015A9808" w14:textId="77777777" w:rsidR="009326A6" w:rsidRDefault="00D058EB">
            <w:pPr>
              <w:spacing w:before="10" w:after="10"/>
              <w:jc w:val="center"/>
            </w:pPr>
            <w:r>
              <w:rPr>
                <w:sz w:val="16"/>
              </w:rPr>
              <w:t>$1.62</w:t>
            </w:r>
          </w:p>
        </w:tc>
        <w:tc>
          <w:tcPr>
            <w:tcW w:w="450" w:type="dxa"/>
          </w:tcPr>
          <w:p w14:paraId="0B871B04" w14:textId="77777777" w:rsidR="009326A6" w:rsidRDefault="00D058EB">
            <w:pPr>
              <w:spacing w:before="10" w:after="10"/>
              <w:jc w:val="center"/>
            </w:pPr>
            <w:r>
              <w:rPr>
                <w:sz w:val="16"/>
              </w:rPr>
              <w:t>IE</w:t>
            </w:r>
          </w:p>
        </w:tc>
        <w:tc>
          <w:tcPr>
            <w:tcW w:w="1400" w:type="dxa"/>
          </w:tcPr>
          <w:p w14:paraId="59240D18" w14:textId="77777777" w:rsidR="009326A6" w:rsidRDefault="00D058EB">
            <w:pPr>
              <w:spacing w:before="10" w:after="10"/>
            </w:pPr>
            <w:r>
              <w:rPr>
                <w:sz w:val="16"/>
              </w:rPr>
              <w:t>Mexico</w:t>
            </w:r>
          </w:p>
        </w:tc>
        <w:tc>
          <w:tcPr>
            <w:tcW w:w="550" w:type="dxa"/>
          </w:tcPr>
          <w:p w14:paraId="5717303D" w14:textId="77777777" w:rsidR="009326A6" w:rsidRDefault="00D058EB">
            <w:pPr>
              <w:spacing w:before="10" w:after="10"/>
              <w:jc w:val="center"/>
            </w:pPr>
            <w:r>
              <w:rPr>
                <w:sz w:val="16"/>
              </w:rPr>
              <w:t>$1.68</w:t>
            </w:r>
          </w:p>
        </w:tc>
        <w:tc>
          <w:tcPr>
            <w:tcW w:w="450" w:type="dxa"/>
          </w:tcPr>
          <w:p w14:paraId="2FA28681" w14:textId="77777777" w:rsidR="009326A6" w:rsidRDefault="00D058EB">
            <w:pPr>
              <w:spacing w:before="10" w:after="10"/>
              <w:jc w:val="center"/>
            </w:pPr>
            <w:r>
              <w:rPr>
                <w:sz w:val="16"/>
              </w:rPr>
              <w:t>II</w:t>
            </w:r>
          </w:p>
        </w:tc>
      </w:tr>
      <w:tr w:rsidR="009326A6" w14:paraId="64435818" w14:textId="77777777">
        <w:trPr>
          <w:jc w:val="center"/>
        </w:trPr>
        <w:tc>
          <w:tcPr>
            <w:tcW w:w="1400" w:type="dxa"/>
          </w:tcPr>
          <w:p w14:paraId="15842D20" w14:textId="77777777" w:rsidR="009326A6" w:rsidRDefault="00D058EB">
            <w:pPr>
              <w:spacing w:before="10" w:after="10"/>
            </w:pPr>
            <w:r>
              <w:rPr>
                <w:sz w:val="16"/>
              </w:rPr>
              <w:t>China</w:t>
            </w:r>
          </w:p>
        </w:tc>
        <w:tc>
          <w:tcPr>
            <w:tcW w:w="550" w:type="dxa"/>
          </w:tcPr>
          <w:p w14:paraId="0AC3D3E9" w14:textId="77777777" w:rsidR="009326A6" w:rsidRDefault="00D058EB">
            <w:pPr>
              <w:spacing w:before="10" w:after="10"/>
              <w:jc w:val="center"/>
            </w:pPr>
            <w:r>
              <w:rPr>
                <w:sz w:val="16"/>
              </w:rPr>
              <w:t>$1.61</w:t>
            </w:r>
          </w:p>
        </w:tc>
        <w:tc>
          <w:tcPr>
            <w:tcW w:w="450" w:type="dxa"/>
          </w:tcPr>
          <w:p w14:paraId="15A5365D" w14:textId="77777777" w:rsidR="009326A6" w:rsidRDefault="00D058EB">
            <w:pPr>
              <w:spacing w:before="10" w:after="10"/>
              <w:jc w:val="center"/>
            </w:pPr>
            <w:r>
              <w:rPr>
                <w:sz w:val="16"/>
              </w:rPr>
              <w:t>II</w:t>
            </w:r>
          </w:p>
        </w:tc>
        <w:tc>
          <w:tcPr>
            <w:tcW w:w="1400" w:type="dxa"/>
          </w:tcPr>
          <w:p w14:paraId="7E234168" w14:textId="77777777" w:rsidR="009326A6" w:rsidRDefault="00D058EB">
            <w:pPr>
              <w:spacing w:before="10" w:after="10"/>
            </w:pPr>
            <w:r>
              <w:rPr>
                <w:sz w:val="16"/>
              </w:rPr>
              <w:t>Algeria</w:t>
            </w:r>
          </w:p>
        </w:tc>
        <w:tc>
          <w:tcPr>
            <w:tcW w:w="550" w:type="dxa"/>
          </w:tcPr>
          <w:p w14:paraId="299138C1" w14:textId="77777777" w:rsidR="009326A6" w:rsidRDefault="00D058EB">
            <w:pPr>
              <w:spacing w:before="10" w:after="10"/>
              <w:jc w:val="center"/>
            </w:pPr>
            <w:r>
              <w:rPr>
                <w:sz w:val="16"/>
              </w:rPr>
              <w:t>$1.62</w:t>
            </w:r>
          </w:p>
        </w:tc>
        <w:tc>
          <w:tcPr>
            <w:tcW w:w="450" w:type="dxa"/>
          </w:tcPr>
          <w:p w14:paraId="433B1543" w14:textId="77777777" w:rsidR="009326A6" w:rsidRDefault="00D058EB">
            <w:pPr>
              <w:spacing w:before="10" w:after="10"/>
              <w:jc w:val="center"/>
            </w:pPr>
            <w:r>
              <w:rPr>
                <w:sz w:val="16"/>
              </w:rPr>
              <w:t>II</w:t>
            </w:r>
          </w:p>
        </w:tc>
        <w:tc>
          <w:tcPr>
            <w:tcW w:w="1400" w:type="dxa"/>
          </w:tcPr>
          <w:p w14:paraId="4CAB7A50" w14:textId="77777777" w:rsidR="009326A6" w:rsidRDefault="00D058EB">
            <w:pPr>
              <w:spacing w:before="10" w:after="10"/>
            </w:pPr>
            <w:r>
              <w:rPr>
                <w:sz w:val="16"/>
              </w:rPr>
              <w:t>Ukraine</w:t>
            </w:r>
          </w:p>
        </w:tc>
        <w:tc>
          <w:tcPr>
            <w:tcW w:w="550" w:type="dxa"/>
          </w:tcPr>
          <w:p w14:paraId="69803A22" w14:textId="77777777" w:rsidR="009326A6" w:rsidRDefault="00D058EB">
            <w:pPr>
              <w:spacing w:before="10" w:after="10"/>
              <w:jc w:val="center"/>
            </w:pPr>
            <w:r>
              <w:rPr>
                <w:sz w:val="16"/>
              </w:rPr>
              <w:t>$1.68</w:t>
            </w:r>
          </w:p>
        </w:tc>
        <w:tc>
          <w:tcPr>
            <w:tcW w:w="450" w:type="dxa"/>
          </w:tcPr>
          <w:p w14:paraId="774319D8" w14:textId="77777777" w:rsidR="009326A6" w:rsidRDefault="00D058EB">
            <w:pPr>
              <w:spacing w:before="10" w:after="10"/>
              <w:jc w:val="center"/>
            </w:pPr>
            <w:r>
              <w:rPr>
                <w:sz w:val="16"/>
              </w:rPr>
              <w:t>DD</w:t>
            </w:r>
          </w:p>
        </w:tc>
      </w:tr>
      <w:tr w:rsidR="009326A6" w14:paraId="6DA6EAF4" w14:textId="77777777">
        <w:trPr>
          <w:jc w:val="center"/>
        </w:trPr>
        <w:tc>
          <w:tcPr>
            <w:tcW w:w="1400" w:type="dxa"/>
          </w:tcPr>
          <w:p w14:paraId="06978ED4" w14:textId="77777777" w:rsidR="009326A6" w:rsidRDefault="00D058EB">
            <w:pPr>
              <w:spacing w:before="10" w:after="10"/>
            </w:pPr>
            <w:r>
              <w:rPr>
                <w:sz w:val="16"/>
              </w:rPr>
              <w:t>Qatar</w:t>
            </w:r>
          </w:p>
        </w:tc>
        <w:tc>
          <w:tcPr>
            <w:tcW w:w="550" w:type="dxa"/>
          </w:tcPr>
          <w:p w14:paraId="7F4F0306" w14:textId="77777777" w:rsidR="009326A6" w:rsidRDefault="00D058EB">
            <w:pPr>
              <w:spacing w:before="10" w:after="10"/>
              <w:jc w:val="center"/>
            </w:pPr>
            <w:r>
              <w:rPr>
                <w:sz w:val="16"/>
              </w:rPr>
              <w:t>$1.61</w:t>
            </w:r>
          </w:p>
        </w:tc>
        <w:tc>
          <w:tcPr>
            <w:tcW w:w="450" w:type="dxa"/>
          </w:tcPr>
          <w:p w14:paraId="1533FD3C" w14:textId="77777777" w:rsidR="009326A6" w:rsidRDefault="00D058EB">
            <w:pPr>
              <w:spacing w:before="10" w:after="10"/>
              <w:jc w:val="center"/>
            </w:pPr>
            <w:r>
              <w:rPr>
                <w:sz w:val="16"/>
              </w:rPr>
              <w:t>II</w:t>
            </w:r>
          </w:p>
        </w:tc>
        <w:tc>
          <w:tcPr>
            <w:tcW w:w="1400" w:type="dxa"/>
          </w:tcPr>
          <w:p w14:paraId="0686AA9C" w14:textId="77777777" w:rsidR="009326A6" w:rsidRDefault="00D058EB">
            <w:pPr>
              <w:spacing w:before="10" w:after="10"/>
            </w:pPr>
            <w:r>
              <w:rPr>
                <w:sz w:val="16"/>
              </w:rPr>
              <w:t>Finland</w:t>
            </w:r>
          </w:p>
        </w:tc>
        <w:tc>
          <w:tcPr>
            <w:tcW w:w="550" w:type="dxa"/>
          </w:tcPr>
          <w:p w14:paraId="774BE4E8" w14:textId="77777777" w:rsidR="009326A6" w:rsidRDefault="00D058EB">
            <w:pPr>
              <w:spacing w:before="10" w:after="10"/>
              <w:jc w:val="center"/>
            </w:pPr>
            <w:r>
              <w:rPr>
                <w:sz w:val="16"/>
              </w:rPr>
              <w:t>$1.62</w:t>
            </w:r>
          </w:p>
        </w:tc>
        <w:tc>
          <w:tcPr>
            <w:tcW w:w="450" w:type="dxa"/>
          </w:tcPr>
          <w:p w14:paraId="35998800" w14:textId="77777777" w:rsidR="009326A6" w:rsidRDefault="00D058EB">
            <w:pPr>
              <w:spacing w:before="10" w:after="10"/>
              <w:jc w:val="center"/>
            </w:pPr>
            <w:r>
              <w:rPr>
                <w:sz w:val="16"/>
              </w:rPr>
              <w:t>IE</w:t>
            </w:r>
          </w:p>
        </w:tc>
        <w:tc>
          <w:tcPr>
            <w:tcW w:w="1400" w:type="dxa"/>
          </w:tcPr>
          <w:p w14:paraId="5E033B3E" w14:textId="77777777" w:rsidR="009326A6" w:rsidRDefault="00D058EB">
            <w:pPr>
              <w:spacing w:before="10" w:after="10"/>
            </w:pPr>
            <w:r>
              <w:rPr>
                <w:sz w:val="16"/>
              </w:rPr>
              <w:t>Iceland</w:t>
            </w:r>
          </w:p>
        </w:tc>
        <w:tc>
          <w:tcPr>
            <w:tcW w:w="550" w:type="dxa"/>
          </w:tcPr>
          <w:p w14:paraId="3D04B229" w14:textId="77777777" w:rsidR="009326A6" w:rsidRDefault="00D058EB">
            <w:pPr>
              <w:spacing w:before="10" w:after="10"/>
              <w:jc w:val="center"/>
            </w:pPr>
            <w:r>
              <w:rPr>
                <w:sz w:val="16"/>
              </w:rPr>
              <w:t>$1.68</w:t>
            </w:r>
          </w:p>
        </w:tc>
        <w:tc>
          <w:tcPr>
            <w:tcW w:w="450" w:type="dxa"/>
          </w:tcPr>
          <w:p w14:paraId="7833934D" w14:textId="77777777" w:rsidR="009326A6" w:rsidRDefault="00D058EB">
            <w:pPr>
              <w:spacing w:before="10" w:after="10"/>
              <w:jc w:val="center"/>
            </w:pPr>
            <w:r>
              <w:rPr>
                <w:sz w:val="16"/>
              </w:rPr>
              <w:t>II</w:t>
            </w:r>
          </w:p>
        </w:tc>
      </w:tr>
      <w:tr w:rsidR="009326A6" w14:paraId="0D78F796" w14:textId="77777777">
        <w:trPr>
          <w:jc w:val="center"/>
        </w:trPr>
        <w:tc>
          <w:tcPr>
            <w:tcW w:w="1400" w:type="dxa"/>
          </w:tcPr>
          <w:p w14:paraId="379087C1" w14:textId="77777777" w:rsidR="009326A6" w:rsidRDefault="00D058EB">
            <w:pPr>
              <w:spacing w:before="10" w:after="10"/>
            </w:pPr>
            <w:r>
              <w:rPr>
                <w:sz w:val="16"/>
              </w:rPr>
              <w:t>Ukraine</w:t>
            </w:r>
          </w:p>
        </w:tc>
        <w:tc>
          <w:tcPr>
            <w:tcW w:w="550" w:type="dxa"/>
          </w:tcPr>
          <w:p w14:paraId="3EB4CD5B" w14:textId="77777777" w:rsidR="009326A6" w:rsidRDefault="00D058EB">
            <w:pPr>
              <w:spacing w:before="10" w:after="10"/>
              <w:jc w:val="center"/>
            </w:pPr>
            <w:r>
              <w:rPr>
                <w:sz w:val="16"/>
              </w:rPr>
              <w:t>$1.61</w:t>
            </w:r>
          </w:p>
        </w:tc>
        <w:tc>
          <w:tcPr>
            <w:tcW w:w="450" w:type="dxa"/>
          </w:tcPr>
          <w:p w14:paraId="3936F885" w14:textId="77777777" w:rsidR="009326A6" w:rsidRDefault="00D058EB">
            <w:pPr>
              <w:spacing w:before="10" w:after="10"/>
              <w:jc w:val="center"/>
            </w:pPr>
            <w:r>
              <w:rPr>
                <w:sz w:val="16"/>
              </w:rPr>
              <w:t>IE†</w:t>
            </w:r>
          </w:p>
        </w:tc>
        <w:tc>
          <w:tcPr>
            <w:tcW w:w="1400" w:type="dxa"/>
          </w:tcPr>
          <w:p w14:paraId="0CE8E5B4" w14:textId="77777777" w:rsidR="009326A6" w:rsidRDefault="00D058EB">
            <w:pPr>
              <w:spacing w:before="10" w:after="10"/>
            </w:pPr>
            <w:r>
              <w:rPr>
                <w:sz w:val="16"/>
              </w:rPr>
              <w:t>Vietnam</w:t>
            </w:r>
          </w:p>
        </w:tc>
        <w:tc>
          <w:tcPr>
            <w:tcW w:w="550" w:type="dxa"/>
          </w:tcPr>
          <w:p w14:paraId="5DC0E6A2" w14:textId="77777777" w:rsidR="009326A6" w:rsidRDefault="00D058EB">
            <w:pPr>
              <w:spacing w:before="10" w:after="10"/>
              <w:jc w:val="center"/>
            </w:pPr>
            <w:r>
              <w:rPr>
                <w:sz w:val="16"/>
              </w:rPr>
              <w:t>$1.62</w:t>
            </w:r>
          </w:p>
        </w:tc>
        <w:tc>
          <w:tcPr>
            <w:tcW w:w="450" w:type="dxa"/>
          </w:tcPr>
          <w:p w14:paraId="4C5CB030" w14:textId="77777777" w:rsidR="009326A6" w:rsidRDefault="00D058EB">
            <w:pPr>
              <w:spacing w:before="10" w:after="10"/>
              <w:jc w:val="center"/>
            </w:pPr>
            <w:r>
              <w:rPr>
                <w:sz w:val="16"/>
              </w:rPr>
              <w:t>II</w:t>
            </w:r>
          </w:p>
        </w:tc>
        <w:tc>
          <w:tcPr>
            <w:tcW w:w="1400" w:type="dxa"/>
          </w:tcPr>
          <w:p w14:paraId="1AE00B64" w14:textId="77777777" w:rsidR="009326A6" w:rsidRDefault="00D058EB">
            <w:pPr>
              <w:spacing w:before="10" w:after="10"/>
            </w:pPr>
            <w:r>
              <w:rPr>
                <w:sz w:val="16"/>
              </w:rPr>
              <w:t>Argentina</w:t>
            </w:r>
          </w:p>
        </w:tc>
        <w:tc>
          <w:tcPr>
            <w:tcW w:w="550" w:type="dxa"/>
          </w:tcPr>
          <w:p w14:paraId="2021A8A9" w14:textId="77777777" w:rsidR="009326A6" w:rsidRDefault="00D058EB">
            <w:pPr>
              <w:spacing w:before="10" w:after="10"/>
              <w:jc w:val="center"/>
            </w:pPr>
            <w:r>
              <w:rPr>
                <w:sz w:val="16"/>
              </w:rPr>
              <w:t>$1.68</w:t>
            </w:r>
          </w:p>
        </w:tc>
        <w:tc>
          <w:tcPr>
            <w:tcW w:w="450" w:type="dxa"/>
          </w:tcPr>
          <w:p w14:paraId="4650311D" w14:textId="77777777" w:rsidR="009326A6" w:rsidRDefault="00D058EB">
            <w:pPr>
              <w:spacing w:before="10" w:after="10"/>
              <w:jc w:val="center"/>
            </w:pPr>
            <w:r>
              <w:rPr>
                <w:sz w:val="16"/>
              </w:rPr>
              <w:t>DD</w:t>
            </w:r>
          </w:p>
        </w:tc>
      </w:tr>
      <w:tr w:rsidR="009326A6" w14:paraId="4B261763" w14:textId="77777777">
        <w:trPr>
          <w:jc w:val="center"/>
        </w:trPr>
        <w:tc>
          <w:tcPr>
            <w:tcW w:w="1400" w:type="dxa"/>
          </w:tcPr>
          <w:p w14:paraId="74BEE4FE" w14:textId="77777777" w:rsidR="009326A6" w:rsidRDefault="00D058EB">
            <w:pPr>
              <w:spacing w:before="10" w:after="10"/>
            </w:pPr>
            <w:r>
              <w:rPr>
                <w:sz w:val="16"/>
              </w:rPr>
              <w:t>Argentina</w:t>
            </w:r>
          </w:p>
        </w:tc>
        <w:tc>
          <w:tcPr>
            <w:tcW w:w="550" w:type="dxa"/>
          </w:tcPr>
          <w:p w14:paraId="5A63EA9E" w14:textId="77777777" w:rsidR="009326A6" w:rsidRDefault="00D058EB">
            <w:pPr>
              <w:spacing w:before="10" w:after="10"/>
              <w:jc w:val="center"/>
            </w:pPr>
            <w:r>
              <w:rPr>
                <w:sz w:val="16"/>
              </w:rPr>
              <w:t>$1.61</w:t>
            </w:r>
          </w:p>
        </w:tc>
        <w:tc>
          <w:tcPr>
            <w:tcW w:w="450" w:type="dxa"/>
          </w:tcPr>
          <w:p w14:paraId="462CA376" w14:textId="77777777" w:rsidR="009326A6" w:rsidRDefault="00D058EB">
            <w:pPr>
              <w:spacing w:before="10" w:after="10"/>
              <w:jc w:val="center"/>
            </w:pPr>
            <w:r>
              <w:rPr>
                <w:sz w:val="16"/>
              </w:rPr>
              <w:t>II</w:t>
            </w:r>
          </w:p>
        </w:tc>
        <w:tc>
          <w:tcPr>
            <w:tcW w:w="1400" w:type="dxa"/>
          </w:tcPr>
          <w:p w14:paraId="3987CD92" w14:textId="77777777" w:rsidR="009326A6" w:rsidRDefault="00D058EB">
            <w:pPr>
              <w:spacing w:before="10" w:after="10"/>
            </w:pPr>
            <w:r>
              <w:rPr>
                <w:sz w:val="16"/>
              </w:rPr>
              <w:t>Brazil</w:t>
            </w:r>
          </w:p>
        </w:tc>
        <w:tc>
          <w:tcPr>
            <w:tcW w:w="550" w:type="dxa"/>
          </w:tcPr>
          <w:p w14:paraId="29E61C81" w14:textId="77777777" w:rsidR="009326A6" w:rsidRDefault="00D058EB">
            <w:pPr>
              <w:spacing w:before="10" w:after="10"/>
              <w:jc w:val="center"/>
            </w:pPr>
            <w:r>
              <w:rPr>
                <w:sz w:val="16"/>
              </w:rPr>
              <w:t>$1.62</w:t>
            </w:r>
          </w:p>
        </w:tc>
        <w:tc>
          <w:tcPr>
            <w:tcW w:w="450" w:type="dxa"/>
          </w:tcPr>
          <w:p w14:paraId="7BE038C2" w14:textId="77777777" w:rsidR="009326A6" w:rsidRDefault="00D058EB">
            <w:pPr>
              <w:spacing w:before="10" w:after="10"/>
              <w:jc w:val="center"/>
            </w:pPr>
            <w:r>
              <w:rPr>
                <w:sz w:val="16"/>
              </w:rPr>
              <w:t>II</w:t>
            </w:r>
          </w:p>
        </w:tc>
        <w:tc>
          <w:tcPr>
            <w:tcW w:w="1400" w:type="dxa"/>
          </w:tcPr>
          <w:p w14:paraId="63EE57A5" w14:textId="77777777" w:rsidR="009326A6" w:rsidRDefault="00D058EB">
            <w:pPr>
              <w:spacing w:before="10" w:after="10"/>
            </w:pPr>
            <w:r>
              <w:rPr>
                <w:sz w:val="16"/>
              </w:rPr>
              <w:t>Colombia</w:t>
            </w:r>
          </w:p>
        </w:tc>
        <w:tc>
          <w:tcPr>
            <w:tcW w:w="550" w:type="dxa"/>
          </w:tcPr>
          <w:p w14:paraId="49A547CE" w14:textId="77777777" w:rsidR="009326A6" w:rsidRDefault="00D058EB">
            <w:pPr>
              <w:spacing w:before="10" w:after="10"/>
              <w:jc w:val="center"/>
            </w:pPr>
            <w:r>
              <w:rPr>
                <w:sz w:val="16"/>
              </w:rPr>
              <w:t>$1.69</w:t>
            </w:r>
          </w:p>
        </w:tc>
        <w:tc>
          <w:tcPr>
            <w:tcW w:w="450" w:type="dxa"/>
          </w:tcPr>
          <w:p w14:paraId="64C09522" w14:textId="77777777" w:rsidR="009326A6" w:rsidRDefault="00D058EB">
            <w:pPr>
              <w:spacing w:before="10" w:after="10"/>
              <w:jc w:val="center"/>
            </w:pPr>
            <w:r>
              <w:rPr>
                <w:sz w:val="16"/>
              </w:rPr>
              <w:t>DD</w:t>
            </w:r>
          </w:p>
        </w:tc>
      </w:tr>
      <w:tr w:rsidR="009326A6" w14:paraId="52CC2547" w14:textId="77777777">
        <w:trPr>
          <w:jc w:val="center"/>
        </w:trPr>
        <w:tc>
          <w:tcPr>
            <w:tcW w:w="1400" w:type="dxa"/>
          </w:tcPr>
          <w:p w14:paraId="0F5C093C" w14:textId="77777777" w:rsidR="009326A6" w:rsidRDefault="00D058EB">
            <w:pPr>
              <w:spacing w:before="10" w:after="10"/>
            </w:pPr>
            <w:r>
              <w:rPr>
                <w:sz w:val="16"/>
              </w:rPr>
              <w:t>Colombia</w:t>
            </w:r>
          </w:p>
        </w:tc>
        <w:tc>
          <w:tcPr>
            <w:tcW w:w="550" w:type="dxa"/>
          </w:tcPr>
          <w:p w14:paraId="58DAF539" w14:textId="77777777" w:rsidR="009326A6" w:rsidRDefault="00D058EB">
            <w:pPr>
              <w:spacing w:before="10" w:after="10"/>
              <w:jc w:val="center"/>
            </w:pPr>
            <w:r>
              <w:rPr>
                <w:sz w:val="16"/>
              </w:rPr>
              <w:t>$1.61</w:t>
            </w:r>
          </w:p>
        </w:tc>
        <w:tc>
          <w:tcPr>
            <w:tcW w:w="450" w:type="dxa"/>
          </w:tcPr>
          <w:p w14:paraId="62FE6EE9" w14:textId="77777777" w:rsidR="009326A6" w:rsidRDefault="00D058EB">
            <w:pPr>
              <w:spacing w:before="10" w:after="10"/>
              <w:jc w:val="center"/>
            </w:pPr>
            <w:r>
              <w:rPr>
                <w:sz w:val="16"/>
              </w:rPr>
              <w:t>II</w:t>
            </w:r>
          </w:p>
        </w:tc>
        <w:tc>
          <w:tcPr>
            <w:tcW w:w="1400" w:type="dxa"/>
          </w:tcPr>
          <w:p w14:paraId="55F1CD5D" w14:textId="77777777" w:rsidR="009326A6" w:rsidRDefault="00D058EB">
            <w:pPr>
              <w:spacing w:before="10" w:after="10"/>
            </w:pPr>
            <w:r>
              <w:rPr>
                <w:sz w:val="16"/>
              </w:rPr>
              <w:t>Turkmenistan</w:t>
            </w:r>
          </w:p>
        </w:tc>
        <w:tc>
          <w:tcPr>
            <w:tcW w:w="550" w:type="dxa"/>
          </w:tcPr>
          <w:p w14:paraId="38605821" w14:textId="77777777" w:rsidR="009326A6" w:rsidRDefault="00D058EB">
            <w:pPr>
              <w:spacing w:before="10" w:after="10"/>
              <w:jc w:val="center"/>
            </w:pPr>
            <w:r>
              <w:rPr>
                <w:sz w:val="16"/>
              </w:rPr>
              <w:t>$1.62</w:t>
            </w:r>
          </w:p>
        </w:tc>
        <w:tc>
          <w:tcPr>
            <w:tcW w:w="450" w:type="dxa"/>
          </w:tcPr>
          <w:p w14:paraId="6321C0AE" w14:textId="77777777" w:rsidR="009326A6" w:rsidRDefault="00D058EB">
            <w:pPr>
              <w:spacing w:before="10" w:after="10"/>
              <w:jc w:val="center"/>
            </w:pPr>
            <w:r>
              <w:rPr>
                <w:sz w:val="16"/>
              </w:rPr>
              <w:t>DD*</w:t>
            </w:r>
          </w:p>
        </w:tc>
        <w:tc>
          <w:tcPr>
            <w:tcW w:w="1400" w:type="dxa"/>
          </w:tcPr>
          <w:p w14:paraId="20E9B31F" w14:textId="77777777" w:rsidR="009326A6" w:rsidRDefault="00D058EB">
            <w:pPr>
              <w:spacing w:before="10" w:after="10"/>
            </w:pPr>
            <w:r>
              <w:rPr>
                <w:sz w:val="16"/>
              </w:rPr>
              <w:t>Azerbaijan</w:t>
            </w:r>
          </w:p>
        </w:tc>
        <w:tc>
          <w:tcPr>
            <w:tcW w:w="550" w:type="dxa"/>
          </w:tcPr>
          <w:p w14:paraId="408972EB" w14:textId="77777777" w:rsidR="009326A6" w:rsidRDefault="00D058EB">
            <w:pPr>
              <w:spacing w:before="10" w:after="10"/>
              <w:jc w:val="center"/>
            </w:pPr>
            <w:r>
              <w:rPr>
                <w:sz w:val="16"/>
              </w:rPr>
              <w:t>$1.69</w:t>
            </w:r>
          </w:p>
        </w:tc>
        <w:tc>
          <w:tcPr>
            <w:tcW w:w="450" w:type="dxa"/>
          </w:tcPr>
          <w:p w14:paraId="740A8639" w14:textId="77777777" w:rsidR="009326A6" w:rsidRDefault="00D058EB">
            <w:pPr>
              <w:spacing w:before="10" w:after="10"/>
              <w:jc w:val="center"/>
            </w:pPr>
            <w:r>
              <w:rPr>
                <w:sz w:val="16"/>
              </w:rPr>
              <w:t>DD</w:t>
            </w:r>
          </w:p>
        </w:tc>
      </w:tr>
      <w:tr w:rsidR="009326A6" w14:paraId="0B128246" w14:textId="77777777">
        <w:trPr>
          <w:jc w:val="center"/>
        </w:trPr>
        <w:tc>
          <w:tcPr>
            <w:tcW w:w="1400" w:type="dxa"/>
          </w:tcPr>
          <w:p w14:paraId="7CBEF645" w14:textId="77777777" w:rsidR="009326A6" w:rsidRDefault="00D058EB">
            <w:pPr>
              <w:spacing w:before="10" w:after="10"/>
            </w:pPr>
            <w:r>
              <w:rPr>
                <w:sz w:val="16"/>
              </w:rPr>
              <w:t>Azerbaijan</w:t>
            </w:r>
          </w:p>
        </w:tc>
        <w:tc>
          <w:tcPr>
            <w:tcW w:w="550" w:type="dxa"/>
          </w:tcPr>
          <w:p w14:paraId="44FAC155" w14:textId="77777777" w:rsidR="009326A6" w:rsidRDefault="00D058EB">
            <w:pPr>
              <w:spacing w:before="10" w:after="10"/>
              <w:jc w:val="center"/>
            </w:pPr>
            <w:r>
              <w:rPr>
                <w:sz w:val="16"/>
              </w:rPr>
              <w:t>$1.61</w:t>
            </w:r>
          </w:p>
        </w:tc>
        <w:tc>
          <w:tcPr>
            <w:tcW w:w="450" w:type="dxa"/>
          </w:tcPr>
          <w:p w14:paraId="62D7B4EA" w14:textId="77777777" w:rsidR="009326A6" w:rsidRDefault="00D058EB">
            <w:pPr>
              <w:spacing w:before="10" w:after="10"/>
              <w:jc w:val="center"/>
            </w:pPr>
            <w:r>
              <w:rPr>
                <w:sz w:val="16"/>
              </w:rPr>
              <w:t>IE</w:t>
            </w:r>
          </w:p>
        </w:tc>
        <w:tc>
          <w:tcPr>
            <w:tcW w:w="1400" w:type="dxa"/>
          </w:tcPr>
          <w:p w14:paraId="08446973" w14:textId="77777777" w:rsidR="009326A6" w:rsidRDefault="00D058EB">
            <w:pPr>
              <w:spacing w:before="10" w:after="10"/>
            </w:pPr>
            <w:r>
              <w:rPr>
                <w:sz w:val="16"/>
              </w:rPr>
              <w:t>Egypt</w:t>
            </w:r>
          </w:p>
        </w:tc>
        <w:tc>
          <w:tcPr>
            <w:tcW w:w="550" w:type="dxa"/>
          </w:tcPr>
          <w:p w14:paraId="438E1E98" w14:textId="77777777" w:rsidR="009326A6" w:rsidRDefault="00D058EB">
            <w:pPr>
              <w:spacing w:before="10" w:after="10"/>
              <w:jc w:val="center"/>
            </w:pPr>
            <w:r>
              <w:rPr>
                <w:sz w:val="16"/>
              </w:rPr>
              <w:t>$1.62</w:t>
            </w:r>
          </w:p>
        </w:tc>
        <w:tc>
          <w:tcPr>
            <w:tcW w:w="450" w:type="dxa"/>
          </w:tcPr>
          <w:p w14:paraId="3E388170" w14:textId="77777777" w:rsidR="009326A6" w:rsidRDefault="00D058EB">
            <w:pPr>
              <w:spacing w:before="10" w:after="10"/>
              <w:jc w:val="center"/>
            </w:pPr>
            <w:r>
              <w:rPr>
                <w:sz w:val="16"/>
              </w:rPr>
              <w:t>II</w:t>
            </w:r>
          </w:p>
        </w:tc>
        <w:tc>
          <w:tcPr>
            <w:tcW w:w="1400" w:type="dxa"/>
          </w:tcPr>
          <w:p w14:paraId="18CA85D3" w14:textId="77777777" w:rsidR="009326A6" w:rsidRDefault="00D058EB">
            <w:pPr>
              <w:spacing w:before="10" w:after="10"/>
            </w:pPr>
            <w:r>
              <w:rPr>
                <w:sz w:val="16"/>
              </w:rPr>
              <w:t>UK</w:t>
            </w:r>
          </w:p>
        </w:tc>
        <w:tc>
          <w:tcPr>
            <w:tcW w:w="550" w:type="dxa"/>
          </w:tcPr>
          <w:p w14:paraId="2C7CA4DA" w14:textId="77777777" w:rsidR="009326A6" w:rsidRDefault="00D058EB">
            <w:pPr>
              <w:spacing w:before="10" w:after="10"/>
              <w:jc w:val="center"/>
            </w:pPr>
            <w:r>
              <w:rPr>
                <w:sz w:val="16"/>
              </w:rPr>
              <w:t>$1.69</w:t>
            </w:r>
          </w:p>
        </w:tc>
        <w:tc>
          <w:tcPr>
            <w:tcW w:w="450" w:type="dxa"/>
          </w:tcPr>
          <w:p w14:paraId="44CD17B0" w14:textId="77777777" w:rsidR="009326A6" w:rsidRDefault="00D058EB">
            <w:pPr>
              <w:spacing w:before="10" w:after="10"/>
              <w:jc w:val="center"/>
            </w:pPr>
            <w:r>
              <w:rPr>
                <w:sz w:val="16"/>
              </w:rPr>
              <w:t>II</w:t>
            </w:r>
          </w:p>
        </w:tc>
      </w:tr>
      <w:tr w:rsidR="009326A6" w14:paraId="3D5EBED5" w14:textId="77777777">
        <w:trPr>
          <w:jc w:val="center"/>
        </w:trPr>
        <w:tc>
          <w:tcPr>
            <w:tcW w:w="1400" w:type="dxa"/>
          </w:tcPr>
          <w:p w14:paraId="601C67E8" w14:textId="77777777" w:rsidR="009326A6" w:rsidRDefault="00D058EB">
            <w:pPr>
              <w:spacing w:before="10" w:after="10"/>
            </w:pPr>
            <w:r>
              <w:rPr>
                <w:sz w:val="16"/>
              </w:rPr>
              <w:t>Norway</w:t>
            </w:r>
          </w:p>
        </w:tc>
        <w:tc>
          <w:tcPr>
            <w:tcW w:w="550" w:type="dxa"/>
          </w:tcPr>
          <w:p w14:paraId="3CCB1D20" w14:textId="77777777" w:rsidR="009326A6" w:rsidRDefault="00D058EB">
            <w:pPr>
              <w:spacing w:before="10" w:after="10"/>
              <w:jc w:val="center"/>
            </w:pPr>
            <w:r>
              <w:rPr>
                <w:sz w:val="16"/>
              </w:rPr>
              <w:t>$1.62</w:t>
            </w:r>
          </w:p>
        </w:tc>
        <w:tc>
          <w:tcPr>
            <w:tcW w:w="450" w:type="dxa"/>
          </w:tcPr>
          <w:p w14:paraId="57293967" w14:textId="77777777" w:rsidR="009326A6" w:rsidRDefault="00D058EB">
            <w:pPr>
              <w:spacing w:before="10" w:after="10"/>
              <w:jc w:val="center"/>
            </w:pPr>
            <w:r>
              <w:rPr>
                <w:sz w:val="16"/>
              </w:rPr>
              <w:t>IE</w:t>
            </w:r>
          </w:p>
        </w:tc>
        <w:tc>
          <w:tcPr>
            <w:tcW w:w="1400" w:type="dxa"/>
          </w:tcPr>
          <w:p w14:paraId="638C0A05" w14:textId="77777777" w:rsidR="009326A6" w:rsidRDefault="00D058EB">
            <w:pPr>
              <w:spacing w:before="10" w:after="10"/>
            </w:pPr>
            <w:r>
              <w:rPr>
                <w:sz w:val="16"/>
              </w:rPr>
              <w:t>Sweden</w:t>
            </w:r>
          </w:p>
        </w:tc>
        <w:tc>
          <w:tcPr>
            <w:tcW w:w="550" w:type="dxa"/>
          </w:tcPr>
          <w:p w14:paraId="0E694759" w14:textId="77777777" w:rsidR="009326A6" w:rsidRDefault="00D058EB">
            <w:pPr>
              <w:spacing w:before="10" w:after="10"/>
              <w:jc w:val="center"/>
            </w:pPr>
            <w:r>
              <w:rPr>
                <w:sz w:val="16"/>
              </w:rPr>
              <w:t>$1.63</w:t>
            </w:r>
          </w:p>
        </w:tc>
        <w:tc>
          <w:tcPr>
            <w:tcW w:w="450" w:type="dxa"/>
          </w:tcPr>
          <w:p w14:paraId="77E2D986" w14:textId="77777777" w:rsidR="009326A6" w:rsidRDefault="00D058EB">
            <w:pPr>
              <w:spacing w:before="10" w:after="10"/>
              <w:jc w:val="center"/>
            </w:pPr>
            <w:r>
              <w:rPr>
                <w:sz w:val="16"/>
              </w:rPr>
              <w:t>II</w:t>
            </w:r>
          </w:p>
        </w:tc>
        <w:tc>
          <w:tcPr>
            <w:tcW w:w="1400" w:type="dxa"/>
          </w:tcPr>
          <w:p w14:paraId="54BFF2B9" w14:textId="77777777" w:rsidR="009326A6" w:rsidRDefault="00D058EB">
            <w:pPr>
              <w:spacing w:before="10" w:after="10"/>
            </w:pPr>
            <w:r>
              <w:rPr>
                <w:sz w:val="16"/>
              </w:rPr>
              <w:t>New Zealand</w:t>
            </w:r>
          </w:p>
        </w:tc>
        <w:tc>
          <w:tcPr>
            <w:tcW w:w="550" w:type="dxa"/>
          </w:tcPr>
          <w:p w14:paraId="62CF8596" w14:textId="77777777" w:rsidR="009326A6" w:rsidRDefault="00D058EB">
            <w:pPr>
              <w:spacing w:before="10" w:after="10"/>
              <w:jc w:val="center"/>
            </w:pPr>
            <w:r>
              <w:rPr>
                <w:sz w:val="16"/>
              </w:rPr>
              <w:t>$1.69</w:t>
            </w:r>
          </w:p>
        </w:tc>
        <w:tc>
          <w:tcPr>
            <w:tcW w:w="450" w:type="dxa"/>
          </w:tcPr>
          <w:p w14:paraId="4E44B84A" w14:textId="77777777" w:rsidR="009326A6" w:rsidRDefault="00D058EB">
            <w:pPr>
              <w:spacing w:before="10" w:after="10"/>
              <w:jc w:val="center"/>
            </w:pPr>
            <w:r>
              <w:rPr>
                <w:sz w:val="16"/>
              </w:rPr>
              <w:t>II</w:t>
            </w:r>
          </w:p>
        </w:tc>
      </w:tr>
      <w:tr w:rsidR="009326A6" w14:paraId="0BC7EAE8" w14:textId="77777777">
        <w:trPr>
          <w:jc w:val="center"/>
        </w:trPr>
        <w:tc>
          <w:tcPr>
            <w:tcW w:w="1400" w:type="dxa"/>
          </w:tcPr>
          <w:p w14:paraId="76CBC3F2" w14:textId="77777777" w:rsidR="009326A6" w:rsidRDefault="00D058EB">
            <w:pPr>
              <w:spacing w:before="10" w:after="10"/>
            </w:pPr>
            <w:r>
              <w:rPr>
                <w:sz w:val="16"/>
              </w:rPr>
              <w:t>Kazakhstan</w:t>
            </w:r>
          </w:p>
        </w:tc>
        <w:tc>
          <w:tcPr>
            <w:tcW w:w="550" w:type="dxa"/>
          </w:tcPr>
          <w:p w14:paraId="02292190" w14:textId="77777777" w:rsidR="009326A6" w:rsidRDefault="00D058EB">
            <w:pPr>
              <w:spacing w:before="10" w:after="10"/>
              <w:jc w:val="center"/>
            </w:pPr>
            <w:r>
              <w:rPr>
                <w:sz w:val="16"/>
              </w:rPr>
              <w:t>$1.62</w:t>
            </w:r>
          </w:p>
        </w:tc>
        <w:tc>
          <w:tcPr>
            <w:tcW w:w="450" w:type="dxa"/>
          </w:tcPr>
          <w:p w14:paraId="7EF95485" w14:textId="77777777" w:rsidR="009326A6" w:rsidRDefault="00D058EB">
            <w:pPr>
              <w:spacing w:before="10" w:after="10"/>
              <w:jc w:val="center"/>
            </w:pPr>
            <w:r>
              <w:rPr>
                <w:sz w:val="16"/>
              </w:rPr>
              <w:t>II</w:t>
            </w:r>
          </w:p>
        </w:tc>
        <w:tc>
          <w:tcPr>
            <w:tcW w:w="1400" w:type="dxa"/>
          </w:tcPr>
          <w:p w14:paraId="3E2C6FE6" w14:textId="77777777" w:rsidR="009326A6" w:rsidRDefault="00D058EB">
            <w:pPr>
              <w:spacing w:before="10" w:after="10"/>
            </w:pPr>
            <w:r>
              <w:rPr>
                <w:sz w:val="16"/>
              </w:rPr>
              <w:t>India</w:t>
            </w:r>
          </w:p>
        </w:tc>
        <w:tc>
          <w:tcPr>
            <w:tcW w:w="550" w:type="dxa"/>
          </w:tcPr>
          <w:p w14:paraId="49CDA598" w14:textId="77777777" w:rsidR="009326A6" w:rsidRDefault="00D058EB">
            <w:pPr>
              <w:spacing w:before="10" w:after="10"/>
              <w:jc w:val="center"/>
            </w:pPr>
            <w:r>
              <w:rPr>
                <w:sz w:val="16"/>
              </w:rPr>
              <w:t>$1.63</w:t>
            </w:r>
          </w:p>
        </w:tc>
        <w:tc>
          <w:tcPr>
            <w:tcW w:w="450" w:type="dxa"/>
          </w:tcPr>
          <w:p w14:paraId="7156864B" w14:textId="77777777" w:rsidR="009326A6" w:rsidRDefault="00D058EB">
            <w:pPr>
              <w:spacing w:before="10" w:after="10"/>
              <w:jc w:val="center"/>
            </w:pPr>
            <w:r>
              <w:rPr>
                <w:sz w:val="16"/>
              </w:rPr>
              <w:t>II</w:t>
            </w:r>
          </w:p>
        </w:tc>
        <w:tc>
          <w:tcPr>
            <w:tcW w:w="1400" w:type="dxa"/>
          </w:tcPr>
          <w:p w14:paraId="1F6ACF6D" w14:textId="77777777" w:rsidR="009326A6" w:rsidRDefault="00D058EB">
            <w:pPr>
              <w:spacing w:before="10" w:after="10"/>
            </w:pPr>
            <w:r>
              <w:rPr>
                <w:sz w:val="16"/>
              </w:rPr>
              <w:t>France</w:t>
            </w:r>
          </w:p>
        </w:tc>
        <w:tc>
          <w:tcPr>
            <w:tcW w:w="550" w:type="dxa"/>
          </w:tcPr>
          <w:p w14:paraId="5FA45CE4" w14:textId="77777777" w:rsidR="009326A6" w:rsidRDefault="00D058EB">
            <w:pPr>
              <w:spacing w:before="10" w:after="10"/>
              <w:jc w:val="center"/>
            </w:pPr>
            <w:r>
              <w:rPr>
                <w:sz w:val="16"/>
              </w:rPr>
              <w:t>$1.69</w:t>
            </w:r>
          </w:p>
        </w:tc>
        <w:tc>
          <w:tcPr>
            <w:tcW w:w="450" w:type="dxa"/>
          </w:tcPr>
          <w:p w14:paraId="3F8C7DEE" w14:textId="77777777" w:rsidR="009326A6" w:rsidRDefault="00D058EB">
            <w:pPr>
              <w:spacing w:before="10" w:after="10"/>
              <w:jc w:val="center"/>
            </w:pPr>
            <w:r>
              <w:rPr>
                <w:sz w:val="16"/>
              </w:rPr>
              <w:t>II</w:t>
            </w:r>
          </w:p>
        </w:tc>
      </w:tr>
      <w:tr w:rsidR="009326A6" w14:paraId="0230963A" w14:textId="77777777">
        <w:trPr>
          <w:jc w:val="center"/>
        </w:trPr>
        <w:tc>
          <w:tcPr>
            <w:tcW w:w="1400" w:type="dxa"/>
          </w:tcPr>
          <w:p w14:paraId="0F8B78C9" w14:textId="77777777" w:rsidR="009326A6" w:rsidRDefault="00D058EB">
            <w:pPr>
              <w:spacing w:before="10" w:after="10"/>
            </w:pPr>
            <w:r>
              <w:rPr>
                <w:sz w:val="16"/>
              </w:rPr>
              <w:t>Uzbekistan</w:t>
            </w:r>
          </w:p>
        </w:tc>
        <w:tc>
          <w:tcPr>
            <w:tcW w:w="550" w:type="dxa"/>
          </w:tcPr>
          <w:p w14:paraId="74A57AD4" w14:textId="77777777" w:rsidR="009326A6" w:rsidRDefault="00D058EB">
            <w:pPr>
              <w:spacing w:before="10" w:after="10"/>
              <w:jc w:val="center"/>
            </w:pPr>
            <w:r>
              <w:rPr>
                <w:sz w:val="16"/>
              </w:rPr>
              <w:t>$1.62</w:t>
            </w:r>
          </w:p>
        </w:tc>
        <w:tc>
          <w:tcPr>
            <w:tcW w:w="450" w:type="dxa"/>
          </w:tcPr>
          <w:p w14:paraId="0B65FF9E" w14:textId="77777777" w:rsidR="009326A6" w:rsidRDefault="00D058EB">
            <w:pPr>
              <w:spacing w:before="10" w:after="10"/>
              <w:jc w:val="center"/>
            </w:pPr>
            <w:r>
              <w:rPr>
                <w:sz w:val="16"/>
              </w:rPr>
              <w:t>II</w:t>
            </w:r>
          </w:p>
        </w:tc>
        <w:tc>
          <w:tcPr>
            <w:tcW w:w="1400" w:type="dxa"/>
          </w:tcPr>
          <w:p w14:paraId="630C19C0" w14:textId="77777777" w:rsidR="009326A6" w:rsidRDefault="00D058EB">
            <w:pPr>
              <w:spacing w:before="10" w:after="10"/>
            </w:pPr>
            <w:r>
              <w:rPr>
                <w:sz w:val="16"/>
              </w:rPr>
              <w:t>Indonesia</w:t>
            </w:r>
          </w:p>
        </w:tc>
        <w:tc>
          <w:tcPr>
            <w:tcW w:w="550" w:type="dxa"/>
          </w:tcPr>
          <w:p w14:paraId="6244D448" w14:textId="77777777" w:rsidR="009326A6" w:rsidRDefault="00D058EB">
            <w:pPr>
              <w:spacing w:before="10" w:after="10"/>
              <w:jc w:val="center"/>
            </w:pPr>
            <w:r>
              <w:rPr>
                <w:sz w:val="16"/>
              </w:rPr>
              <w:t>$1.63</w:t>
            </w:r>
          </w:p>
        </w:tc>
        <w:tc>
          <w:tcPr>
            <w:tcW w:w="450" w:type="dxa"/>
          </w:tcPr>
          <w:p w14:paraId="0590BFD4" w14:textId="77777777" w:rsidR="009326A6" w:rsidRDefault="00D058EB">
            <w:pPr>
              <w:spacing w:before="10" w:after="10"/>
              <w:jc w:val="center"/>
            </w:pPr>
            <w:r>
              <w:rPr>
                <w:sz w:val="16"/>
              </w:rPr>
              <w:t>IE†</w:t>
            </w:r>
          </w:p>
        </w:tc>
        <w:tc>
          <w:tcPr>
            <w:tcW w:w="1400" w:type="dxa"/>
          </w:tcPr>
          <w:p w14:paraId="1D1BCA2F" w14:textId="77777777" w:rsidR="009326A6" w:rsidRDefault="00D058EB">
            <w:pPr>
              <w:spacing w:before="10" w:after="10"/>
            </w:pPr>
            <w:r>
              <w:rPr>
                <w:sz w:val="16"/>
              </w:rPr>
              <w:t>Algeria</w:t>
            </w:r>
          </w:p>
        </w:tc>
        <w:tc>
          <w:tcPr>
            <w:tcW w:w="550" w:type="dxa"/>
          </w:tcPr>
          <w:p w14:paraId="4E284052" w14:textId="77777777" w:rsidR="009326A6" w:rsidRDefault="00D058EB">
            <w:pPr>
              <w:spacing w:before="10" w:after="10"/>
              <w:jc w:val="center"/>
            </w:pPr>
            <w:r>
              <w:rPr>
                <w:sz w:val="16"/>
              </w:rPr>
              <w:t>$1.69</w:t>
            </w:r>
          </w:p>
        </w:tc>
        <w:tc>
          <w:tcPr>
            <w:tcW w:w="450" w:type="dxa"/>
          </w:tcPr>
          <w:p w14:paraId="79385C0F" w14:textId="77777777" w:rsidR="009326A6" w:rsidRDefault="00D058EB">
            <w:pPr>
              <w:spacing w:before="10" w:after="10"/>
              <w:jc w:val="center"/>
            </w:pPr>
            <w:r>
              <w:rPr>
                <w:sz w:val="16"/>
              </w:rPr>
              <w:t>DD</w:t>
            </w:r>
          </w:p>
        </w:tc>
      </w:tr>
      <w:tr w:rsidR="009326A6" w14:paraId="54A8A03E" w14:textId="77777777">
        <w:trPr>
          <w:jc w:val="center"/>
        </w:trPr>
        <w:tc>
          <w:tcPr>
            <w:tcW w:w="1400" w:type="dxa"/>
          </w:tcPr>
          <w:p w14:paraId="1CFFDC68" w14:textId="77777777" w:rsidR="009326A6" w:rsidRDefault="00D058EB">
            <w:pPr>
              <w:spacing w:before="10" w:after="10"/>
            </w:pPr>
            <w:r>
              <w:rPr>
                <w:sz w:val="16"/>
              </w:rPr>
              <w:t>Finland</w:t>
            </w:r>
          </w:p>
        </w:tc>
        <w:tc>
          <w:tcPr>
            <w:tcW w:w="550" w:type="dxa"/>
          </w:tcPr>
          <w:p w14:paraId="1EB73124" w14:textId="77777777" w:rsidR="009326A6" w:rsidRDefault="00D058EB">
            <w:pPr>
              <w:spacing w:before="10" w:after="10"/>
              <w:jc w:val="center"/>
            </w:pPr>
            <w:r>
              <w:rPr>
                <w:sz w:val="16"/>
              </w:rPr>
              <w:t>$1.62</w:t>
            </w:r>
          </w:p>
        </w:tc>
        <w:tc>
          <w:tcPr>
            <w:tcW w:w="450" w:type="dxa"/>
          </w:tcPr>
          <w:p w14:paraId="74E4F4C3" w14:textId="77777777" w:rsidR="009326A6" w:rsidRDefault="00D058EB">
            <w:pPr>
              <w:spacing w:before="10" w:after="10"/>
              <w:jc w:val="center"/>
            </w:pPr>
            <w:r>
              <w:rPr>
                <w:sz w:val="16"/>
              </w:rPr>
              <w:t>IE</w:t>
            </w:r>
          </w:p>
        </w:tc>
        <w:tc>
          <w:tcPr>
            <w:tcW w:w="1400" w:type="dxa"/>
          </w:tcPr>
          <w:p w14:paraId="0E8ED002" w14:textId="77777777" w:rsidR="009326A6" w:rsidRDefault="00D058EB">
            <w:pPr>
              <w:spacing w:before="10" w:after="10"/>
            </w:pPr>
            <w:r>
              <w:rPr>
                <w:sz w:val="16"/>
              </w:rPr>
              <w:t>Kazakhstan</w:t>
            </w:r>
          </w:p>
        </w:tc>
        <w:tc>
          <w:tcPr>
            <w:tcW w:w="550" w:type="dxa"/>
          </w:tcPr>
          <w:p w14:paraId="17CE9740" w14:textId="77777777" w:rsidR="009326A6" w:rsidRDefault="00D058EB">
            <w:pPr>
              <w:spacing w:before="10" w:after="10"/>
              <w:jc w:val="center"/>
            </w:pPr>
            <w:r>
              <w:rPr>
                <w:sz w:val="16"/>
              </w:rPr>
              <w:t>$1.63</w:t>
            </w:r>
          </w:p>
        </w:tc>
        <w:tc>
          <w:tcPr>
            <w:tcW w:w="450" w:type="dxa"/>
          </w:tcPr>
          <w:p w14:paraId="6B8D2067" w14:textId="77777777" w:rsidR="009326A6" w:rsidRDefault="00D058EB">
            <w:pPr>
              <w:spacing w:before="10" w:after="10"/>
              <w:jc w:val="center"/>
            </w:pPr>
            <w:r>
              <w:rPr>
                <w:sz w:val="16"/>
              </w:rPr>
              <w:t>II</w:t>
            </w:r>
          </w:p>
        </w:tc>
        <w:tc>
          <w:tcPr>
            <w:tcW w:w="1400" w:type="dxa"/>
          </w:tcPr>
          <w:p w14:paraId="20210B6D" w14:textId="77777777" w:rsidR="009326A6" w:rsidRDefault="00D058EB">
            <w:pPr>
              <w:spacing w:before="10" w:after="10"/>
            </w:pPr>
            <w:r>
              <w:rPr>
                <w:sz w:val="16"/>
              </w:rPr>
              <w:t>Philippines</w:t>
            </w:r>
          </w:p>
        </w:tc>
        <w:tc>
          <w:tcPr>
            <w:tcW w:w="550" w:type="dxa"/>
          </w:tcPr>
          <w:p w14:paraId="2EC01FC1" w14:textId="77777777" w:rsidR="009326A6" w:rsidRDefault="00D058EB">
            <w:pPr>
              <w:spacing w:before="10" w:after="10"/>
              <w:jc w:val="center"/>
            </w:pPr>
            <w:r>
              <w:rPr>
                <w:sz w:val="16"/>
              </w:rPr>
              <w:t>$1.69</w:t>
            </w:r>
          </w:p>
        </w:tc>
        <w:tc>
          <w:tcPr>
            <w:tcW w:w="450" w:type="dxa"/>
          </w:tcPr>
          <w:p w14:paraId="1B8EE9B6" w14:textId="77777777" w:rsidR="009326A6" w:rsidRDefault="00D058EB">
            <w:pPr>
              <w:spacing w:before="10" w:after="10"/>
              <w:jc w:val="center"/>
            </w:pPr>
            <w:r>
              <w:rPr>
                <w:sz w:val="16"/>
              </w:rPr>
              <w:t>II</w:t>
            </w:r>
          </w:p>
        </w:tc>
      </w:tr>
      <w:tr w:rsidR="009326A6" w14:paraId="5503252F" w14:textId="77777777">
        <w:trPr>
          <w:jc w:val="center"/>
        </w:trPr>
        <w:tc>
          <w:tcPr>
            <w:tcW w:w="1400" w:type="dxa"/>
          </w:tcPr>
          <w:p w14:paraId="64183C0B" w14:textId="77777777" w:rsidR="009326A6" w:rsidRDefault="00D058EB">
            <w:pPr>
              <w:spacing w:before="10" w:after="10"/>
            </w:pPr>
            <w:r>
              <w:rPr>
                <w:sz w:val="16"/>
              </w:rPr>
              <w:t>Vietnam</w:t>
            </w:r>
          </w:p>
        </w:tc>
        <w:tc>
          <w:tcPr>
            <w:tcW w:w="550" w:type="dxa"/>
          </w:tcPr>
          <w:p w14:paraId="10C463D1" w14:textId="77777777" w:rsidR="009326A6" w:rsidRDefault="00D058EB">
            <w:pPr>
              <w:spacing w:before="10" w:after="10"/>
              <w:jc w:val="center"/>
            </w:pPr>
            <w:r>
              <w:rPr>
                <w:sz w:val="16"/>
              </w:rPr>
              <w:t>$1.62</w:t>
            </w:r>
          </w:p>
        </w:tc>
        <w:tc>
          <w:tcPr>
            <w:tcW w:w="450" w:type="dxa"/>
          </w:tcPr>
          <w:p w14:paraId="5935F907" w14:textId="77777777" w:rsidR="009326A6" w:rsidRDefault="00D058EB">
            <w:pPr>
              <w:spacing w:before="10" w:after="10"/>
              <w:jc w:val="center"/>
            </w:pPr>
            <w:r>
              <w:rPr>
                <w:sz w:val="16"/>
              </w:rPr>
              <w:t>II</w:t>
            </w:r>
          </w:p>
        </w:tc>
        <w:tc>
          <w:tcPr>
            <w:tcW w:w="1400" w:type="dxa"/>
          </w:tcPr>
          <w:p w14:paraId="069F72EA" w14:textId="77777777" w:rsidR="009326A6" w:rsidRDefault="00D058EB">
            <w:pPr>
              <w:spacing w:before="10" w:after="10"/>
            </w:pPr>
            <w:r>
              <w:rPr>
                <w:sz w:val="16"/>
              </w:rPr>
              <w:t>Iran</w:t>
            </w:r>
          </w:p>
        </w:tc>
        <w:tc>
          <w:tcPr>
            <w:tcW w:w="550" w:type="dxa"/>
          </w:tcPr>
          <w:p w14:paraId="2E0827AB" w14:textId="77777777" w:rsidR="009326A6" w:rsidRDefault="00D058EB">
            <w:pPr>
              <w:spacing w:before="10" w:after="10"/>
              <w:jc w:val="center"/>
            </w:pPr>
            <w:r>
              <w:rPr>
                <w:sz w:val="16"/>
              </w:rPr>
              <w:t>$1.63</w:t>
            </w:r>
          </w:p>
        </w:tc>
        <w:tc>
          <w:tcPr>
            <w:tcW w:w="450" w:type="dxa"/>
          </w:tcPr>
          <w:p w14:paraId="09E6887E" w14:textId="77777777" w:rsidR="009326A6" w:rsidRDefault="00D058EB">
            <w:pPr>
              <w:spacing w:before="10" w:after="10"/>
              <w:jc w:val="center"/>
            </w:pPr>
            <w:r>
              <w:rPr>
                <w:sz w:val="16"/>
              </w:rPr>
              <w:t>DD*</w:t>
            </w:r>
          </w:p>
        </w:tc>
        <w:tc>
          <w:tcPr>
            <w:tcW w:w="1400" w:type="dxa"/>
          </w:tcPr>
          <w:p w14:paraId="6C0EF42E" w14:textId="77777777" w:rsidR="009326A6" w:rsidRDefault="00D058EB">
            <w:pPr>
              <w:spacing w:before="10" w:after="10"/>
            </w:pPr>
            <w:r>
              <w:rPr>
                <w:sz w:val="16"/>
              </w:rPr>
              <w:t>Vietnam</w:t>
            </w:r>
          </w:p>
        </w:tc>
        <w:tc>
          <w:tcPr>
            <w:tcW w:w="550" w:type="dxa"/>
          </w:tcPr>
          <w:p w14:paraId="14BA8193" w14:textId="77777777" w:rsidR="009326A6" w:rsidRDefault="00D058EB">
            <w:pPr>
              <w:spacing w:before="10" w:after="10"/>
              <w:jc w:val="center"/>
            </w:pPr>
            <w:r>
              <w:rPr>
                <w:sz w:val="16"/>
              </w:rPr>
              <w:t>$1.69</w:t>
            </w:r>
          </w:p>
        </w:tc>
        <w:tc>
          <w:tcPr>
            <w:tcW w:w="450" w:type="dxa"/>
          </w:tcPr>
          <w:p w14:paraId="5209976E" w14:textId="77777777" w:rsidR="009326A6" w:rsidRDefault="00D058EB">
            <w:pPr>
              <w:spacing w:before="10" w:after="10"/>
              <w:jc w:val="center"/>
            </w:pPr>
            <w:r>
              <w:rPr>
                <w:sz w:val="16"/>
              </w:rPr>
              <w:t>DD</w:t>
            </w:r>
          </w:p>
        </w:tc>
      </w:tr>
      <w:tr w:rsidR="009326A6" w14:paraId="21055BD1" w14:textId="77777777">
        <w:trPr>
          <w:jc w:val="center"/>
        </w:trPr>
        <w:tc>
          <w:tcPr>
            <w:tcW w:w="1400" w:type="dxa"/>
            <w:tcBorders>
              <w:bottom w:val="double" w:sz="4" w:space="0" w:color="auto"/>
            </w:tcBorders>
          </w:tcPr>
          <w:p w14:paraId="74B66E30" w14:textId="77777777" w:rsidR="009326A6" w:rsidRDefault="00D058EB">
            <w:pPr>
              <w:spacing w:before="10" w:after="10"/>
            </w:pPr>
            <w:r>
              <w:rPr>
                <w:sz w:val="16"/>
              </w:rPr>
              <w:t>Saudi Arabia</w:t>
            </w:r>
          </w:p>
        </w:tc>
        <w:tc>
          <w:tcPr>
            <w:tcW w:w="550" w:type="dxa"/>
            <w:tcBorders>
              <w:bottom w:val="double" w:sz="4" w:space="0" w:color="auto"/>
            </w:tcBorders>
          </w:tcPr>
          <w:p w14:paraId="15AE19C8" w14:textId="77777777" w:rsidR="009326A6" w:rsidRDefault="00D058EB">
            <w:pPr>
              <w:spacing w:before="10" w:after="10"/>
              <w:jc w:val="center"/>
            </w:pPr>
            <w:r>
              <w:rPr>
                <w:sz w:val="16"/>
              </w:rPr>
              <w:t>$1.62</w:t>
            </w:r>
          </w:p>
        </w:tc>
        <w:tc>
          <w:tcPr>
            <w:tcW w:w="450" w:type="dxa"/>
            <w:tcBorders>
              <w:bottom w:val="double" w:sz="4" w:space="0" w:color="auto"/>
            </w:tcBorders>
          </w:tcPr>
          <w:p w14:paraId="531FC853" w14:textId="77777777" w:rsidR="009326A6" w:rsidRDefault="00D058EB">
            <w:pPr>
              <w:spacing w:before="10" w:after="10"/>
              <w:jc w:val="center"/>
            </w:pPr>
            <w:r>
              <w:rPr>
                <w:sz w:val="16"/>
              </w:rPr>
              <w:t>II</w:t>
            </w:r>
          </w:p>
        </w:tc>
        <w:tc>
          <w:tcPr>
            <w:tcW w:w="1400" w:type="dxa"/>
            <w:tcBorders>
              <w:bottom w:val="double" w:sz="4" w:space="0" w:color="auto"/>
            </w:tcBorders>
          </w:tcPr>
          <w:p w14:paraId="0554FA9D" w14:textId="77777777" w:rsidR="009326A6" w:rsidRDefault="00D058EB">
            <w:pPr>
              <w:spacing w:before="10" w:after="10"/>
            </w:pPr>
            <w:r>
              <w:rPr>
                <w:sz w:val="16"/>
              </w:rPr>
              <w:t>Georgia</w:t>
            </w:r>
          </w:p>
        </w:tc>
        <w:tc>
          <w:tcPr>
            <w:tcW w:w="550" w:type="dxa"/>
            <w:tcBorders>
              <w:bottom w:val="double" w:sz="4" w:space="0" w:color="auto"/>
            </w:tcBorders>
          </w:tcPr>
          <w:p w14:paraId="281F0013" w14:textId="77777777" w:rsidR="009326A6" w:rsidRDefault="00D058EB">
            <w:pPr>
              <w:spacing w:before="10" w:after="10"/>
              <w:jc w:val="center"/>
            </w:pPr>
            <w:r>
              <w:rPr>
                <w:sz w:val="16"/>
              </w:rPr>
              <w:t>$1.63</w:t>
            </w:r>
          </w:p>
        </w:tc>
        <w:tc>
          <w:tcPr>
            <w:tcW w:w="450" w:type="dxa"/>
            <w:tcBorders>
              <w:bottom w:val="double" w:sz="4" w:space="0" w:color="auto"/>
            </w:tcBorders>
          </w:tcPr>
          <w:p w14:paraId="4852A4BB" w14:textId="77777777" w:rsidR="009326A6" w:rsidRDefault="00D058EB">
            <w:pPr>
              <w:spacing w:before="10" w:after="10"/>
              <w:jc w:val="center"/>
            </w:pPr>
            <w:r>
              <w:rPr>
                <w:sz w:val="16"/>
              </w:rPr>
              <w:t>II</w:t>
            </w:r>
          </w:p>
        </w:tc>
        <w:tc>
          <w:tcPr>
            <w:tcW w:w="1400" w:type="dxa"/>
            <w:tcBorders>
              <w:bottom w:val="double" w:sz="4" w:space="0" w:color="auto"/>
            </w:tcBorders>
          </w:tcPr>
          <w:p w14:paraId="25866CE2" w14:textId="77777777" w:rsidR="009326A6" w:rsidRDefault="00D058EB">
            <w:pPr>
              <w:spacing w:before="10" w:after="10"/>
            </w:pPr>
            <w:r>
              <w:rPr>
                <w:sz w:val="16"/>
              </w:rPr>
              <w:t>Poland</w:t>
            </w:r>
          </w:p>
        </w:tc>
        <w:tc>
          <w:tcPr>
            <w:tcW w:w="550" w:type="dxa"/>
            <w:tcBorders>
              <w:bottom w:val="double" w:sz="4" w:space="0" w:color="auto"/>
            </w:tcBorders>
          </w:tcPr>
          <w:p w14:paraId="310BD080" w14:textId="77777777" w:rsidR="009326A6" w:rsidRDefault="00D058EB">
            <w:pPr>
              <w:spacing w:before="10" w:after="10"/>
              <w:jc w:val="center"/>
            </w:pPr>
            <w:r>
              <w:rPr>
                <w:sz w:val="16"/>
              </w:rPr>
              <w:t>$1.69</w:t>
            </w:r>
          </w:p>
        </w:tc>
        <w:tc>
          <w:tcPr>
            <w:tcW w:w="450" w:type="dxa"/>
            <w:tcBorders>
              <w:bottom w:val="double" w:sz="4" w:space="0" w:color="auto"/>
            </w:tcBorders>
          </w:tcPr>
          <w:p w14:paraId="2D4A9365" w14:textId="77777777" w:rsidR="009326A6" w:rsidRDefault="00D058EB">
            <w:pPr>
              <w:spacing w:before="10" w:after="10"/>
              <w:jc w:val="center"/>
            </w:pPr>
            <w:r>
              <w:rPr>
                <w:sz w:val="16"/>
              </w:rPr>
              <w:t>II</w:t>
            </w:r>
          </w:p>
        </w:tc>
      </w:tr>
    </w:tbl>
    <w:p w14:paraId="65A01766" w14:textId="77777777" w:rsidR="009326A6" w:rsidRDefault="00D058EB">
      <w:pPr>
        <w:spacing w:before="40" w:after="120" w:line="240" w:lineRule="auto"/>
        <w:sectPr w:rsidR="009326A6">
          <w:pgSz w:w="15840" w:h="12240" w:orient="landscape"/>
          <w:pgMar w:top="1080" w:right="1080" w:bottom="1080" w:left="1080" w:header="720" w:footer="720" w:gutter="0"/>
          <w:cols w:space="720"/>
        </w:sectPr>
      </w:pPr>
      <w:r>
        <w:rPr>
          <w:b/>
          <w:sz w:val="20"/>
        </w:rPr>
        <w:t xml:space="preserve">Notes: </w:t>
      </w:r>
      <w:r>
        <w:rPr>
          <w:sz w:val="20"/>
        </w:rPr>
        <w:t xml:space="preserve">Top 25 countries by delivered price under each specification. Pⱼ = delivered price from seller j ($/GPU-hr) from </w:t>
      </w:r>
      <w:bookmarkStart w:id="130" w:name="Eq3txt904"/>
      <w:r>
        <w:fldChar w:fldCharType="begin"/>
      </w:r>
      <w:r>
        <w:instrText>HYPERLINK \l "Eq3"</w:instrText>
      </w:r>
      <w:r>
        <w:fldChar w:fldCharType="separate"/>
      </w:r>
      <w:r>
        <w:rPr>
          <w:color w:val="1F3864"/>
          <w:sz w:val="20"/>
          <w:u w:val="single"/>
        </w:rPr>
        <w:t>equation (3)</w:t>
      </w:r>
      <w:r>
        <w:fldChar w:fldCharType="end"/>
      </w:r>
      <w:bookmarkEnd w:id="130"/>
      <w:r>
        <w:rPr>
          <w:sz w:val="20"/>
        </w:rPr>
        <w:t>.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 = sanctioned</w:t>
      </w:r>
      <w:r>
        <w:rPr>
          <w:sz w:val="20"/>
        </w:rPr>
        <w:t xml:space="preserve">/GPU-blocked. † = developing-country exporter. See </w:t>
      </w:r>
      <w:hyperlink w:anchor="TableA2" w:history="1">
        <w:r w:rsidR="009326A6">
          <w:rPr>
            <w:color w:val="1F3864"/>
            <w:sz w:val="20"/>
            <w:u w:val="single"/>
          </w:rPr>
          <w:t>Table A2</w:t>
        </w:r>
      </w:hyperlink>
      <w:r>
        <w:rPr>
          <w:sz w:val="20"/>
        </w:rPr>
        <w:t xml:space="preserve"> for all 85 countries.</w:t>
      </w:r>
    </w:p>
    <w:p w14:paraId="49AE7FEB" w14:textId="77777777" w:rsidR="009326A6" w:rsidRDefault="00D058EB">
      <w:pPr>
        <w:pStyle w:val="Heading1"/>
      </w:pPr>
      <w:r>
        <w:lastRenderedPageBreak/>
        <w:t>Appendix A</w:t>
      </w:r>
    </w:p>
    <w:bookmarkStart w:id="131" w:name="TableA1"/>
    <w:p w14:paraId="466E285F" w14:textId="77777777" w:rsidR="009326A6" w:rsidRDefault="00D058EB">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131"/>
      <w:r>
        <w:rPr>
          <w:b/>
          <w:sz w:val="20"/>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2"/>
        <w:gridCol w:w="1523"/>
        <w:gridCol w:w="1067"/>
        <w:gridCol w:w="1040"/>
        <w:gridCol w:w="1413"/>
        <w:gridCol w:w="1273"/>
        <w:gridCol w:w="1067"/>
        <w:gridCol w:w="1358"/>
        <w:gridCol w:w="1523"/>
      </w:tblGrid>
      <w:tr w:rsidR="009326A6" w14:paraId="39EE8853" w14:textId="77777777">
        <w:trPr>
          <w:jc w:val="center"/>
        </w:trPr>
        <w:tc>
          <w:tcPr>
            <w:tcW w:w="1500" w:type="dxa"/>
            <w:tcBorders>
              <w:top w:val="single" w:sz="4" w:space="0" w:color="auto"/>
              <w:bottom w:val="single" w:sz="4" w:space="0" w:color="auto"/>
            </w:tcBorders>
          </w:tcPr>
          <w:p w14:paraId="0B0FA1BA" w14:textId="77777777" w:rsidR="009326A6" w:rsidRDefault="00D058EB">
            <w:pPr>
              <w:spacing w:before="10" w:after="10"/>
              <w:jc w:val="center"/>
            </w:pPr>
            <w:r>
              <w:rPr>
                <w:b/>
                <w:sz w:val="16"/>
              </w:rPr>
              <w:t>Country</w:t>
            </w:r>
          </w:p>
        </w:tc>
        <w:tc>
          <w:tcPr>
            <w:tcW w:w="650" w:type="dxa"/>
            <w:tcBorders>
              <w:top w:val="single" w:sz="4" w:space="0" w:color="auto"/>
              <w:bottom w:val="single" w:sz="4" w:space="0" w:color="auto"/>
            </w:tcBorders>
          </w:tcPr>
          <w:p w14:paraId="71BC0E8B" w14:textId="77777777" w:rsidR="009326A6" w:rsidRDefault="00D058EB">
            <w:pPr>
              <w:spacing w:before="10" w:after="10"/>
              <w:jc w:val="center"/>
            </w:pPr>
            <w:r>
              <w:rPr>
                <w:b/>
                <w:sz w:val="16"/>
              </w:rPr>
              <w:t>p</w:t>
            </w:r>
            <w:r>
              <w:rPr>
                <w:b/>
                <w:sz w:val="16"/>
              </w:rPr>
              <w:t>ᴱ</w:t>
            </w:r>
            <w:r>
              <w:rPr>
                <w:b/>
                <w:sz w:val="16"/>
              </w:rPr>
              <w:br/>
              <w:t>($/kWh)</w:t>
            </w:r>
          </w:p>
        </w:tc>
        <w:tc>
          <w:tcPr>
            <w:tcW w:w="550" w:type="dxa"/>
            <w:tcBorders>
              <w:top w:val="single" w:sz="4" w:space="0" w:color="auto"/>
              <w:bottom w:val="single" w:sz="4" w:space="0" w:color="auto"/>
            </w:tcBorders>
          </w:tcPr>
          <w:p w14:paraId="5686F09E" w14:textId="77777777" w:rsidR="009326A6" w:rsidRDefault="00D058EB">
            <w:pPr>
              <w:spacing w:before="10" w:after="10"/>
              <w:jc w:val="center"/>
            </w:pPr>
            <w:r>
              <w:rPr>
                <w:b/>
                <w:sz w:val="16"/>
              </w:rPr>
              <w:t>θⱼ</w:t>
            </w:r>
            <w:r>
              <w:rPr>
                <w:b/>
                <w:sz w:val="16"/>
              </w:rPr>
              <w:br/>
              <w:t>(°C)</w:t>
            </w:r>
          </w:p>
        </w:tc>
        <w:tc>
          <w:tcPr>
            <w:tcW w:w="500" w:type="dxa"/>
            <w:tcBorders>
              <w:top w:val="single" w:sz="4" w:space="0" w:color="auto"/>
              <w:bottom w:val="single" w:sz="4" w:space="0" w:color="auto"/>
            </w:tcBorders>
          </w:tcPr>
          <w:p w14:paraId="11C9BCA3" w14:textId="77777777" w:rsidR="009326A6" w:rsidRDefault="00D058EB">
            <w:pPr>
              <w:spacing w:before="10" w:after="10"/>
              <w:jc w:val="center"/>
            </w:pPr>
            <w:r>
              <w:rPr>
                <w:b/>
                <w:sz w:val="16"/>
              </w:rPr>
              <w:t>PUE</w:t>
            </w:r>
          </w:p>
        </w:tc>
        <w:tc>
          <w:tcPr>
            <w:tcW w:w="650" w:type="dxa"/>
            <w:tcBorders>
              <w:top w:val="single" w:sz="4" w:space="0" w:color="auto"/>
              <w:bottom w:val="single" w:sz="4" w:space="0" w:color="auto"/>
            </w:tcBorders>
          </w:tcPr>
          <w:p w14:paraId="03566786" w14:textId="77777777" w:rsidR="009326A6" w:rsidRDefault="00D058EB">
            <w:pPr>
              <w:spacing w:before="10" w:after="10"/>
              <w:jc w:val="center"/>
            </w:pPr>
            <w:r>
              <w:rPr>
                <w:b/>
                <w:sz w:val="16"/>
              </w:rPr>
              <w:t>Constr.</w:t>
            </w:r>
            <w:r>
              <w:rPr>
                <w:b/>
                <w:sz w:val="16"/>
              </w:rPr>
              <w:br/>
              <w:t>($/W)</w:t>
            </w:r>
          </w:p>
        </w:tc>
        <w:tc>
          <w:tcPr>
            <w:tcW w:w="650" w:type="dxa"/>
            <w:tcBorders>
              <w:top w:val="single" w:sz="4" w:space="0" w:color="auto"/>
              <w:bottom w:val="single" w:sz="4" w:space="0" w:color="auto"/>
            </w:tcBorders>
          </w:tcPr>
          <w:p w14:paraId="24CE3CE6" w14:textId="77777777" w:rsidR="009326A6" w:rsidRDefault="00D058EB">
            <w:pPr>
              <w:spacing w:before="10" w:after="10"/>
              <w:jc w:val="center"/>
            </w:pPr>
            <w:r>
              <w:rPr>
                <w:b/>
                <w:sz w:val="16"/>
              </w:rPr>
              <w:t>k̄ⱼ</w:t>
            </w:r>
            <w:r>
              <w:rPr>
                <w:b/>
                <w:sz w:val="16"/>
              </w:rPr>
              <w:br/>
              <w:t>(MW)</w:t>
            </w:r>
          </w:p>
        </w:tc>
        <w:tc>
          <w:tcPr>
            <w:tcW w:w="550" w:type="dxa"/>
            <w:tcBorders>
              <w:top w:val="single" w:sz="4" w:space="0" w:color="auto"/>
              <w:bottom w:val="single" w:sz="4" w:space="0" w:color="auto"/>
            </w:tcBorders>
          </w:tcPr>
          <w:p w14:paraId="17030665" w14:textId="77777777" w:rsidR="009326A6" w:rsidRDefault="00D058EB">
            <w:pPr>
              <w:spacing w:before="10" w:after="10"/>
              <w:jc w:val="center"/>
            </w:pPr>
            <w:r>
              <w:rPr>
                <w:b/>
                <w:sz w:val="16"/>
              </w:rPr>
              <w:t>ωⱼ</w:t>
            </w:r>
            <w:r>
              <w:rPr>
                <w:b/>
                <w:sz w:val="16"/>
              </w:rPr>
              <w:br/>
              <w:t>(%)</w:t>
            </w:r>
          </w:p>
        </w:tc>
        <w:tc>
          <w:tcPr>
            <w:tcW w:w="700" w:type="dxa"/>
            <w:tcBorders>
              <w:top w:val="single" w:sz="4" w:space="0" w:color="auto"/>
              <w:bottom w:val="single" w:sz="4" w:space="0" w:color="auto"/>
            </w:tcBorders>
          </w:tcPr>
          <w:p w14:paraId="6A190510" w14:textId="77777777" w:rsidR="009326A6" w:rsidRDefault="00D058EB">
            <w:pPr>
              <w:spacing w:before="10" w:after="10"/>
              <w:jc w:val="center"/>
            </w:pPr>
            <w:r>
              <w:rPr>
                <w:b/>
                <w:sz w:val="16"/>
              </w:rPr>
              <w:t>cⱼ</w:t>
            </w:r>
            <w:r>
              <w:rPr>
                <w:b/>
                <w:sz w:val="16"/>
              </w:rPr>
              <w:br/>
              <w:t>($/hr)</w:t>
            </w:r>
          </w:p>
        </w:tc>
        <w:tc>
          <w:tcPr>
            <w:tcW w:w="750" w:type="dxa"/>
            <w:tcBorders>
              <w:top w:val="single" w:sz="4" w:space="0" w:color="auto"/>
              <w:bottom w:val="single" w:sz="4" w:space="0" w:color="auto"/>
            </w:tcBorders>
          </w:tcPr>
          <w:p w14:paraId="5CE435BD" w14:textId="77777777" w:rsidR="009326A6" w:rsidRDefault="00D058EB">
            <w:pPr>
              <w:spacing w:before="10" w:after="10"/>
              <w:jc w:val="center"/>
            </w:pPr>
            <w:r>
              <w:rPr>
                <w:b/>
                <w:sz w:val="16"/>
              </w:rPr>
              <w:t>Cost-Rec.</w:t>
            </w:r>
            <w:r>
              <w:rPr>
                <w:b/>
                <w:sz w:val="16"/>
              </w:rPr>
              <w:br/>
              <w:t>p</w:t>
            </w:r>
            <w:r>
              <w:rPr>
                <w:b/>
                <w:sz w:val="16"/>
              </w:rPr>
              <w:t>ᴱ</w:t>
            </w:r>
            <w:r>
              <w:rPr>
                <w:b/>
                <w:sz w:val="16"/>
              </w:rPr>
              <w:t xml:space="preserve"> ($/kWh)</w:t>
            </w:r>
          </w:p>
        </w:tc>
      </w:tr>
      <w:tr w:rsidR="009326A6" w14:paraId="472D2C89" w14:textId="77777777">
        <w:trPr>
          <w:jc w:val="center"/>
        </w:trPr>
        <w:tc>
          <w:tcPr>
            <w:tcW w:w="1500" w:type="dxa"/>
          </w:tcPr>
          <w:p w14:paraId="0EF0AAE0" w14:textId="77777777" w:rsidR="009326A6" w:rsidRDefault="00D058EB">
            <w:pPr>
              <w:spacing w:before="10" w:after="10"/>
            </w:pPr>
            <w:r>
              <w:rPr>
                <w:sz w:val="16"/>
              </w:rPr>
              <w:t>Kyrgyzstan</w:t>
            </w:r>
          </w:p>
        </w:tc>
        <w:tc>
          <w:tcPr>
            <w:tcW w:w="650" w:type="dxa"/>
          </w:tcPr>
          <w:p w14:paraId="41D81B3B" w14:textId="77777777" w:rsidR="009326A6" w:rsidRDefault="00D058EB">
            <w:pPr>
              <w:spacing w:before="10" w:after="10"/>
            </w:pPr>
            <w:r>
              <w:rPr>
                <w:sz w:val="16"/>
              </w:rPr>
              <w:t>$0.038</w:t>
            </w:r>
          </w:p>
        </w:tc>
        <w:tc>
          <w:tcPr>
            <w:tcW w:w="550" w:type="dxa"/>
          </w:tcPr>
          <w:p w14:paraId="1A9987B1" w14:textId="77777777" w:rsidR="009326A6" w:rsidRDefault="00D058EB">
            <w:pPr>
              <w:spacing w:before="10" w:after="10"/>
              <w:jc w:val="right"/>
            </w:pPr>
            <w:r>
              <w:rPr>
                <w:sz w:val="16"/>
              </w:rPr>
              <w:t>13.3</w:t>
            </w:r>
          </w:p>
        </w:tc>
        <w:tc>
          <w:tcPr>
            <w:tcW w:w="500" w:type="dxa"/>
          </w:tcPr>
          <w:p w14:paraId="0EF7624D" w14:textId="77777777" w:rsidR="009326A6" w:rsidRDefault="00D058EB">
            <w:pPr>
              <w:spacing w:before="10" w:after="10"/>
              <w:jc w:val="right"/>
            </w:pPr>
            <w:r>
              <w:rPr>
                <w:sz w:val="16"/>
              </w:rPr>
              <w:t>1.08</w:t>
            </w:r>
          </w:p>
        </w:tc>
        <w:tc>
          <w:tcPr>
            <w:tcW w:w="650" w:type="dxa"/>
          </w:tcPr>
          <w:p w14:paraId="4382E503" w14:textId="77777777" w:rsidR="009326A6" w:rsidRDefault="00D058EB">
            <w:pPr>
              <w:spacing w:before="10" w:after="10"/>
              <w:jc w:val="right"/>
            </w:pPr>
            <w:r>
              <w:rPr>
                <w:sz w:val="16"/>
              </w:rPr>
              <w:t>$7.83</w:t>
            </w:r>
          </w:p>
        </w:tc>
        <w:tc>
          <w:tcPr>
            <w:tcW w:w="650" w:type="dxa"/>
          </w:tcPr>
          <w:p w14:paraId="0F98710B" w14:textId="77777777" w:rsidR="009326A6" w:rsidRDefault="00D058EB">
            <w:pPr>
              <w:spacing w:before="10" w:after="10"/>
              <w:jc w:val="right"/>
            </w:pPr>
            <w:r>
              <w:rPr>
                <w:sz w:val="16"/>
              </w:rPr>
              <w:t>5</w:t>
            </w:r>
          </w:p>
        </w:tc>
        <w:tc>
          <w:tcPr>
            <w:tcW w:w="550" w:type="dxa"/>
          </w:tcPr>
          <w:p w14:paraId="66357B60" w14:textId="77777777" w:rsidR="009326A6" w:rsidRDefault="00D058EB">
            <w:pPr>
              <w:spacing w:before="10" w:after="10"/>
              <w:jc w:val="right"/>
            </w:pPr>
            <w:r>
              <w:rPr>
                <w:sz w:val="16"/>
              </w:rPr>
              <w:t>0.0</w:t>
            </w:r>
          </w:p>
        </w:tc>
        <w:tc>
          <w:tcPr>
            <w:tcW w:w="700" w:type="dxa"/>
          </w:tcPr>
          <w:p w14:paraId="2CCAFD8C" w14:textId="77777777" w:rsidR="009326A6" w:rsidRDefault="00D058EB">
            <w:pPr>
              <w:spacing w:before="10" w:after="10"/>
              <w:jc w:val="right"/>
            </w:pPr>
            <w:r>
              <w:rPr>
                <w:sz w:val="16"/>
              </w:rPr>
              <w:t>$1.43</w:t>
            </w:r>
          </w:p>
        </w:tc>
        <w:tc>
          <w:tcPr>
            <w:tcW w:w="750" w:type="dxa"/>
          </w:tcPr>
          <w:p w14:paraId="026DBE60" w14:textId="77777777" w:rsidR="009326A6" w:rsidRDefault="00D058EB">
            <w:pPr>
              <w:spacing w:before="10" w:after="10"/>
              <w:jc w:val="right"/>
            </w:pPr>
            <w:r>
              <w:rPr>
                <w:sz w:val="16"/>
              </w:rPr>
              <w:t>$0.038</w:t>
            </w:r>
          </w:p>
        </w:tc>
      </w:tr>
      <w:tr w:rsidR="009326A6" w14:paraId="514CC72A" w14:textId="77777777">
        <w:trPr>
          <w:jc w:val="center"/>
        </w:trPr>
        <w:tc>
          <w:tcPr>
            <w:tcW w:w="1500" w:type="dxa"/>
          </w:tcPr>
          <w:p w14:paraId="2B125E70" w14:textId="77777777" w:rsidR="009326A6" w:rsidRDefault="00D058EB">
            <w:pPr>
              <w:spacing w:before="10" w:after="10"/>
            </w:pPr>
            <w:r>
              <w:rPr>
                <w:sz w:val="16"/>
              </w:rPr>
              <w:t>Canada</w:t>
            </w:r>
          </w:p>
        </w:tc>
        <w:tc>
          <w:tcPr>
            <w:tcW w:w="650" w:type="dxa"/>
          </w:tcPr>
          <w:p w14:paraId="7ABDB0EC" w14:textId="77777777" w:rsidR="009326A6" w:rsidRDefault="00D058EB">
            <w:pPr>
              <w:spacing w:before="10" w:after="10"/>
            </w:pPr>
            <w:r>
              <w:rPr>
                <w:sz w:val="16"/>
              </w:rPr>
              <w:t>$0.045</w:t>
            </w:r>
          </w:p>
        </w:tc>
        <w:tc>
          <w:tcPr>
            <w:tcW w:w="550" w:type="dxa"/>
          </w:tcPr>
          <w:p w14:paraId="5A393D74" w14:textId="77777777" w:rsidR="009326A6" w:rsidRDefault="00D058EB">
            <w:pPr>
              <w:spacing w:before="10" w:after="10"/>
              <w:jc w:val="right"/>
            </w:pPr>
            <w:r>
              <w:rPr>
                <w:sz w:val="16"/>
              </w:rPr>
              <w:t>14.6</w:t>
            </w:r>
          </w:p>
        </w:tc>
        <w:tc>
          <w:tcPr>
            <w:tcW w:w="500" w:type="dxa"/>
          </w:tcPr>
          <w:p w14:paraId="60F75E62" w14:textId="77777777" w:rsidR="009326A6" w:rsidRDefault="00D058EB">
            <w:pPr>
              <w:spacing w:before="10" w:after="10"/>
              <w:jc w:val="right"/>
            </w:pPr>
            <w:r>
              <w:rPr>
                <w:sz w:val="16"/>
              </w:rPr>
              <w:t>1.08</w:t>
            </w:r>
          </w:p>
        </w:tc>
        <w:tc>
          <w:tcPr>
            <w:tcW w:w="650" w:type="dxa"/>
          </w:tcPr>
          <w:p w14:paraId="0CECCE3D" w14:textId="77777777" w:rsidR="009326A6" w:rsidRDefault="00D058EB">
            <w:pPr>
              <w:spacing w:before="10" w:after="10"/>
              <w:jc w:val="right"/>
            </w:pPr>
            <w:r>
              <w:rPr>
                <w:sz w:val="16"/>
              </w:rPr>
              <w:t>$9.39</w:t>
            </w:r>
          </w:p>
        </w:tc>
        <w:tc>
          <w:tcPr>
            <w:tcW w:w="650" w:type="dxa"/>
          </w:tcPr>
          <w:p w14:paraId="73B0BE91" w14:textId="77777777" w:rsidR="009326A6" w:rsidRDefault="00D058EB">
            <w:pPr>
              <w:spacing w:before="10" w:after="10"/>
              <w:jc w:val="right"/>
            </w:pPr>
            <w:r>
              <w:rPr>
                <w:sz w:val="16"/>
              </w:rPr>
              <w:t>3,200</w:t>
            </w:r>
          </w:p>
        </w:tc>
        <w:tc>
          <w:tcPr>
            <w:tcW w:w="550" w:type="dxa"/>
          </w:tcPr>
          <w:p w14:paraId="5E8BBAA8" w14:textId="77777777" w:rsidR="009326A6" w:rsidRDefault="00D058EB">
            <w:pPr>
              <w:spacing w:before="10" w:after="10"/>
              <w:jc w:val="right"/>
            </w:pPr>
            <w:r>
              <w:rPr>
                <w:sz w:val="16"/>
              </w:rPr>
              <w:t>2.6</w:t>
            </w:r>
          </w:p>
        </w:tc>
        <w:tc>
          <w:tcPr>
            <w:tcW w:w="700" w:type="dxa"/>
          </w:tcPr>
          <w:p w14:paraId="3184B425" w14:textId="77777777" w:rsidR="009326A6" w:rsidRDefault="00D058EB">
            <w:pPr>
              <w:spacing w:before="10" w:after="10"/>
              <w:jc w:val="right"/>
            </w:pPr>
            <w:r>
              <w:rPr>
                <w:sz w:val="16"/>
              </w:rPr>
              <w:t>$1.44</w:t>
            </w:r>
          </w:p>
        </w:tc>
        <w:tc>
          <w:tcPr>
            <w:tcW w:w="750" w:type="dxa"/>
          </w:tcPr>
          <w:p w14:paraId="4AFFC59C" w14:textId="77777777" w:rsidR="009326A6" w:rsidRDefault="00D058EB">
            <w:pPr>
              <w:spacing w:before="10" w:after="10"/>
              <w:jc w:val="right"/>
            </w:pPr>
            <w:r>
              <w:rPr>
                <w:sz w:val="16"/>
              </w:rPr>
              <w:t>$0.045</w:t>
            </w:r>
          </w:p>
        </w:tc>
      </w:tr>
      <w:tr w:rsidR="009326A6" w14:paraId="3378D228" w14:textId="77777777">
        <w:trPr>
          <w:jc w:val="center"/>
        </w:trPr>
        <w:tc>
          <w:tcPr>
            <w:tcW w:w="1500" w:type="dxa"/>
          </w:tcPr>
          <w:p w14:paraId="098179C4" w14:textId="77777777" w:rsidR="009326A6" w:rsidRDefault="00D058EB">
            <w:pPr>
              <w:spacing w:before="10" w:after="10"/>
            </w:pPr>
            <w:r>
              <w:rPr>
                <w:sz w:val="16"/>
              </w:rPr>
              <w:t>Ethiopia</w:t>
            </w:r>
          </w:p>
        </w:tc>
        <w:tc>
          <w:tcPr>
            <w:tcW w:w="650" w:type="dxa"/>
          </w:tcPr>
          <w:p w14:paraId="47291012" w14:textId="77777777" w:rsidR="009326A6" w:rsidRDefault="00D058EB">
            <w:pPr>
              <w:spacing w:before="10" w:after="10"/>
            </w:pPr>
            <w:r>
              <w:rPr>
                <w:sz w:val="16"/>
              </w:rPr>
              <w:t>$0.030</w:t>
            </w:r>
          </w:p>
        </w:tc>
        <w:tc>
          <w:tcPr>
            <w:tcW w:w="550" w:type="dxa"/>
          </w:tcPr>
          <w:p w14:paraId="0D5A6167" w14:textId="77777777" w:rsidR="009326A6" w:rsidRDefault="00D058EB">
            <w:pPr>
              <w:spacing w:before="10" w:after="10"/>
              <w:jc w:val="right"/>
            </w:pPr>
            <w:r>
              <w:rPr>
                <w:sz w:val="16"/>
              </w:rPr>
              <w:t>26.5</w:t>
            </w:r>
          </w:p>
        </w:tc>
        <w:tc>
          <w:tcPr>
            <w:tcW w:w="500" w:type="dxa"/>
          </w:tcPr>
          <w:p w14:paraId="5F575E3E" w14:textId="77777777" w:rsidR="009326A6" w:rsidRDefault="00D058EB">
            <w:pPr>
              <w:spacing w:before="10" w:after="10"/>
              <w:jc w:val="right"/>
            </w:pPr>
            <w:r>
              <w:rPr>
                <w:sz w:val="16"/>
              </w:rPr>
              <w:t>1.25</w:t>
            </w:r>
          </w:p>
        </w:tc>
        <w:tc>
          <w:tcPr>
            <w:tcW w:w="650" w:type="dxa"/>
          </w:tcPr>
          <w:p w14:paraId="35C768B6" w14:textId="77777777" w:rsidR="009326A6" w:rsidRDefault="00D058EB">
            <w:pPr>
              <w:spacing w:before="10" w:after="10"/>
              <w:jc w:val="right"/>
            </w:pPr>
            <w:r>
              <w:rPr>
                <w:sz w:val="16"/>
              </w:rPr>
              <w:t>$8.08</w:t>
            </w:r>
          </w:p>
        </w:tc>
        <w:tc>
          <w:tcPr>
            <w:tcW w:w="650" w:type="dxa"/>
          </w:tcPr>
          <w:p w14:paraId="3E08CF15" w14:textId="77777777" w:rsidR="009326A6" w:rsidRDefault="00D058EB">
            <w:pPr>
              <w:spacing w:before="10" w:after="10"/>
              <w:jc w:val="right"/>
            </w:pPr>
            <w:r>
              <w:rPr>
                <w:sz w:val="16"/>
              </w:rPr>
              <w:t>10</w:t>
            </w:r>
          </w:p>
        </w:tc>
        <w:tc>
          <w:tcPr>
            <w:tcW w:w="550" w:type="dxa"/>
          </w:tcPr>
          <w:p w14:paraId="72FD1E9C" w14:textId="77777777" w:rsidR="009326A6" w:rsidRDefault="00D058EB">
            <w:pPr>
              <w:spacing w:before="10" w:after="10"/>
              <w:jc w:val="right"/>
            </w:pPr>
            <w:r>
              <w:rPr>
                <w:sz w:val="16"/>
              </w:rPr>
              <w:t>0.0</w:t>
            </w:r>
          </w:p>
        </w:tc>
        <w:tc>
          <w:tcPr>
            <w:tcW w:w="700" w:type="dxa"/>
          </w:tcPr>
          <w:p w14:paraId="738C3989" w14:textId="77777777" w:rsidR="009326A6" w:rsidRDefault="00D058EB">
            <w:pPr>
              <w:spacing w:before="10" w:after="10"/>
              <w:jc w:val="right"/>
            </w:pPr>
            <w:r>
              <w:rPr>
                <w:sz w:val="16"/>
              </w:rPr>
              <w:t>$1.43</w:t>
            </w:r>
          </w:p>
        </w:tc>
        <w:tc>
          <w:tcPr>
            <w:tcW w:w="750" w:type="dxa"/>
          </w:tcPr>
          <w:p w14:paraId="65882824" w14:textId="77777777" w:rsidR="009326A6" w:rsidRDefault="00D058EB">
            <w:pPr>
              <w:spacing w:before="10" w:after="10"/>
              <w:jc w:val="right"/>
            </w:pPr>
            <w:r>
              <w:rPr>
                <w:b/>
                <w:sz w:val="16"/>
              </w:rPr>
              <w:t>$0.050</w:t>
            </w:r>
          </w:p>
        </w:tc>
      </w:tr>
      <w:tr w:rsidR="009326A6" w14:paraId="4DD8E72B" w14:textId="77777777">
        <w:trPr>
          <w:jc w:val="center"/>
        </w:trPr>
        <w:tc>
          <w:tcPr>
            <w:tcW w:w="1500" w:type="dxa"/>
          </w:tcPr>
          <w:p w14:paraId="3D2323A5" w14:textId="77777777" w:rsidR="009326A6" w:rsidRDefault="00D058EB">
            <w:pPr>
              <w:spacing w:before="10" w:after="10"/>
            </w:pPr>
            <w:r>
              <w:rPr>
                <w:sz w:val="16"/>
              </w:rPr>
              <w:t>Kosovo</w:t>
            </w:r>
          </w:p>
        </w:tc>
        <w:tc>
          <w:tcPr>
            <w:tcW w:w="650" w:type="dxa"/>
          </w:tcPr>
          <w:p w14:paraId="081B45FD" w14:textId="77777777" w:rsidR="009326A6" w:rsidRDefault="00D058EB">
            <w:pPr>
              <w:spacing w:before="10" w:after="10"/>
            </w:pPr>
            <w:r>
              <w:rPr>
                <w:sz w:val="16"/>
              </w:rPr>
              <w:t>$0.047</w:t>
            </w:r>
          </w:p>
        </w:tc>
        <w:tc>
          <w:tcPr>
            <w:tcW w:w="550" w:type="dxa"/>
          </w:tcPr>
          <w:p w14:paraId="1958B49C" w14:textId="77777777" w:rsidR="009326A6" w:rsidRDefault="00D058EB">
            <w:pPr>
              <w:spacing w:before="10" w:after="10"/>
              <w:jc w:val="right"/>
            </w:pPr>
            <w:r>
              <w:rPr>
                <w:sz w:val="16"/>
              </w:rPr>
              <w:t>21.0</w:t>
            </w:r>
          </w:p>
        </w:tc>
        <w:tc>
          <w:tcPr>
            <w:tcW w:w="500" w:type="dxa"/>
          </w:tcPr>
          <w:p w14:paraId="7B1572E6" w14:textId="77777777" w:rsidR="009326A6" w:rsidRDefault="00D058EB">
            <w:pPr>
              <w:spacing w:before="10" w:after="10"/>
              <w:jc w:val="right"/>
            </w:pPr>
            <w:r>
              <w:rPr>
                <w:sz w:val="16"/>
              </w:rPr>
              <w:t>1.17</w:t>
            </w:r>
          </w:p>
        </w:tc>
        <w:tc>
          <w:tcPr>
            <w:tcW w:w="650" w:type="dxa"/>
          </w:tcPr>
          <w:p w14:paraId="00E5E489" w14:textId="77777777" w:rsidR="009326A6" w:rsidRDefault="00D058EB">
            <w:pPr>
              <w:spacing w:before="10" w:after="10"/>
              <w:jc w:val="right"/>
            </w:pPr>
            <w:r>
              <w:rPr>
                <w:sz w:val="16"/>
              </w:rPr>
              <w:t>$9.48</w:t>
            </w:r>
          </w:p>
        </w:tc>
        <w:tc>
          <w:tcPr>
            <w:tcW w:w="650" w:type="dxa"/>
          </w:tcPr>
          <w:p w14:paraId="0E7CFC5E" w14:textId="77777777" w:rsidR="009326A6" w:rsidRDefault="00D058EB">
            <w:pPr>
              <w:spacing w:before="10" w:after="10"/>
              <w:jc w:val="right"/>
            </w:pPr>
            <w:r>
              <w:rPr>
                <w:sz w:val="16"/>
              </w:rPr>
              <w:t>5</w:t>
            </w:r>
          </w:p>
        </w:tc>
        <w:tc>
          <w:tcPr>
            <w:tcW w:w="550" w:type="dxa"/>
          </w:tcPr>
          <w:p w14:paraId="6BEA5626" w14:textId="77777777" w:rsidR="009326A6" w:rsidRDefault="00D058EB">
            <w:pPr>
              <w:spacing w:before="10" w:after="10"/>
              <w:jc w:val="right"/>
            </w:pPr>
            <w:r>
              <w:rPr>
                <w:sz w:val="16"/>
              </w:rPr>
              <w:t>0.0</w:t>
            </w:r>
          </w:p>
        </w:tc>
        <w:tc>
          <w:tcPr>
            <w:tcW w:w="700" w:type="dxa"/>
          </w:tcPr>
          <w:p w14:paraId="17F7D765" w14:textId="77777777" w:rsidR="009326A6" w:rsidRDefault="00D058EB">
            <w:pPr>
              <w:spacing w:before="10" w:after="10"/>
              <w:jc w:val="right"/>
            </w:pPr>
            <w:r>
              <w:rPr>
                <w:sz w:val="16"/>
              </w:rPr>
              <w:t>$1.45</w:t>
            </w:r>
          </w:p>
        </w:tc>
        <w:tc>
          <w:tcPr>
            <w:tcW w:w="750" w:type="dxa"/>
          </w:tcPr>
          <w:p w14:paraId="1A0F08FF" w14:textId="77777777" w:rsidR="009326A6" w:rsidRDefault="00D058EB">
            <w:pPr>
              <w:spacing w:before="10" w:after="10"/>
              <w:jc w:val="right"/>
            </w:pPr>
            <w:r>
              <w:rPr>
                <w:sz w:val="16"/>
              </w:rPr>
              <w:t>$0.047</w:t>
            </w:r>
          </w:p>
        </w:tc>
      </w:tr>
      <w:tr w:rsidR="009326A6" w14:paraId="1D97B276" w14:textId="77777777">
        <w:trPr>
          <w:jc w:val="center"/>
        </w:trPr>
        <w:tc>
          <w:tcPr>
            <w:tcW w:w="1500" w:type="dxa"/>
          </w:tcPr>
          <w:p w14:paraId="15292FDF" w14:textId="77777777" w:rsidR="009326A6" w:rsidRDefault="00D058EB">
            <w:pPr>
              <w:spacing w:before="10" w:after="10"/>
            </w:pPr>
            <w:r>
              <w:rPr>
                <w:sz w:val="16"/>
              </w:rPr>
              <w:t>Tajikistan</w:t>
            </w:r>
          </w:p>
        </w:tc>
        <w:tc>
          <w:tcPr>
            <w:tcW w:w="650" w:type="dxa"/>
          </w:tcPr>
          <w:p w14:paraId="681E29EB" w14:textId="77777777" w:rsidR="009326A6" w:rsidRDefault="00D058EB">
            <w:pPr>
              <w:spacing w:before="10" w:after="10"/>
            </w:pPr>
            <w:r>
              <w:rPr>
                <w:sz w:val="16"/>
              </w:rPr>
              <w:t>$0.074</w:t>
            </w:r>
          </w:p>
        </w:tc>
        <w:tc>
          <w:tcPr>
            <w:tcW w:w="550" w:type="dxa"/>
          </w:tcPr>
          <w:p w14:paraId="683B0724" w14:textId="77777777" w:rsidR="009326A6" w:rsidRDefault="00D058EB">
            <w:pPr>
              <w:spacing w:before="10" w:after="10"/>
              <w:jc w:val="right"/>
            </w:pPr>
            <w:r>
              <w:rPr>
                <w:sz w:val="16"/>
              </w:rPr>
              <w:t>16.8</w:t>
            </w:r>
          </w:p>
        </w:tc>
        <w:tc>
          <w:tcPr>
            <w:tcW w:w="500" w:type="dxa"/>
          </w:tcPr>
          <w:p w14:paraId="3B8DEA10" w14:textId="77777777" w:rsidR="009326A6" w:rsidRDefault="00D058EB">
            <w:pPr>
              <w:spacing w:before="10" w:after="10"/>
              <w:jc w:val="right"/>
            </w:pPr>
            <w:r>
              <w:rPr>
                <w:sz w:val="16"/>
              </w:rPr>
              <w:t>1.11</w:t>
            </w:r>
          </w:p>
        </w:tc>
        <w:tc>
          <w:tcPr>
            <w:tcW w:w="650" w:type="dxa"/>
          </w:tcPr>
          <w:p w14:paraId="4E593690" w14:textId="77777777" w:rsidR="009326A6" w:rsidRDefault="00D058EB">
            <w:pPr>
              <w:spacing w:before="10" w:after="10"/>
              <w:jc w:val="right"/>
            </w:pPr>
            <w:r>
              <w:rPr>
                <w:sz w:val="16"/>
              </w:rPr>
              <w:t>$7.32</w:t>
            </w:r>
          </w:p>
        </w:tc>
        <w:tc>
          <w:tcPr>
            <w:tcW w:w="650" w:type="dxa"/>
          </w:tcPr>
          <w:p w14:paraId="4F8F087B" w14:textId="77777777" w:rsidR="009326A6" w:rsidRDefault="00D058EB">
            <w:pPr>
              <w:spacing w:before="10" w:after="10"/>
              <w:jc w:val="right"/>
            </w:pPr>
            <w:r>
              <w:rPr>
                <w:sz w:val="16"/>
              </w:rPr>
              <w:t>5</w:t>
            </w:r>
          </w:p>
        </w:tc>
        <w:tc>
          <w:tcPr>
            <w:tcW w:w="550" w:type="dxa"/>
          </w:tcPr>
          <w:p w14:paraId="3D452C2D" w14:textId="77777777" w:rsidR="009326A6" w:rsidRDefault="00D058EB">
            <w:pPr>
              <w:spacing w:before="10" w:after="10"/>
              <w:jc w:val="right"/>
            </w:pPr>
            <w:r>
              <w:rPr>
                <w:sz w:val="16"/>
              </w:rPr>
              <w:t>0.0</w:t>
            </w:r>
          </w:p>
        </w:tc>
        <w:tc>
          <w:tcPr>
            <w:tcW w:w="700" w:type="dxa"/>
          </w:tcPr>
          <w:p w14:paraId="21BC9DDB" w14:textId="77777777" w:rsidR="009326A6" w:rsidRDefault="00D058EB">
            <w:pPr>
              <w:spacing w:before="10" w:after="10"/>
              <w:jc w:val="right"/>
            </w:pPr>
            <w:r>
              <w:rPr>
                <w:sz w:val="16"/>
              </w:rPr>
              <w:t>$1.45</w:t>
            </w:r>
          </w:p>
        </w:tc>
        <w:tc>
          <w:tcPr>
            <w:tcW w:w="750" w:type="dxa"/>
          </w:tcPr>
          <w:p w14:paraId="5C00966D" w14:textId="77777777" w:rsidR="009326A6" w:rsidRDefault="00D058EB">
            <w:pPr>
              <w:spacing w:before="10" w:after="10"/>
              <w:jc w:val="right"/>
            </w:pPr>
            <w:r>
              <w:rPr>
                <w:sz w:val="16"/>
              </w:rPr>
              <w:t>$0.074</w:t>
            </w:r>
          </w:p>
        </w:tc>
      </w:tr>
      <w:tr w:rsidR="009326A6" w14:paraId="13D333D2" w14:textId="77777777">
        <w:trPr>
          <w:jc w:val="center"/>
        </w:trPr>
        <w:tc>
          <w:tcPr>
            <w:tcW w:w="1500" w:type="dxa"/>
          </w:tcPr>
          <w:p w14:paraId="5FA60AB1" w14:textId="77777777" w:rsidR="009326A6" w:rsidRDefault="00D058EB">
            <w:pPr>
              <w:spacing w:before="10" w:after="10"/>
            </w:pPr>
            <w:r>
              <w:rPr>
                <w:sz w:val="16"/>
              </w:rPr>
              <w:t>Montenegro</w:t>
            </w:r>
          </w:p>
        </w:tc>
        <w:tc>
          <w:tcPr>
            <w:tcW w:w="650" w:type="dxa"/>
          </w:tcPr>
          <w:p w14:paraId="7FF5207B" w14:textId="77777777" w:rsidR="009326A6" w:rsidRDefault="00D058EB">
            <w:pPr>
              <w:spacing w:before="10" w:after="10"/>
            </w:pPr>
            <w:r>
              <w:rPr>
                <w:sz w:val="16"/>
              </w:rPr>
              <w:t>$0.051</w:t>
            </w:r>
          </w:p>
        </w:tc>
        <w:tc>
          <w:tcPr>
            <w:tcW w:w="550" w:type="dxa"/>
          </w:tcPr>
          <w:p w14:paraId="79EC1C5F" w14:textId="77777777" w:rsidR="009326A6" w:rsidRDefault="00D058EB">
            <w:pPr>
              <w:spacing w:before="10" w:after="10"/>
              <w:jc w:val="right"/>
            </w:pPr>
            <w:r>
              <w:rPr>
                <w:sz w:val="16"/>
              </w:rPr>
              <w:t>21.7</w:t>
            </w:r>
          </w:p>
        </w:tc>
        <w:tc>
          <w:tcPr>
            <w:tcW w:w="500" w:type="dxa"/>
          </w:tcPr>
          <w:p w14:paraId="720954EE" w14:textId="77777777" w:rsidR="009326A6" w:rsidRDefault="00D058EB">
            <w:pPr>
              <w:spacing w:before="10" w:after="10"/>
              <w:jc w:val="right"/>
            </w:pPr>
            <w:r>
              <w:rPr>
                <w:sz w:val="16"/>
              </w:rPr>
              <w:t>1.18</w:t>
            </w:r>
          </w:p>
        </w:tc>
        <w:tc>
          <w:tcPr>
            <w:tcW w:w="650" w:type="dxa"/>
          </w:tcPr>
          <w:p w14:paraId="6B0C285E" w14:textId="77777777" w:rsidR="009326A6" w:rsidRDefault="00D058EB">
            <w:pPr>
              <w:spacing w:before="10" w:after="10"/>
              <w:jc w:val="right"/>
            </w:pPr>
            <w:r>
              <w:rPr>
                <w:sz w:val="16"/>
              </w:rPr>
              <w:t>$10.28</w:t>
            </w:r>
          </w:p>
        </w:tc>
        <w:tc>
          <w:tcPr>
            <w:tcW w:w="650" w:type="dxa"/>
          </w:tcPr>
          <w:p w14:paraId="4C758C5E" w14:textId="77777777" w:rsidR="009326A6" w:rsidRDefault="00D058EB">
            <w:pPr>
              <w:spacing w:before="10" w:after="10"/>
              <w:jc w:val="right"/>
            </w:pPr>
            <w:r>
              <w:rPr>
                <w:sz w:val="16"/>
              </w:rPr>
              <w:t>5</w:t>
            </w:r>
          </w:p>
        </w:tc>
        <w:tc>
          <w:tcPr>
            <w:tcW w:w="550" w:type="dxa"/>
          </w:tcPr>
          <w:p w14:paraId="5496D37B" w14:textId="77777777" w:rsidR="009326A6" w:rsidRDefault="00D058EB">
            <w:pPr>
              <w:spacing w:before="10" w:after="10"/>
              <w:jc w:val="right"/>
            </w:pPr>
            <w:r>
              <w:rPr>
                <w:sz w:val="16"/>
              </w:rPr>
              <w:t>0.0</w:t>
            </w:r>
          </w:p>
        </w:tc>
        <w:tc>
          <w:tcPr>
            <w:tcW w:w="700" w:type="dxa"/>
          </w:tcPr>
          <w:p w14:paraId="393BEDA6" w14:textId="77777777" w:rsidR="009326A6" w:rsidRDefault="00D058EB">
            <w:pPr>
              <w:spacing w:before="10" w:after="10"/>
              <w:jc w:val="right"/>
            </w:pPr>
            <w:r>
              <w:rPr>
                <w:sz w:val="16"/>
              </w:rPr>
              <w:t>$1.45</w:t>
            </w:r>
          </w:p>
        </w:tc>
        <w:tc>
          <w:tcPr>
            <w:tcW w:w="750" w:type="dxa"/>
          </w:tcPr>
          <w:p w14:paraId="4B18DC96" w14:textId="77777777" w:rsidR="009326A6" w:rsidRDefault="00D058EB">
            <w:pPr>
              <w:spacing w:before="10" w:after="10"/>
              <w:jc w:val="right"/>
            </w:pPr>
            <w:r>
              <w:rPr>
                <w:sz w:val="16"/>
              </w:rPr>
              <w:t>$0.051</w:t>
            </w:r>
          </w:p>
        </w:tc>
      </w:tr>
      <w:tr w:rsidR="009326A6" w14:paraId="6DF0ACD2" w14:textId="77777777">
        <w:trPr>
          <w:jc w:val="center"/>
        </w:trPr>
        <w:tc>
          <w:tcPr>
            <w:tcW w:w="1500" w:type="dxa"/>
          </w:tcPr>
          <w:p w14:paraId="2877C426" w14:textId="77777777" w:rsidR="009326A6" w:rsidRDefault="00D058EB">
            <w:pPr>
              <w:spacing w:before="10" w:after="10"/>
            </w:pPr>
            <w:r>
              <w:rPr>
                <w:sz w:val="16"/>
              </w:rPr>
              <w:t>China</w:t>
            </w:r>
          </w:p>
        </w:tc>
        <w:tc>
          <w:tcPr>
            <w:tcW w:w="650" w:type="dxa"/>
          </w:tcPr>
          <w:p w14:paraId="15ACBCE0" w14:textId="77777777" w:rsidR="009326A6" w:rsidRDefault="00D058EB">
            <w:pPr>
              <w:spacing w:before="10" w:after="10"/>
            </w:pPr>
            <w:r>
              <w:rPr>
                <w:sz w:val="16"/>
              </w:rPr>
              <w:t>$0.079</w:t>
            </w:r>
          </w:p>
        </w:tc>
        <w:tc>
          <w:tcPr>
            <w:tcW w:w="550" w:type="dxa"/>
          </w:tcPr>
          <w:p w14:paraId="1ED69367" w14:textId="77777777" w:rsidR="009326A6" w:rsidRDefault="00D058EB">
            <w:pPr>
              <w:spacing w:before="10" w:after="10"/>
              <w:jc w:val="right"/>
            </w:pPr>
            <w:r>
              <w:rPr>
                <w:sz w:val="16"/>
              </w:rPr>
              <w:t>20.9</w:t>
            </w:r>
          </w:p>
        </w:tc>
        <w:tc>
          <w:tcPr>
            <w:tcW w:w="500" w:type="dxa"/>
          </w:tcPr>
          <w:p w14:paraId="28E18879" w14:textId="77777777" w:rsidR="009326A6" w:rsidRDefault="00D058EB">
            <w:pPr>
              <w:spacing w:before="10" w:after="10"/>
              <w:jc w:val="right"/>
            </w:pPr>
            <w:r>
              <w:rPr>
                <w:sz w:val="16"/>
              </w:rPr>
              <w:t>1.17</w:t>
            </w:r>
          </w:p>
        </w:tc>
        <w:tc>
          <w:tcPr>
            <w:tcW w:w="650" w:type="dxa"/>
          </w:tcPr>
          <w:p w14:paraId="6F3D4A51" w14:textId="77777777" w:rsidR="009326A6" w:rsidRDefault="00D058EB">
            <w:pPr>
              <w:spacing w:before="10" w:after="10"/>
              <w:jc w:val="right"/>
            </w:pPr>
            <w:r>
              <w:rPr>
                <w:sz w:val="16"/>
              </w:rPr>
              <w:t>$6.12</w:t>
            </w:r>
          </w:p>
        </w:tc>
        <w:tc>
          <w:tcPr>
            <w:tcW w:w="650" w:type="dxa"/>
          </w:tcPr>
          <w:p w14:paraId="1D5906C1" w14:textId="77777777" w:rsidR="009326A6" w:rsidRDefault="00D058EB">
            <w:pPr>
              <w:spacing w:before="10" w:after="10"/>
              <w:jc w:val="right"/>
            </w:pPr>
            <w:r>
              <w:rPr>
                <w:sz w:val="16"/>
              </w:rPr>
              <w:t>31,900</w:t>
            </w:r>
          </w:p>
        </w:tc>
        <w:tc>
          <w:tcPr>
            <w:tcW w:w="550" w:type="dxa"/>
          </w:tcPr>
          <w:p w14:paraId="7B64E15E" w14:textId="77777777" w:rsidR="009326A6" w:rsidRDefault="00D058EB">
            <w:pPr>
              <w:spacing w:before="10" w:after="10"/>
              <w:jc w:val="right"/>
            </w:pPr>
            <w:r>
              <w:rPr>
                <w:sz w:val="16"/>
              </w:rPr>
              <w:t>25.8</w:t>
            </w:r>
          </w:p>
        </w:tc>
        <w:tc>
          <w:tcPr>
            <w:tcW w:w="700" w:type="dxa"/>
          </w:tcPr>
          <w:p w14:paraId="6826C962" w14:textId="77777777" w:rsidR="009326A6" w:rsidRDefault="00D058EB">
            <w:pPr>
              <w:spacing w:before="10" w:after="10"/>
              <w:jc w:val="right"/>
            </w:pPr>
            <w:r>
              <w:rPr>
                <w:sz w:val="16"/>
              </w:rPr>
              <w:t>$1.46</w:t>
            </w:r>
          </w:p>
        </w:tc>
        <w:tc>
          <w:tcPr>
            <w:tcW w:w="750" w:type="dxa"/>
          </w:tcPr>
          <w:p w14:paraId="3308A6B8" w14:textId="77777777" w:rsidR="009326A6" w:rsidRDefault="00D058EB">
            <w:pPr>
              <w:spacing w:before="10" w:after="10"/>
              <w:jc w:val="right"/>
            </w:pPr>
            <w:r>
              <w:rPr>
                <w:sz w:val="16"/>
              </w:rPr>
              <w:t>$0.079</w:t>
            </w:r>
          </w:p>
        </w:tc>
      </w:tr>
      <w:tr w:rsidR="009326A6" w14:paraId="3B4B8C38" w14:textId="77777777">
        <w:trPr>
          <w:jc w:val="center"/>
        </w:trPr>
        <w:tc>
          <w:tcPr>
            <w:tcW w:w="1500" w:type="dxa"/>
          </w:tcPr>
          <w:p w14:paraId="4522D52C" w14:textId="77777777" w:rsidR="009326A6" w:rsidRDefault="00D058EB">
            <w:pPr>
              <w:spacing w:before="10" w:after="10"/>
            </w:pPr>
            <w:r>
              <w:rPr>
                <w:sz w:val="16"/>
              </w:rPr>
              <w:t>Ukraine</w:t>
            </w:r>
          </w:p>
        </w:tc>
        <w:tc>
          <w:tcPr>
            <w:tcW w:w="650" w:type="dxa"/>
          </w:tcPr>
          <w:p w14:paraId="6458CD94" w14:textId="77777777" w:rsidR="009326A6" w:rsidRDefault="00D058EB">
            <w:pPr>
              <w:spacing w:before="10" w:after="10"/>
            </w:pPr>
            <w:r>
              <w:rPr>
                <w:sz w:val="16"/>
              </w:rPr>
              <w:t>$0.057</w:t>
            </w:r>
          </w:p>
        </w:tc>
        <w:tc>
          <w:tcPr>
            <w:tcW w:w="550" w:type="dxa"/>
          </w:tcPr>
          <w:p w14:paraId="3DD38361" w14:textId="77777777" w:rsidR="009326A6" w:rsidRDefault="00D058EB">
            <w:pPr>
              <w:spacing w:before="10" w:after="10"/>
              <w:jc w:val="right"/>
            </w:pPr>
            <w:r>
              <w:rPr>
                <w:sz w:val="16"/>
              </w:rPr>
              <w:t>22.5</w:t>
            </w:r>
          </w:p>
        </w:tc>
        <w:tc>
          <w:tcPr>
            <w:tcW w:w="500" w:type="dxa"/>
          </w:tcPr>
          <w:p w14:paraId="7663E731" w14:textId="77777777" w:rsidR="009326A6" w:rsidRDefault="00D058EB">
            <w:pPr>
              <w:spacing w:before="10" w:after="10"/>
              <w:jc w:val="right"/>
            </w:pPr>
            <w:r>
              <w:rPr>
                <w:sz w:val="16"/>
              </w:rPr>
              <w:t>1.19</w:t>
            </w:r>
          </w:p>
        </w:tc>
        <w:tc>
          <w:tcPr>
            <w:tcW w:w="650" w:type="dxa"/>
          </w:tcPr>
          <w:p w14:paraId="71A94386" w14:textId="77777777" w:rsidR="009326A6" w:rsidRDefault="00D058EB">
            <w:pPr>
              <w:spacing w:before="10" w:after="10"/>
              <w:jc w:val="right"/>
            </w:pPr>
            <w:r>
              <w:rPr>
                <w:sz w:val="16"/>
              </w:rPr>
              <w:t>$9.86</w:t>
            </w:r>
          </w:p>
        </w:tc>
        <w:tc>
          <w:tcPr>
            <w:tcW w:w="650" w:type="dxa"/>
          </w:tcPr>
          <w:p w14:paraId="05906E49" w14:textId="77777777" w:rsidR="009326A6" w:rsidRDefault="00D058EB">
            <w:pPr>
              <w:spacing w:before="10" w:after="10"/>
              <w:jc w:val="right"/>
            </w:pPr>
            <w:r>
              <w:rPr>
                <w:sz w:val="16"/>
              </w:rPr>
              <w:t>175</w:t>
            </w:r>
          </w:p>
        </w:tc>
        <w:tc>
          <w:tcPr>
            <w:tcW w:w="550" w:type="dxa"/>
          </w:tcPr>
          <w:p w14:paraId="10E38AB7" w14:textId="77777777" w:rsidR="009326A6" w:rsidRDefault="00D058EB">
            <w:pPr>
              <w:spacing w:before="10" w:after="10"/>
              <w:jc w:val="right"/>
            </w:pPr>
            <w:r>
              <w:rPr>
                <w:sz w:val="16"/>
              </w:rPr>
              <w:t>0.1</w:t>
            </w:r>
          </w:p>
        </w:tc>
        <w:tc>
          <w:tcPr>
            <w:tcW w:w="700" w:type="dxa"/>
          </w:tcPr>
          <w:p w14:paraId="044D37B2" w14:textId="77777777" w:rsidR="009326A6" w:rsidRDefault="00D058EB">
            <w:pPr>
              <w:spacing w:before="10" w:after="10"/>
              <w:jc w:val="right"/>
            </w:pPr>
            <w:r>
              <w:rPr>
                <w:sz w:val="16"/>
              </w:rPr>
              <w:t>$1.46</w:t>
            </w:r>
          </w:p>
        </w:tc>
        <w:tc>
          <w:tcPr>
            <w:tcW w:w="750" w:type="dxa"/>
          </w:tcPr>
          <w:p w14:paraId="215E5765" w14:textId="77777777" w:rsidR="009326A6" w:rsidRDefault="00D058EB">
            <w:pPr>
              <w:spacing w:before="10" w:after="10"/>
              <w:jc w:val="right"/>
            </w:pPr>
            <w:r>
              <w:rPr>
                <w:sz w:val="16"/>
              </w:rPr>
              <w:t>$0.057</w:t>
            </w:r>
          </w:p>
        </w:tc>
      </w:tr>
      <w:tr w:rsidR="009326A6" w14:paraId="0791E110" w14:textId="77777777">
        <w:trPr>
          <w:jc w:val="center"/>
        </w:trPr>
        <w:tc>
          <w:tcPr>
            <w:tcW w:w="1500" w:type="dxa"/>
          </w:tcPr>
          <w:p w14:paraId="5C4F019B" w14:textId="77777777" w:rsidR="009326A6" w:rsidRDefault="00D058EB">
            <w:pPr>
              <w:spacing w:before="10" w:after="10"/>
            </w:pPr>
            <w:r>
              <w:rPr>
                <w:sz w:val="16"/>
              </w:rPr>
              <w:t>Argentina</w:t>
            </w:r>
          </w:p>
        </w:tc>
        <w:tc>
          <w:tcPr>
            <w:tcW w:w="650" w:type="dxa"/>
          </w:tcPr>
          <w:p w14:paraId="5DFD792A" w14:textId="77777777" w:rsidR="009326A6" w:rsidRDefault="00D058EB">
            <w:pPr>
              <w:spacing w:before="10" w:after="10"/>
            </w:pPr>
            <w:r>
              <w:rPr>
                <w:sz w:val="16"/>
              </w:rPr>
              <w:t>$0.060</w:t>
            </w:r>
          </w:p>
        </w:tc>
        <w:tc>
          <w:tcPr>
            <w:tcW w:w="550" w:type="dxa"/>
          </w:tcPr>
          <w:p w14:paraId="601E22A3" w14:textId="77777777" w:rsidR="009326A6" w:rsidRDefault="00D058EB">
            <w:pPr>
              <w:spacing w:before="10" w:after="10"/>
              <w:jc w:val="right"/>
            </w:pPr>
            <w:r>
              <w:rPr>
                <w:sz w:val="16"/>
              </w:rPr>
              <w:t>22.3</w:t>
            </w:r>
          </w:p>
        </w:tc>
        <w:tc>
          <w:tcPr>
            <w:tcW w:w="500" w:type="dxa"/>
          </w:tcPr>
          <w:p w14:paraId="7F23B402" w14:textId="77777777" w:rsidR="009326A6" w:rsidRDefault="00D058EB">
            <w:pPr>
              <w:spacing w:before="10" w:after="10"/>
              <w:jc w:val="right"/>
            </w:pPr>
            <w:r>
              <w:rPr>
                <w:sz w:val="16"/>
              </w:rPr>
              <w:t>1.19</w:t>
            </w:r>
          </w:p>
        </w:tc>
        <w:tc>
          <w:tcPr>
            <w:tcW w:w="650" w:type="dxa"/>
          </w:tcPr>
          <w:p w14:paraId="17BDA70B" w14:textId="77777777" w:rsidR="009326A6" w:rsidRDefault="00D058EB">
            <w:pPr>
              <w:spacing w:before="10" w:after="10"/>
              <w:jc w:val="right"/>
            </w:pPr>
            <w:r>
              <w:rPr>
                <w:sz w:val="16"/>
              </w:rPr>
              <w:t>$10.10</w:t>
            </w:r>
          </w:p>
        </w:tc>
        <w:tc>
          <w:tcPr>
            <w:tcW w:w="650" w:type="dxa"/>
          </w:tcPr>
          <w:p w14:paraId="61BDFD47" w14:textId="77777777" w:rsidR="009326A6" w:rsidRDefault="00D058EB">
            <w:pPr>
              <w:spacing w:before="10" w:after="10"/>
              <w:jc w:val="right"/>
            </w:pPr>
            <w:r>
              <w:rPr>
                <w:sz w:val="16"/>
              </w:rPr>
              <w:t>150</w:t>
            </w:r>
          </w:p>
        </w:tc>
        <w:tc>
          <w:tcPr>
            <w:tcW w:w="550" w:type="dxa"/>
          </w:tcPr>
          <w:p w14:paraId="50AA740B" w14:textId="77777777" w:rsidR="009326A6" w:rsidRDefault="00D058EB">
            <w:pPr>
              <w:spacing w:before="10" w:after="10"/>
              <w:jc w:val="right"/>
            </w:pPr>
            <w:r>
              <w:rPr>
                <w:sz w:val="16"/>
              </w:rPr>
              <w:t>0.1</w:t>
            </w:r>
          </w:p>
        </w:tc>
        <w:tc>
          <w:tcPr>
            <w:tcW w:w="700" w:type="dxa"/>
          </w:tcPr>
          <w:p w14:paraId="3632AF60" w14:textId="77777777" w:rsidR="009326A6" w:rsidRDefault="00D058EB">
            <w:pPr>
              <w:spacing w:before="10" w:after="10"/>
              <w:jc w:val="right"/>
            </w:pPr>
            <w:r>
              <w:rPr>
                <w:sz w:val="16"/>
              </w:rPr>
              <w:t>$1.46</w:t>
            </w:r>
          </w:p>
        </w:tc>
        <w:tc>
          <w:tcPr>
            <w:tcW w:w="750" w:type="dxa"/>
          </w:tcPr>
          <w:p w14:paraId="517EC67F" w14:textId="77777777" w:rsidR="009326A6" w:rsidRDefault="00D058EB">
            <w:pPr>
              <w:spacing w:before="10" w:after="10"/>
              <w:jc w:val="right"/>
            </w:pPr>
            <w:r>
              <w:rPr>
                <w:sz w:val="16"/>
              </w:rPr>
              <w:t>$0.060</w:t>
            </w:r>
          </w:p>
        </w:tc>
      </w:tr>
      <w:tr w:rsidR="009326A6" w14:paraId="26B62115" w14:textId="77777777">
        <w:trPr>
          <w:jc w:val="center"/>
        </w:trPr>
        <w:tc>
          <w:tcPr>
            <w:tcW w:w="1500" w:type="dxa"/>
          </w:tcPr>
          <w:p w14:paraId="0273DE03" w14:textId="77777777" w:rsidR="009326A6" w:rsidRDefault="00D058EB">
            <w:pPr>
              <w:spacing w:before="10" w:after="10"/>
            </w:pPr>
            <w:r>
              <w:rPr>
                <w:sz w:val="16"/>
              </w:rPr>
              <w:t>Colombia</w:t>
            </w:r>
          </w:p>
        </w:tc>
        <w:tc>
          <w:tcPr>
            <w:tcW w:w="650" w:type="dxa"/>
          </w:tcPr>
          <w:p w14:paraId="3218B93C" w14:textId="77777777" w:rsidR="009326A6" w:rsidRDefault="00D058EB">
            <w:pPr>
              <w:spacing w:before="10" w:after="10"/>
            </w:pPr>
            <w:r>
              <w:rPr>
                <w:sz w:val="16"/>
              </w:rPr>
              <w:t>$0.075</w:t>
            </w:r>
          </w:p>
        </w:tc>
        <w:tc>
          <w:tcPr>
            <w:tcW w:w="550" w:type="dxa"/>
          </w:tcPr>
          <w:p w14:paraId="798709B6" w14:textId="77777777" w:rsidR="009326A6" w:rsidRDefault="00D058EB">
            <w:pPr>
              <w:spacing w:before="10" w:after="10"/>
              <w:jc w:val="right"/>
            </w:pPr>
            <w:r>
              <w:rPr>
                <w:sz w:val="16"/>
              </w:rPr>
              <w:t>25.5</w:t>
            </w:r>
          </w:p>
        </w:tc>
        <w:tc>
          <w:tcPr>
            <w:tcW w:w="500" w:type="dxa"/>
          </w:tcPr>
          <w:p w14:paraId="4C8C96EF" w14:textId="77777777" w:rsidR="009326A6" w:rsidRDefault="00D058EB">
            <w:pPr>
              <w:spacing w:before="10" w:after="10"/>
              <w:jc w:val="right"/>
            </w:pPr>
            <w:r>
              <w:rPr>
                <w:sz w:val="16"/>
              </w:rPr>
              <w:t>1.24</w:t>
            </w:r>
          </w:p>
        </w:tc>
        <w:tc>
          <w:tcPr>
            <w:tcW w:w="650" w:type="dxa"/>
          </w:tcPr>
          <w:p w14:paraId="48872691" w14:textId="77777777" w:rsidR="009326A6" w:rsidRDefault="00D058EB">
            <w:pPr>
              <w:spacing w:before="10" w:after="10"/>
              <w:jc w:val="right"/>
            </w:pPr>
            <w:r>
              <w:rPr>
                <w:sz w:val="16"/>
              </w:rPr>
              <w:t>$7.49</w:t>
            </w:r>
          </w:p>
        </w:tc>
        <w:tc>
          <w:tcPr>
            <w:tcW w:w="650" w:type="dxa"/>
          </w:tcPr>
          <w:p w14:paraId="03DF570E" w14:textId="77777777" w:rsidR="009326A6" w:rsidRDefault="00D058EB">
            <w:pPr>
              <w:spacing w:before="10" w:after="10"/>
              <w:jc w:val="right"/>
            </w:pPr>
            <w:r>
              <w:rPr>
                <w:sz w:val="16"/>
              </w:rPr>
              <w:t>150</w:t>
            </w:r>
          </w:p>
        </w:tc>
        <w:tc>
          <w:tcPr>
            <w:tcW w:w="550" w:type="dxa"/>
          </w:tcPr>
          <w:p w14:paraId="2A1B676A" w14:textId="77777777" w:rsidR="009326A6" w:rsidRDefault="00D058EB">
            <w:pPr>
              <w:spacing w:before="10" w:after="10"/>
              <w:jc w:val="right"/>
            </w:pPr>
            <w:r>
              <w:rPr>
                <w:sz w:val="16"/>
              </w:rPr>
              <w:t>0.1</w:t>
            </w:r>
          </w:p>
        </w:tc>
        <w:tc>
          <w:tcPr>
            <w:tcW w:w="700" w:type="dxa"/>
          </w:tcPr>
          <w:p w14:paraId="785B113D" w14:textId="77777777" w:rsidR="009326A6" w:rsidRDefault="00D058EB">
            <w:pPr>
              <w:spacing w:before="10" w:after="10"/>
              <w:jc w:val="right"/>
            </w:pPr>
            <w:r>
              <w:rPr>
                <w:sz w:val="16"/>
              </w:rPr>
              <w:t>$1.46</w:t>
            </w:r>
          </w:p>
        </w:tc>
        <w:tc>
          <w:tcPr>
            <w:tcW w:w="750" w:type="dxa"/>
          </w:tcPr>
          <w:p w14:paraId="58B15927" w14:textId="77777777" w:rsidR="009326A6" w:rsidRDefault="00D058EB">
            <w:pPr>
              <w:spacing w:before="10" w:after="10"/>
              <w:jc w:val="right"/>
            </w:pPr>
            <w:r>
              <w:rPr>
                <w:sz w:val="16"/>
              </w:rPr>
              <w:t>$0.075</w:t>
            </w:r>
          </w:p>
        </w:tc>
      </w:tr>
      <w:tr w:rsidR="009326A6" w14:paraId="66F00ECB" w14:textId="77777777">
        <w:trPr>
          <w:jc w:val="center"/>
        </w:trPr>
        <w:tc>
          <w:tcPr>
            <w:tcW w:w="1500" w:type="dxa"/>
          </w:tcPr>
          <w:p w14:paraId="341FFC65" w14:textId="77777777" w:rsidR="009326A6" w:rsidRDefault="00D058EB">
            <w:pPr>
              <w:spacing w:before="10" w:after="10"/>
            </w:pPr>
            <w:r>
              <w:rPr>
                <w:sz w:val="16"/>
              </w:rPr>
              <w:t>Azerbaijan</w:t>
            </w:r>
          </w:p>
        </w:tc>
        <w:tc>
          <w:tcPr>
            <w:tcW w:w="650" w:type="dxa"/>
          </w:tcPr>
          <w:p w14:paraId="4A227965" w14:textId="77777777" w:rsidR="009326A6" w:rsidRDefault="00D058EB">
            <w:pPr>
              <w:spacing w:before="10" w:after="10"/>
            </w:pPr>
            <w:r>
              <w:rPr>
                <w:sz w:val="16"/>
              </w:rPr>
              <w:t>$0.062</w:t>
            </w:r>
          </w:p>
        </w:tc>
        <w:tc>
          <w:tcPr>
            <w:tcW w:w="550" w:type="dxa"/>
          </w:tcPr>
          <w:p w14:paraId="2797F534" w14:textId="77777777" w:rsidR="009326A6" w:rsidRDefault="00D058EB">
            <w:pPr>
              <w:spacing w:before="10" w:after="10"/>
              <w:jc w:val="right"/>
            </w:pPr>
            <w:r>
              <w:rPr>
                <w:sz w:val="16"/>
              </w:rPr>
              <w:t>24.4</w:t>
            </w:r>
          </w:p>
        </w:tc>
        <w:tc>
          <w:tcPr>
            <w:tcW w:w="500" w:type="dxa"/>
          </w:tcPr>
          <w:p w14:paraId="0BA699BF" w14:textId="77777777" w:rsidR="009326A6" w:rsidRDefault="00D058EB">
            <w:pPr>
              <w:spacing w:before="10" w:after="10"/>
              <w:jc w:val="right"/>
            </w:pPr>
            <w:r>
              <w:rPr>
                <w:sz w:val="16"/>
              </w:rPr>
              <w:t>1.22</w:t>
            </w:r>
          </w:p>
        </w:tc>
        <w:tc>
          <w:tcPr>
            <w:tcW w:w="650" w:type="dxa"/>
          </w:tcPr>
          <w:p w14:paraId="1164DD4D" w14:textId="77777777" w:rsidR="009326A6" w:rsidRDefault="00D058EB">
            <w:pPr>
              <w:spacing w:before="10" w:after="10"/>
              <w:jc w:val="right"/>
            </w:pPr>
            <w:r>
              <w:rPr>
                <w:sz w:val="16"/>
              </w:rPr>
              <w:t>$9.77</w:t>
            </w:r>
          </w:p>
        </w:tc>
        <w:tc>
          <w:tcPr>
            <w:tcW w:w="650" w:type="dxa"/>
          </w:tcPr>
          <w:p w14:paraId="658A8D31" w14:textId="77777777" w:rsidR="009326A6" w:rsidRDefault="00D058EB">
            <w:pPr>
              <w:spacing w:before="10" w:after="10"/>
              <w:jc w:val="right"/>
            </w:pPr>
            <w:r>
              <w:rPr>
                <w:sz w:val="16"/>
              </w:rPr>
              <w:t>10</w:t>
            </w:r>
          </w:p>
        </w:tc>
        <w:tc>
          <w:tcPr>
            <w:tcW w:w="550" w:type="dxa"/>
          </w:tcPr>
          <w:p w14:paraId="0F576FD0" w14:textId="77777777" w:rsidR="009326A6" w:rsidRDefault="00D058EB">
            <w:pPr>
              <w:spacing w:before="10" w:after="10"/>
              <w:jc w:val="right"/>
            </w:pPr>
            <w:r>
              <w:rPr>
                <w:sz w:val="16"/>
              </w:rPr>
              <w:t>0.0</w:t>
            </w:r>
          </w:p>
        </w:tc>
        <w:tc>
          <w:tcPr>
            <w:tcW w:w="700" w:type="dxa"/>
          </w:tcPr>
          <w:p w14:paraId="28693E54" w14:textId="77777777" w:rsidR="009326A6" w:rsidRDefault="00D058EB">
            <w:pPr>
              <w:spacing w:before="10" w:after="10"/>
              <w:jc w:val="right"/>
            </w:pPr>
            <w:r>
              <w:rPr>
                <w:sz w:val="16"/>
              </w:rPr>
              <w:t>$1.46</w:t>
            </w:r>
          </w:p>
        </w:tc>
        <w:tc>
          <w:tcPr>
            <w:tcW w:w="750" w:type="dxa"/>
          </w:tcPr>
          <w:p w14:paraId="6888E618" w14:textId="77777777" w:rsidR="009326A6" w:rsidRDefault="00D058EB">
            <w:pPr>
              <w:spacing w:before="10" w:after="10"/>
              <w:jc w:val="right"/>
            </w:pPr>
            <w:r>
              <w:rPr>
                <w:sz w:val="16"/>
              </w:rPr>
              <w:t>$0.062</w:t>
            </w:r>
          </w:p>
        </w:tc>
      </w:tr>
      <w:tr w:rsidR="009326A6" w14:paraId="54059490" w14:textId="77777777">
        <w:trPr>
          <w:jc w:val="center"/>
        </w:trPr>
        <w:tc>
          <w:tcPr>
            <w:tcW w:w="1500" w:type="dxa"/>
          </w:tcPr>
          <w:p w14:paraId="2274670D" w14:textId="77777777" w:rsidR="009326A6" w:rsidRDefault="00D058EB">
            <w:pPr>
              <w:spacing w:before="10" w:after="10"/>
            </w:pPr>
            <w:r>
              <w:rPr>
                <w:sz w:val="16"/>
              </w:rPr>
              <w:t>Russia</w:t>
            </w:r>
          </w:p>
        </w:tc>
        <w:tc>
          <w:tcPr>
            <w:tcW w:w="650" w:type="dxa"/>
          </w:tcPr>
          <w:p w14:paraId="66A22760" w14:textId="77777777" w:rsidR="009326A6" w:rsidRDefault="00D058EB">
            <w:pPr>
              <w:spacing w:before="10" w:after="10"/>
            </w:pPr>
            <w:r>
              <w:rPr>
                <w:sz w:val="16"/>
              </w:rPr>
              <w:t>$0.040</w:t>
            </w:r>
          </w:p>
        </w:tc>
        <w:tc>
          <w:tcPr>
            <w:tcW w:w="550" w:type="dxa"/>
          </w:tcPr>
          <w:p w14:paraId="75CD7CEA" w14:textId="77777777" w:rsidR="009326A6" w:rsidRDefault="00D058EB">
            <w:pPr>
              <w:spacing w:before="10" w:after="10"/>
              <w:jc w:val="right"/>
            </w:pPr>
            <w:r>
              <w:rPr>
                <w:sz w:val="16"/>
              </w:rPr>
              <w:t>16.9</w:t>
            </w:r>
          </w:p>
        </w:tc>
        <w:tc>
          <w:tcPr>
            <w:tcW w:w="500" w:type="dxa"/>
          </w:tcPr>
          <w:p w14:paraId="673E248D" w14:textId="77777777" w:rsidR="009326A6" w:rsidRDefault="00D058EB">
            <w:pPr>
              <w:spacing w:before="10" w:after="10"/>
              <w:jc w:val="right"/>
            </w:pPr>
            <w:r>
              <w:rPr>
                <w:sz w:val="16"/>
              </w:rPr>
              <w:t>1.11</w:t>
            </w:r>
          </w:p>
        </w:tc>
        <w:tc>
          <w:tcPr>
            <w:tcW w:w="650" w:type="dxa"/>
          </w:tcPr>
          <w:p w14:paraId="560D25B0" w14:textId="77777777" w:rsidR="009326A6" w:rsidRDefault="00D058EB">
            <w:pPr>
              <w:spacing w:before="10" w:after="10"/>
              <w:jc w:val="right"/>
            </w:pPr>
            <w:r>
              <w:rPr>
                <w:sz w:val="16"/>
              </w:rPr>
              <w:t>$10.36</w:t>
            </w:r>
          </w:p>
        </w:tc>
        <w:tc>
          <w:tcPr>
            <w:tcW w:w="650" w:type="dxa"/>
          </w:tcPr>
          <w:p w14:paraId="516BC36D" w14:textId="77777777" w:rsidR="009326A6" w:rsidRDefault="00D058EB">
            <w:pPr>
              <w:spacing w:before="10" w:after="10"/>
              <w:jc w:val="right"/>
            </w:pPr>
            <w:r>
              <w:rPr>
                <w:sz w:val="16"/>
              </w:rPr>
              <w:t>2,000</w:t>
            </w:r>
          </w:p>
        </w:tc>
        <w:tc>
          <w:tcPr>
            <w:tcW w:w="550" w:type="dxa"/>
          </w:tcPr>
          <w:p w14:paraId="2E351B6B" w14:textId="77777777" w:rsidR="009326A6" w:rsidRDefault="00D058EB">
            <w:pPr>
              <w:spacing w:before="10" w:after="10"/>
              <w:jc w:val="right"/>
            </w:pPr>
            <w:r>
              <w:rPr>
                <w:sz w:val="16"/>
              </w:rPr>
              <w:t>1.6</w:t>
            </w:r>
          </w:p>
        </w:tc>
        <w:tc>
          <w:tcPr>
            <w:tcW w:w="700" w:type="dxa"/>
          </w:tcPr>
          <w:p w14:paraId="4669A426" w14:textId="77777777" w:rsidR="009326A6" w:rsidRDefault="00D058EB">
            <w:pPr>
              <w:spacing w:before="10" w:after="10"/>
              <w:jc w:val="right"/>
            </w:pPr>
            <w:r>
              <w:rPr>
                <w:sz w:val="16"/>
              </w:rPr>
              <w:t>$1.44</w:t>
            </w:r>
          </w:p>
        </w:tc>
        <w:tc>
          <w:tcPr>
            <w:tcW w:w="750" w:type="dxa"/>
          </w:tcPr>
          <w:p w14:paraId="5DCB1C32" w14:textId="77777777" w:rsidR="009326A6" w:rsidRDefault="00D058EB">
            <w:pPr>
              <w:spacing w:before="10" w:after="10"/>
              <w:jc w:val="right"/>
            </w:pPr>
            <w:r>
              <w:rPr>
                <w:b/>
                <w:sz w:val="16"/>
              </w:rPr>
              <w:t>$0.065</w:t>
            </w:r>
          </w:p>
        </w:tc>
      </w:tr>
      <w:tr w:rsidR="009326A6" w14:paraId="250B1844" w14:textId="77777777">
        <w:trPr>
          <w:jc w:val="center"/>
        </w:trPr>
        <w:tc>
          <w:tcPr>
            <w:tcW w:w="1500" w:type="dxa"/>
          </w:tcPr>
          <w:p w14:paraId="75212F74" w14:textId="77777777" w:rsidR="009326A6" w:rsidRDefault="00D058EB">
            <w:pPr>
              <w:spacing w:before="10" w:after="10"/>
            </w:pPr>
            <w:r>
              <w:rPr>
                <w:sz w:val="16"/>
              </w:rPr>
              <w:t>Norway</w:t>
            </w:r>
          </w:p>
        </w:tc>
        <w:tc>
          <w:tcPr>
            <w:tcW w:w="650" w:type="dxa"/>
          </w:tcPr>
          <w:p w14:paraId="15265880" w14:textId="77777777" w:rsidR="009326A6" w:rsidRDefault="00D058EB">
            <w:pPr>
              <w:spacing w:before="10" w:after="10"/>
            </w:pPr>
            <w:r>
              <w:rPr>
                <w:sz w:val="16"/>
              </w:rPr>
              <w:t>$0.054</w:t>
            </w:r>
          </w:p>
        </w:tc>
        <w:tc>
          <w:tcPr>
            <w:tcW w:w="550" w:type="dxa"/>
          </w:tcPr>
          <w:p w14:paraId="7B1DD494" w14:textId="77777777" w:rsidR="009326A6" w:rsidRDefault="00D058EB">
            <w:pPr>
              <w:spacing w:before="10" w:after="10"/>
              <w:jc w:val="right"/>
            </w:pPr>
            <w:r>
              <w:rPr>
                <w:sz w:val="16"/>
              </w:rPr>
              <w:t>14.5</w:t>
            </w:r>
          </w:p>
        </w:tc>
        <w:tc>
          <w:tcPr>
            <w:tcW w:w="500" w:type="dxa"/>
          </w:tcPr>
          <w:p w14:paraId="427126CE" w14:textId="77777777" w:rsidR="009326A6" w:rsidRDefault="00D058EB">
            <w:pPr>
              <w:spacing w:before="10" w:after="10"/>
              <w:jc w:val="right"/>
            </w:pPr>
            <w:r>
              <w:rPr>
                <w:sz w:val="16"/>
              </w:rPr>
              <w:t>1.08</w:t>
            </w:r>
          </w:p>
        </w:tc>
        <w:tc>
          <w:tcPr>
            <w:tcW w:w="650" w:type="dxa"/>
          </w:tcPr>
          <w:p w14:paraId="09EA7C30" w14:textId="77777777" w:rsidR="009326A6" w:rsidRDefault="00D058EB">
            <w:pPr>
              <w:spacing w:before="10" w:after="10"/>
              <w:jc w:val="right"/>
            </w:pPr>
            <w:r>
              <w:rPr>
                <w:sz w:val="16"/>
              </w:rPr>
              <w:t>$12.41</w:t>
            </w:r>
          </w:p>
        </w:tc>
        <w:tc>
          <w:tcPr>
            <w:tcW w:w="650" w:type="dxa"/>
          </w:tcPr>
          <w:p w14:paraId="03AAFEA1" w14:textId="77777777" w:rsidR="009326A6" w:rsidRDefault="00D058EB">
            <w:pPr>
              <w:spacing w:before="10" w:after="10"/>
              <w:jc w:val="right"/>
            </w:pPr>
            <w:r>
              <w:rPr>
                <w:sz w:val="16"/>
              </w:rPr>
              <w:t>400</w:t>
            </w:r>
          </w:p>
        </w:tc>
        <w:tc>
          <w:tcPr>
            <w:tcW w:w="550" w:type="dxa"/>
          </w:tcPr>
          <w:p w14:paraId="51F71B03" w14:textId="77777777" w:rsidR="009326A6" w:rsidRDefault="00D058EB">
            <w:pPr>
              <w:spacing w:before="10" w:after="10"/>
              <w:jc w:val="right"/>
            </w:pPr>
            <w:r>
              <w:rPr>
                <w:sz w:val="16"/>
              </w:rPr>
              <w:t>0.3</w:t>
            </w:r>
          </w:p>
        </w:tc>
        <w:tc>
          <w:tcPr>
            <w:tcW w:w="700" w:type="dxa"/>
          </w:tcPr>
          <w:p w14:paraId="0FD42898" w14:textId="77777777" w:rsidR="009326A6" w:rsidRDefault="00D058EB">
            <w:pPr>
              <w:spacing w:before="10" w:after="10"/>
              <w:jc w:val="right"/>
            </w:pPr>
            <w:r>
              <w:rPr>
                <w:sz w:val="16"/>
              </w:rPr>
              <w:t>$1.47</w:t>
            </w:r>
          </w:p>
        </w:tc>
        <w:tc>
          <w:tcPr>
            <w:tcW w:w="750" w:type="dxa"/>
          </w:tcPr>
          <w:p w14:paraId="59261547" w14:textId="77777777" w:rsidR="009326A6" w:rsidRDefault="00D058EB">
            <w:pPr>
              <w:spacing w:before="10" w:after="10"/>
              <w:jc w:val="right"/>
            </w:pPr>
            <w:r>
              <w:rPr>
                <w:sz w:val="16"/>
              </w:rPr>
              <w:t>$0.054</w:t>
            </w:r>
          </w:p>
        </w:tc>
      </w:tr>
      <w:tr w:rsidR="009326A6" w14:paraId="0A6444BA" w14:textId="77777777">
        <w:trPr>
          <w:jc w:val="center"/>
        </w:trPr>
        <w:tc>
          <w:tcPr>
            <w:tcW w:w="1500" w:type="dxa"/>
          </w:tcPr>
          <w:p w14:paraId="35AEA984" w14:textId="77777777" w:rsidR="009326A6" w:rsidRDefault="00D058EB">
            <w:pPr>
              <w:spacing w:before="10" w:after="10"/>
            </w:pPr>
            <w:r>
              <w:rPr>
                <w:sz w:val="16"/>
              </w:rPr>
              <w:t>Algeria</w:t>
            </w:r>
          </w:p>
        </w:tc>
        <w:tc>
          <w:tcPr>
            <w:tcW w:w="650" w:type="dxa"/>
          </w:tcPr>
          <w:p w14:paraId="08AA0B5E" w14:textId="77777777" w:rsidR="009326A6" w:rsidRDefault="00D058EB">
            <w:pPr>
              <w:spacing w:before="10" w:after="10"/>
            </w:pPr>
            <w:r>
              <w:rPr>
                <w:sz w:val="16"/>
              </w:rPr>
              <w:t>$0.033</w:t>
            </w:r>
          </w:p>
        </w:tc>
        <w:tc>
          <w:tcPr>
            <w:tcW w:w="550" w:type="dxa"/>
          </w:tcPr>
          <w:p w14:paraId="7E82C387" w14:textId="77777777" w:rsidR="009326A6" w:rsidRDefault="00D058EB">
            <w:pPr>
              <w:spacing w:before="10" w:after="10"/>
              <w:jc w:val="right"/>
            </w:pPr>
            <w:r>
              <w:rPr>
                <w:sz w:val="16"/>
              </w:rPr>
              <w:t>35.8</w:t>
            </w:r>
          </w:p>
        </w:tc>
        <w:tc>
          <w:tcPr>
            <w:tcW w:w="500" w:type="dxa"/>
          </w:tcPr>
          <w:p w14:paraId="7993FC96" w14:textId="77777777" w:rsidR="009326A6" w:rsidRDefault="00D058EB">
            <w:pPr>
              <w:spacing w:before="10" w:after="10"/>
              <w:jc w:val="right"/>
            </w:pPr>
            <w:r>
              <w:rPr>
                <w:sz w:val="16"/>
              </w:rPr>
              <w:t>1.39</w:t>
            </w:r>
          </w:p>
        </w:tc>
        <w:tc>
          <w:tcPr>
            <w:tcW w:w="650" w:type="dxa"/>
          </w:tcPr>
          <w:p w14:paraId="3D4E1216" w14:textId="77777777" w:rsidR="009326A6" w:rsidRDefault="00D058EB">
            <w:pPr>
              <w:spacing w:before="10" w:after="10"/>
              <w:jc w:val="right"/>
            </w:pPr>
            <w:r>
              <w:rPr>
                <w:sz w:val="16"/>
              </w:rPr>
              <w:t>$8.48</w:t>
            </w:r>
          </w:p>
        </w:tc>
        <w:tc>
          <w:tcPr>
            <w:tcW w:w="650" w:type="dxa"/>
          </w:tcPr>
          <w:p w14:paraId="771898C0" w14:textId="77777777" w:rsidR="009326A6" w:rsidRDefault="00D058EB">
            <w:pPr>
              <w:spacing w:before="10" w:after="10"/>
              <w:jc w:val="right"/>
            </w:pPr>
            <w:r>
              <w:rPr>
                <w:sz w:val="16"/>
              </w:rPr>
              <w:t>25</w:t>
            </w:r>
          </w:p>
        </w:tc>
        <w:tc>
          <w:tcPr>
            <w:tcW w:w="550" w:type="dxa"/>
          </w:tcPr>
          <w:p w14:paraId="05A8F7E3" w14:textId="77777777" w:rsidR="009326A6" w:rsidRDefault="00D058EB">
            <w:pPr>
              <w:spacing w:before="10" w:after="10"/>
              <w:jc w:val="right"/>
            </w:pPr>
            <w:r>
              <w:rPr>
                <w:sz w:val="16"/>
              </w:rPr>
              <w:t>0.0</w:t>
            </w:r>
          </w:p>
        </w:tc>
        <w:tc>
          <w:tcPr>
            <w:tcW w:w="700" w:type="dxa"/>
          </w:tcPr>
          <w:p w14:paraId="3E3A75F0" w14:textId="77777777" w:rsidR="009326A6" w:rsidRDefault="00D058EB">
            <w:pPr>
              <w:spacing w:before="10" w:after="10"/>
              <w:jc w:val="right"/>
            </w:pPr>
            <w:r>
              <w:rPr>
                <w:sz w:val="16"/>
              </w:rPr>
              <w:t>$1.44</w:t>
            </w:r>
          </w:p>
        </w:tc>
        <w:tc>
          <w:tcPr>
            <w:tcW w:w="750" w:type="dxa"/>
          </w:tcPr>
          <w:p w14:paraId="63CB540C" w14:textId="77777777" w:rsidR="009326A6" w:rsidRDefault="00D058EB">
            <w:pPr>
              <w:spacing w:before="10" w:after="10"/>
              <w:jc w:val="right"/>
            </w:pPr>
            <w:r>
              <w:rPr>
                <w:b/>
                <w:sz w:val="16"/>
              </w:rPr>
              <w:t>$0.065</w:t>
            </w:r>
          </w:p>
        </w:tc>
      </w:tr>
      <w:tr w:rsidR="009326A6" w14:paraId="6C1016ED" w14:textId="77777777">
        <w:trPr>
          <w:jc w:val="center"/>
        </w:trPr>
        <w:tc>
          <w:tcPr>
            <w:tcW w:w="1500" w:type="dxa"/>
          </w:tcPr>
          <w:p w14:paraId="43AD4A6B" w14:textId="77777777" w:rsidR="009326A6" w:rsidRDefault="00D058EB">
            <w:pPr>
              <w:spacing w:before="10" w:after="10"/>
            </w:pPr>
            <w:r>
              <w:rPr>
                <w:sz w:val="16"/>
              </w:rPr>
              <w:t>Finland</w:t>
            </w:r>
          </w:p>
        </w:tc>
        <w:tc>
          <w:tcPr>
            <w:tcW w:w="650" w:type="dxa"/>
          </w:tcPr>
          <w:p w14:paraId="6A0CC336" w14:textId="77777777" w:rsidR="009326A6" w:rsidRDefault="00D058EB">
            <w:pPr>
              <w:spacing w:before="10" w:after="10"/>
            </w:pPr>
            <w:r>
              <w:rPr>
                <w:sz w:val="16"/>
              </w:rPr>
              <w:t>$0.057</w:t>
            </w:r>
          </w:p>
        </w:tc>
        <w:tc>
          <w:tcPr>
            <w:tcW w:w="550" w:type="dxa"/>
          </w:tcPr>
          <w:p w14:paraId="06A9CE61" w14:textId="77777777" w:rsidR="009326A6" w:rsidRDefault="00D058EB">
            <w:pPr>
              <w:spacing w:before="10" w:after="10"/>
              <w:jc w:val="right"/>
            </w:pPr>
            <w:r>
              <w:rPr>
                <w:sz w:val="16"/>
              </w:rPr>
              <w:t>16.4</w:t>
            </w:r>
          </w:p>
        </w:tc>
        <w:tc>
          <w:tcPr>
            <w:tcW w:w="500" w:type="dxa"/>
          </w:tcPr>
          <w:p w14:paraId="3B5F17F6" w14:textId="77777777" w:rsidR="009326A6" w:rsidRDefault="00D058EB">
            <w:pPr>
              <w:spacing w:before="10" w:after="10"/>
              <w:jc w:val="right"/>
            </w:pPr>
            <w:r>
              <w:rPr>
                <w:sz w:val="16"/>
              </w:rPr>
              <w:t>1.10</w:t>
            </w:r>
          </w:p>
        </w:tc>
        <w:tc>
          <w:tcPr>
            <w:tcW w:w="650" w:type="dxa"/>
          </w:tcPr>
          <w:p w14:paraId="4A26FF19" w14:textId="77777777" w:rsidR="009326A6" w:rsidRDefault="00D058EB">
            <w:pPr>
              <w:spacing w:before="10" w:after="10"/>
              <w:jc w:val="right"/>
            </w:pPr>
            <w:r>
              <w:rPr>
                <w:sz w:val="16"/>
              </w:rPr>
              <w:t>$12.29</w:t>
            </w:r>
          </w:p>
        </w:tc>
        <w:tc>
          <w:tcPr>
            <w:tcW w:w="650" w:type="dxa"/>
          </w:tcPr>
          <w:p w14:paraId="55154DE7" w14:textId="77777777" w:rsidR="009326A6" w:rsidRDefault="00D058EB">
            <w:pPr>
              <w:spacing w:before="10" w:after="10"/>
              <w:jc w:val="right"/>
            </w:pPr>
            <w:r>
              <w:rPr>
                <w:sz w:val="16"/>
              </w:rPr>
              <w:t>350</w:t>
            </w:r>
          </w:p>
        </w:tc>
        <w:tc>
          <w:tcPr>
            <w:tcW w:w="550" w:type="dxa"/>
          </w:tcPr>
          <w:p w14:paraId="2D5A7F5F" w14:textId="77777777" w:rsidR="009326A6" w:rsidRDefault="00D058EB">
            <w:pPr>
              <w:spacing w:before="10" w:after="10"/>
              <w:jc w:val="right"/>
            </w:pPr>
            <w:r>
              <w:rPr>
                <w:sz w:val="16"/>
              </w:rPr>
              <w:t>0.3</w:t>
            </w:r>
          </w:p>
        </w:tc>
        <w:tc>
          <w:tcPr>
            <w:tcW w:w="700" w:type="dxa"/>
          </w:tcPr>
          <w:p w14:paraId="03D51AEF" w14:textId="77777777" w:rsidR="009326A6" w:rsidRDefault="00D058EB">
            <w:pPr>
              <w:spacing w:before="10" w:after="10"/>
              <w:jc w:val="right"/>
            </w:pPr>
            <w:r>
              <w:rPr>
                <w:sz w:val="16"/>
              </w:rPr>
              <w:t>$1.47</w:t>
            </w:r>
          </w:p>
        </w:tc>
        <w:tc>
          <w:tcPr>
            <w:tcW w:w="750" w:type="dxa"/>
          </w:tcPr>
          <w:p w14:paraId="2176F7E0" w14:textId="77777777" w:rsidR="009326A6" w:rsidRDefault="00D058EB">
            <w:pPr>
              <w:spacing w:before="10" w:after="10"/>
              <w:jc w:val="right"/>
            </w:pPr>
            <w:r>
              <w:rPr>
                <w:sz w:val="16"/>
              </w:rPr>
              <w:t>$0.057</w:t>
            </w:r>
          </w:p>
        </w:tc>
      </w:tr>
      <w:tr w:rsidR="009326A6" w14:paraId="4F0FFC2B" w14:textId="77777777">
        <w:trPr>
          <w:jc w:val="center"/>
        </w:trPr>
        <w:tc>
          <w:tcPr>
            <w:tcW w:w="1500" w:type="dxa"/>
          </w:tcPr>
          <w:p w14:paraId="404C7809" w14:textId="77777777" w:rsidR="009326A6" w:rsidRDefault="00D058EB">
            <w:pPr>
              <w:spacing w:before="10" w:after="10"/>
            </w:pPr>
            <w:r>
              <w:rPr>
                <w:sz w:val="16"/>
              </w:rPr>
              <w:t>Vietnam</w:t>
            </w:r>
          </w:p>
        </w:tc>
        <w:tc>
          <w:tcPr>
            <w:tcW w:w="650" w:type="dxa"/>
          </w:tcPr>
          <w:p w14:paraId="50A5C783" w14:textId="77777777" w:rsidR="009326A6" w:rsidRDefault="00D058EB">
            <w:pPr>
              <w:spacing w:before="10" w:after="10"/>
            </w:pPr>
            <w:r>
              <w:rPr>
                <w:sz w:val="16"/>
              </w:rPr>
              <w:t>$0.073</w:t>
            </w:r>
          </w:p>
        </w:tc>
        <w:tc>
          <w:tcPr>
            <w:tcW w:w="550" w:type="dxa"/>
          </w:tcPr>
          <w:p w14:paraId="02E3C90E" w14:textId="77777777" w:rsidR="009326A6" w:rsidRDefault="00D058EB">
            <w:pPr>
              <w:spacing w:before="10" w:after="10"/>
              <w:jc w:val="right"/>
            </w:pPr>
            <w:r>
              <w:rPr>
                <w:sz w:val="16"/>
              </w:rPr>
              <w:t>28.0</w:t>
            </w:r>
          </w:p>
        </w:tc>
        <w:tc>
          <w:tcPr>
            <w:tcW w:w="500" w:type="dxa"/>
          </w:tcPr>
          <w:p w14:paraId="77A4D71A" w14:textId="77777777" w:rsidR="009326A6" w:rsidRDefault="00D058EB">
            <w:pPr>
              <w:spacing w:before="10" w:after="10"/>
              <w:jc w:val="right"/>
            </w:pPr>
            <w:r>
              <w:rPr>
                <w:sz w:val="16"/>
              </w:rPr>
              <w:t>1.27</w:t>
            </w:r>
          </w:p>
        </w:tc>
        <w:tc>
          <w:tcPr>
            <w:tcW w:w="650" w:type="dxa"/>
          </w:tcPr>
          <w:p w14:paraId="09DD096C" w14:textId="77777777" w:rsidR="009326A6" w:rsidRDefault="00D058EB">
            <w:pPr>
              <w:spacing w:before="10" w:after="10"/>
              <w:jc w:val="right"/>
            </w:pPr>
            <w:r>
              <w:rPr>
                <w:sz w:val="16"/>
              </w:rPr>
              <w:t>$8.76</w:t>
            </w:r>
          </w:p>
        </w:tc>
        <w:tc>
          <w:tcPr>
            <w:tcW w:w="650" w:type="dxa"/>
          </w:tcPr>
          <w:p w14:paraId="7FBF19EB" w14:textId="77777777" w:rsidR="009326A6" w:rsidRDefault="00D058EB">
            <w:pPr>
              <w:spacing w:before="10" w:after="10"/>
              <w:jc w:val="right"/>
            </w:pPr>
            <w:r>
              <w:rPr>
                <w:sz w:val="16"/>
              </w:rPr>
              <w:t>250</w:t>
            </w:r>
          </w:p>
        </w:tc>
        <w:tc>
          <w:tcPr>
            <w:tcW w:w="550" w:type="dxa"/>
          </w:tcPr>
          <w:p w14:paraId="61525A95" w14:textId="77777777" w:rsidR="009326A6" w:rsidRDefault="00D058EB">
            <w:pPr>
              <w:spacing w:before="10" w:after="10"/>
              <w:jc w:val="right"/>
            </w:pPr>
            <w:r>
              <w:rPr>
                <w:sz w:val="16"/>
              </w:rPr>
              <w:t>0.2</w:t>
            </w:r>
          </w:p>
        </w:tc>
        <w:tc>
          <w:tcPr>
            <w:tcW w:w="700" w:type="dxa"/>
          </w:tcPr>
          <w:p w14:paraId="2F69FD0B" w14:textId="77777777" w:rsidR="009326A6" w:rsidRDefault="00D058EB">
            <w:pPr>
              <w:spacing w:before="10" w:after="10"/>
              <w:jc w:val="right"/>
            </w:pPr>
            <w:r>
              <w:rPr>
                <w:sz w:val="16"/>
              </w:rPr>
              <w:t>$1.47</w:t>
            </w:r>
          </w:p>
        </w:tc>
        <w:tc>
          <w:tcPr>
            <w:tcW w:w="750" w:type="dxa"/>
          </w:tcPr>
          <w:p w14:paraId="101D4C97" w14:textId="77777777" w:rsidR="009326A6" w:rsidRDefault="00D058EB">
            <w:pPr>
              <w:spacing w:before="10" w:after="10"/>
              <w:jc w:val="right"/>
            </w:pPr>
            <w:r>
              <w:rPr>
                <w:sz w:val="16"/>
              </w:rPr>
              <w:t>$0.073</w:t>
            </w:r>
          </w:p>
        </w:tc>
      </w:tr>
      <w:tr w:rsidR="009326A6" w14:paraId="5ADCBEA6" w14:textId="77777777">
        <w:trPr>
          <w:jc w:val="center"/>
        </w:trPr>
        <w:tc>
          <w:tcPr>
            <w:tcW w:w="1500" w:type="dxa"/>
          </w:tcPr>
          <w:p w14:paraId="3349EA1E" w14:textId="77777777" w:rsidR="009326A6" w:rsidRDefault="00D058EB">
            <w:pPr>
              <w:spacing w:before="10" w:after="10"/>
            </w:pPr>
            <w:r>
              <w:rPr>
                <w:sz w:val="16"/>
              </w:rPr>
              <w:t>Brazil</w:t>
            </w:r>
          </w:p>
        </w:tc>
        <w:tc>
          <w:tcPr>
            <w:tcW w:w="650" w:type="dxa"/>
          </w:tcPr>
          <w:p w14:paraId="35A75B56" w14:textId="77777777" w:rsidR="009326A6" w:rsidRDefault="00D058EB">
            <w:pPr>
              <w:spacing w:before="10" w:after="10"/>
            </w:pPr>
            <w:r>
              <w:rPr>
                <w:sz w:val="16"/>
              </w:rPr>
              <w:t>$0.063</w:t>
            </w:r>
          </w:p>
        </w:tc>
        <w:tc>
          <w:tcPr>
            <w:tcW w:w="550" w:type="dxa"/>
          </w:tcPr>
          <w:p w14:paraId="7067D54B" w14:textId="77777777" w:rsidR="009326A6" w:rsidRDefault="00D058EB">
            <w:pPr>
              <w:spacing w:before="10" w:after="10"/>
              <w:jc w:val="right"/>
            </w:pPr>
            <w:r>
              <w:rPr>
                <w:sz w:val="16"/>
              </w:rPr>
              <w:t>27.3</w:t>
            </w:r>
          </w:p>
        </w:tc>
        <w:tc>
          <w:tcPr>
            <w:tcW w:w="500" w:type="dxa"/>
          </w:tcPr>
          <w:p w14:paraId="5A6EA364" w14:textId="77777777" w:rsidR="009326A6" w:rsidRDefault="00D058EB">
            <w:pPr>
              <w:spacing w:before="10" w:after="10"/>
              <w:jc w:val="right"/>
            </w:pPr>
            <w:r>
              <w:rPr>
                <w:sz w:val="16"/>
              </w:rPr>
              <w:t>1.26</w:t>
            </w:r>
          </w:p>
        </w:tc>
        <w:tc>
          <w:tcPr>
            <w:tcW w:w="650" w:type="dxa"/>
          </w:tcPr>
          <w:p w14:paraId="617F2AFD" w14:textId="77777777" w:rsidR="009326A6" w:rsidRDefault="00D058EB">
            <w:pPr>
              <w:spacing w:before="10" w:after="10"/>
              <w:jc w:val="right"/>
            </w:pPr>
            <w:r>
              <w:rPr>
                <w:sz w:val="16"/>
              </w:rPr>
              <w:t>$10.75</w:t>
            </w:r>
          </w:p>
        </w:tc>
        <w:tc>
          <w:tcPr>
            <w:tcW w:w="650" w:type="dxa"/>
          </w:tcPr>
          <w:p w14:paraId="66A108D2" w14:textId="77777777" w:rsidR="009326A6" w:rsidRDefault="00D058EB">
            <w:pPr>
              <w:spacing w:before="10" w:after="10"/>
              <w:jc w:val="right"/>
            </w:pPr>
            <w:r>
              <w:rPr>
                <w:sz w:val="16"/>
              </w:rPr>
              <w:t>1,200</w:t>
            </w:r>
          </w:p>
        </w:tc>
        <w:tc>
          <w:tcPr>
            <w:tcW w:w="550" w:type="dxa"/>
          </w:tcPr>
          <w:p w14:paraId="4ADC431F" w14:textId="77777777" w:rsidR="009326A6" w:rsidRDefault="00D058EB">
            <w:pPr>
              <w:spacing w:before="10" w:after="10"/>
              <w:jc w:val="right"/>
            </w:pPr>
            <w:r>
              <w:rPr>
                <w:sz w:val="16"/>
              </w:rPr>
              <w:t>1.0</w:t>
            </w:r>
          </w:p>
        </w:tc>
        <w:tc>
          <w:tcPr>
            <w:tcW w:w="700" w:type="dxa"/>
          </w:tcPr>
          <w:p w14:paraId="7F07C623" w14:textId="77777777" w:rsidR="009326A6" w:rsidRDefault="00D058EB">
            <w:pPr>
              <w:spacing w:before="10" w:after="10"/>
              <w:jc w:val="right"/>
            </w:pPr>
            <w:r>
              <w:rPr>
                <w:sz w:val="16"/>
              </w:rPr>
              <w:t>$1.47</w:t>
            </w:r>
          </w:p>
        </w:tc>
        <w:tc>
          <w:tcPr>
            <w:tcW w:w="750" w:type="dxa"/>
          </w:tcPr>
          <w:p w14:paraId="684930A9" w14:textId="77777777" w:rsidR="009326A6" w:rsidRDefault="00D058EB">
            <w:pPr>
              <w:spacing w:before="10" w:after="10"/>
              <w:jc w:val="right"/>
            </w:pPr>
            <w:r>
              <w:rPr>
                <w:sz w:val="16"/>
              </w:rPr>
              <w:t>$0.063</w:t>
            </w:r>
          </w:p>
        </w:tc>
      </w:tr>
      <w:tr w:rsidR="009326A6" w14:paraId="1574CD30" w14:textId="77777777">
        <w:trPr>
          <w:jc w:val="center"/>
        </w:trPr>
        <w:tc>
          <w:tcPr>
            <w:tcW w:w="1500" w:type="dxa"/>
          </w:tcPr>
          <w:p w14:paraId="618ADECA" w14:textId="77777777" w:rsidR="009326A6" w:rsidRDefault="00D058EB">
            <w:pPr>
              <w:spacing w:before="10" w:after="10"/>
            </w:pPr>
            <w:r>
              <w:rPr>
                <w:sz w:val="16"/>
              </w:rPr>
              <w:t>Turkmenistan</w:t>
            </w:r>
          </w:p>
        </w:tc>
        <w:tc>
          <w:tcPr>
            <w:tcW w:w="650" w:type="dxa"/>
          </w:tcPr>
          <w:p w14:paraId="2791C839" w14:textId="77777777" w:rsidR="009326A6" w:rsidRDefault="00D058EB">
            <w:pPr>
              <w:spacing w:before="10" w:after="10"/>
            </w:pPr>
            <w:r>
              <w:rPr>
                <w:sz w:val="16"/>
              </w:rPr>
              <w:t>$0.010</w:t>
            </w:r>
          </w:p>
        </w:tc>
        <w:tc>
          <w:tcPr>
            <w:tcW w:w="550" w:type="dxa"/>
          </w:tcPr>
          <w:p w14:paraId="1EBAE835" w14:textId="77777777" w:rsidR="009326A6" w:rsidRDefault="00D058EB">
            <w:pPr>
              <w:spacing w:before="10" w:after="10"/>
              <w:jc w:val="right"/>
            </w:pPr>
            <w:r>
              <w:rPr>
                <w:sz w:val="16"/>
              </w:rPr>
              <w:t>32.2</w:t>
            </w:r>
          </w:p>
        </w:tc>
        <w:tc>
          <w:tcPr>
            <w:tcW w:w="500" w:type="dxa"/>
          </w:tcPr>
          <w:p w14:paraId="036B0742" w14:textId="77777777" w:rsidR="009326A6" w:rsidRDefault="00D058EB">
            <w:pPr>
              <w:spacing w:before="10" w:after="10"/>
              <w:jc w:val="right"/>
            </w:pPr>
            <w:r>
              <w:rPr>
                <w:sz w:val="16"/>
              </w:rPr>
              <w:t>1.34</w:t>
            </w:r>
          </w:p>
        </w:tc>
        <w:tc>
          <w:tcPr>
            <w:tcW w:w="650" w:type="dxa"/>
          </w:tcPr>
          <w:p w14:paraId="3C0225D3" w14:textId="77777777" w:rsidR="009326A6" w:rsidRDefault="00D058EB">
            <w:pPr>
              <w:spacing w:before="10" w:after="10"/>
              <w:jc w:val="right"/>
            </w:pPr>
            <w:r>
              <w:rPr>
                <w:sz w:val="16"/>
              </w:rPr>
              <w:t>$9.24</w:t>
            </w:r>
          </w:p>
        </w:tc>
        <w:tc>
          <w:tcPr>
            <w:tcW w:w="650" w:type="dxa"/>
          </w:tcPr>
          <w:p w14:paraId="3971E7FE" w14:textId="77777777" w:rsidR="009326A6" w:rsidRDefault="00D058EB">
            <w:pPr>
              <w:spacing w:before="10" w:after="10"/>
              <w:jc w:val="right"/>
            </w:pPr>
            <w:r>
              <w:rPr>
                <w:sz w:val="16"/>
              </w:rPr>
              <w:t>5</w:t>
            </w:r>
          </w:p>
        </w:tc>
        <w:tc>
          <w:tcPr>
            <w:tcW w:w="550" w:type="dxa"/>
          </w:tcPr>
          <w:p w14:paraId="61DDDB08" w14:textId="77777777" w:rsidR="009326A6" w:rsidRDefault="00D058EB">
            <w:pPr>
              <w:spacing w:before="10" w:after="10"/>
              <w:jc w:val="right"/>
            </w:pPr>
            <w:r>
              <w:rPr>
                <w:sz w:val="16"/>
              </w:rPr>
              <w:t>0.0</w:t>
            </w:r>
          </w:p>
        </w:tc>
        <w:tc>
          <w:tcPr>
            <w:tcW w:w="700" w:type="dxa"/>
          </w:tcPr>
          <w:p w14:paraId="1728A0FE" w14:textId="77777777" w:rsidR="009326A6" w:rsidRDefault="00D058EB">
            <w:pPr>
              <w:spacing w:before="10" w:after="10"/>
              <w:jc w:val="right"/>
            </w:pPr>
            <w:r>
              <w:rPr>
                <w:sz w:val="16"/>
              </w:rPr>
              <w:t>$1.42</w:t>
            </w:r>
          </w:p>
        </w:tc>
        <w:tc>
          <w:tcPr>
            <w:tcW w:w="750" w:type="dxa"/>
          </w:tcPr>
          <w:p w14:paraId="0CB4F702" w14:textId="77777777" w:rsidR="009326A6" w:rsidRDefault="00D058EB">
            <w:pPr>
              <w:spacing w:before="10" w:after="10"/>
              <w:jc w:val="right"/>
            </w:pPr>
            <w:r>
              <w:rPr>
                <w:b/>
                <w:sz w:val="16"/>
              </w:rPr>
              <w:t>$0.070</w:t>
            </w:r>
          </w:p>
        </w:tc>
      </w:tr>
      <w:tr w:rsidR="009326A6" w14:paraId="0A3CC083" w14:textId="77777777">
        <w:trPr>
          <w:jc w:val="center"/>
        </w:trPr>
        <w:tc>
          <w:tcPr>
            <w:tcW w:w="1500" w:type="dxa"/>
          </w:tcPr>
          <w:p w14:paraId="3CF06C86" w14:textId="77777777" w:rsidR="009326A6" w:rsidRDefault="00D058EB">
            <w:pPr>
              <w:spacing w:before="10" w:after="10"/>
            </w:pPr>
            <w:r>
              <w:rPr>
                <w:sz w:val="16"/>
              </w:rPr>
              <w:t>Egypt</w:t>
            </w:r>
          </w:p>
        </w:tc>
        <w:tc>
          <w:tcPr>
            <w:tcW w:w="650" w:type="dxa"/>
          </w:tcPr>
          <w:p w14:paraId="6E803275" w14:textId="77777777" w:rsidR="009326A6" w:rsidRDefault="00D058EB">
            <w:pPr>
              <w:spacing w:before="10" w:after="10"/>
            </w:pPr>
            <w:r>
              <w:rPr>
                <w:sz w:val="16"/>
              </w:rPr>
              <w:t>$0.038</w:t>
            </w:r>
          </w:p>
        </w:tc>
        <w:tc>
          <w:tcPr>
            <w:tcW w:w="550" w:type="dxa"/>
          </w:tcPr>
          <w:p w14:paraId="471CB448" w14:textId="77777777" w:rsidR="009326A6" w:rsidRDefault="00D058EB">
            <w:pPr>
              <w:spacing w:before="10" w:after="10"/>
              <w:jc w:val="right"/>
            </w:pPr>
            <w:r>
              <w:rPr>
                <w:sz w:val="16"/>
              </w:rPr>
              <w:t>31.7</w:t>
            </w:r>
          </w:p>
        </w:tc>
        <w:tc>
          <w:tcPr>
            <w:tcW w:w="500" w:type="dxa"/>
          </w:tcPr>
          <w:p w14:paraId="333CF8B6" w14:textId="77777777" w:rsidR="009326A6" w:rsidRDefault="00D058EB">
            <w:pPr>
              <w:spacing w:before="10" w:after="10"/>
              <w:jc w:val="right"/>
            </w:pPr>
            <w:r>
              <w:rPr>
                <w:sz w:val="16"/>
              </w:rPr>
              <w:t>1.33</w:t>
            </w:r>
          </w:p>
        </w:tc>
        <w:tc>
          <w:tcPr>
            <w:tcW w:w="650" w:type="dxa"/>
          </w:tcPr>
          <w:p w14:paraId="451E2DB1" w14:textId="77777777" w:rsidR="009326A6" w:rsidRDefault="00D058EB">
            <w:pPr>
              <w:spacing w:before="10" w:after="10"/>
              <w:jc w:val="right"/>
            </w:pPr>
            <w:r>
              <w:rPr>
                <w:sz w:val="16"/>
              </w:rPr>
              <w:t>$7.63</w:t>
            </w:r>
          </w:p>
        </w:tc>
        <w:tc>
          <w:tcPr>
            <w:tcW w:w="650" w:type="dxa"/>
          </w:tcPr>
          <w:p w14:paraId="31CBB565" w14:textId="77777777" w:rsidR="009326A6" w:rsidRDefault="00D058EB">
            <w:pPr>
              <w:spacing w:before="10" w:after="10"/>
              <w:jc w:val="right"/>
            </w:pPr>
            <w:r>
              <w:rPr>
                <w:sz w:val="16"/>
              </w:rPr>
              <w:t>150</w:t>
            </w:r>
          </w:p>
        </w:tc>
        <w:tc>
          <w:tcPr>
            <w:tcW w:w="550" w:type="dxa"/>
          </w:tcPr>
          <w:p w14:paraId="6EFAB237" w14:textId="77777777" w:rsidR="009326A6" w:rsidRDefault="00D058EB">
            <w:pPr>
              <w:spacing w:before="10" w:after="10"/>
              <w:jc w:val="right"/>
            </w:pPr>
            <w:r>
              <w:rPr>
                <w:sz w:val="16"/>
              </w:rPr>
              <w:t>0.1</w:t>
            </w:r>
          </w:p>
        </w:tc>
        <w:tc>
          <w:tcPr>
            <w:tcW w:w="700" w:type="dxa"/>
          </w:tcPr>
          <w:p w14:paraId="2293CF9C" w14:textId="77777777" w:rsidR="009326A6" w:rsidRDefault="00D058EB">
            <w:pPr>
              <w:spacing w:before="10" w:after="10"/>
              <w:jc w:val="right"/>
            </w:pPr>
            <w:r>
              <w:rPr>
                <w:sz w:val="16"/>
              </w:rPr>
              <w:t>$1.43</w:t>
            </w:r>
          </w:p>
        </w:tc>
        <w:tc>
          <w:tcPr>
            <w:tcW w:w="750" w:type="dxa"/>
          </w:tcPr>
          <w:p w14:paraId="1B904F3E" w14:textId="77777777" w:rsidR="009326A6" w:rsidRDefault="00D058EB">
            <w:pPr>
              <w:spacing w:before="10" w:after="10"/>
              <w:jc w:val="right"/>
            </w:pPr>
            <w:r>
              <w:rPr>
                <w:b/>
                <w:sz w:val="16"/>
              </w:rPr>
              <w:t>$0.080</w:t>
            </w:r>
          </w:p>
        </w:tc>
      </w:tr>
      <w:tr w:rsidR="009326A6" w14:paraId="6C309390" w14:textId="77777777">
        <w:trPr>
          <w:jc w:val="center"/>
        </w:trPr>
        <w:tc>
          <w:tcPr>
            <w:tcW w:w="1500" w:type="dxa"/>
          </w:tcPr>
          <w:p w14:paraId="57B223E6" w14:textId="77777777" w:rsidR="009326A6" w:rsidRDefault="00D058EB">
            <w:pPr>
              <w:spacing w:before="10" w:after="10"/>
            </w:pPr>
            <w:r>
              <w:rPr>
                <w:sz w:val="16"/>
              </w:rPr>
              <w:t>Sweden</w:t>
            </w:r>
          </w:p>
        </w:tc>
        <w:tc>
          <w:tcPr>
            <w:tcW w:w="650" w:type="dxa"/>
          </w:tcPr>
          <w:p w14:paraId="6818253D" w14:textId="77777777" w:rsidR="009326A6" w:rsidRDefault="00D058EB">
            <w:pPr>
              <w:spacing w:before="10" w:after="10"/>
            </w:pPr>
            <w:r>
              <w:rPr>
                <w:sz w:val="16"/>
              </w:rPr>
              <w:t>$0.068</w:t>
            </w:r>
          </w:p>
        </w:tc>
        <w:tc>
          <w:tcPr>
            <w:tcW w:w="550" w:type="dxa"/>
          </w:tcPr>
          <w:p w14:paraId="01598A94" w14:textId="77777777" w:rsidR="009326A6" w:rsidRDefault="00D058EB">
            <w:pPr>
              <w:spacing w:before="10" w:after="10"/>
              <w:jc w:val="right"/>
            </w:pPr>
            <w:r>
              <w:rPr>
                <w:sz w:val="16"/>
              </w:rPr>
              <w:t>15.2</w:t>
            </w:r>
          </w:p>
        </w:tc>
        <w:tc>
          <w:tcPr>
            <w:tcW w:w="500" w:type="dxa"/>
          </w:tcPr>
          <w:p w14:paraId="6325F514" w14:textId="77777777" w:rsidR="009326A6" w:rsidRDefault="00D058EB">
            <w:pPr>
              <w:spacing w:before="10" w:after="10"/>
              <w:jc w:val="right"/>
            </w:pPr>
            <w:r>
              <w:rPr>
                <w:sz w:val="16"/>
              </w:rPr>
              <w:t>1.08</w:t>
            </w:r>
          </w:p>
        </w:tc>
        <w:tc>
          <w:tcPr>
            <w:tcW w:w="650" w:type="dxa"/>
          </w:tcPr>
          <w:p w14:paraId="4237EBA4" w14:textId="77777777" w:rsidR="009326A6" w:rsidRDefault="00D058EB">
            <w:pPr>
              <w:spacing w:before="10" w:after="10"/>
              <w:jc w:val="right"/>
            </w:pPr>
            <w:r>
              <w:rPr>
                <w:sz w:val="16"/>
              </w:rPr>
              <w:t>$12.29</w:t>
            </w:r>
          </w:p>
        </w:tc>
        <w:tc>
          <w:tcPr>
            <w:tcW w:w="650" w:type="dxa"/>
          </w:tcPr>
          <w:p w14:paraId="7657BCAE" w14:textId="77777777" w:rsidR="009326A6" w:rsidRDefault="00D058EB">
            <w:pPr>
              <w:spacing w:before="10" w:after="10"/>
              <w:jc w:val="right"/>
            </w:pPr>
            <w:r>
              <w:rPr>
                <w:sz w:val="16"/>
              </w:rPr>
              <w:t>500</w:t>
            </w:r>
          </w:p>
        </w:tc>
        <w:tc>
          <w:tcPr>
            <w:tcW w:w="550" w:type="dxa"/>
          </w:tcPr>
          <w:p w14:paraId="1EEE51B4" w14:textId="77777777" w:rsidR="009326A6" w:rsidRDefault="00D058EB">
            <w:pPr>
              <w:spacing w:before="10" w:after="10"/>
              <w:jc w:val="right"/>
            </w:pPr>
            <w:r>
              <w:rPr>
                <w:sz w:val="16"/>
              </w:rPr>
              <w:t>0.4</w:t>
            </w:r>
          </w:p>
        </w:tc>
        <w:tc>
          <w:tcPr>
            <w:tcW w:w="700" w:type="dxa"/>
          </w:tcPr>
          <w:p w14:paraId="37C12ED9" w14:textId="77777777" w:rsidR="009326A6" w:rsidRDefault="00D058EB">
            <w:pPr>
              <w:spacing w:before="10" w:after="10"/>
              <w:jc w:val="right"/>
            </w:pPr>
            <w:r>
              <w:rPr>
                <w:sz w:val="16"/>
              </w:rPr>
              <w:t>$1.48</w:t>
            </w:r>
          </w:p>
        </w:tc>
        <w:tc>
          <w:tcPr>
            <w:tcW w:w="750" w:type="dxa"/>
          </w:tcPr>
          <w:p w14:paraId="092F071D" w14:textId="77777777" w:rsidR="009326A6" w:rsidRDefault="00D058EB">
            <w:pPr>
              <w:spacing w:before="10" w:after="10"/>
              <w:jc w:val="right"/>
            </w:pPr>
            <w:r>
              <w:rPr>
                <w:sz w:val="16"/>
              </w:rPr>
              <w:t>$0.068</w:t>
            </w:r>
          </w:p>
        </w:tc>
      </w:tr>
      <w:tr w:rsidR="009326A6" w14:paraId="6E7E300F" w14:textId="77777777">
        <w:trPr>
          <w:jc w:val="center"/>
        </w:trPr>
        <w:tc>
          <w:tcPr>
            <w:tcW w:w="1500" w:type="dxa"/>
          </w:tcPr>
          <w:p w14:paraId="1E99E5B7" w14:textId="77777777" w:rsidR="009326A6" w:rsidRDefault="00D058EB">
            <w:pPr>
              <w:spacing w:before="10" w:after="10"/>
            </w:pPr>
            <w:r>
              <w:rPr>
                <w:sz w:val="16"/>
              </w:rPr>
              <w:t>India</w:t>
            </w:r>
          </w:p>
        </w:tc>
        <w:tc>
          <w:tcPr>
            <w:tcW w:w="650" w:type="dxa"/>
          </w:tcPr>
          <w:p w14:paraId="110E4E43" w14:textId="77777777" w:rsidR="009326A6" w:rsidRDefault="00D058EB">
            <w:pPr>
              <w:spacing w:before="10" w:after="10"/>
            </w:pPr>
            <w:r>
              <w:rPr>
                <w:sz w:val="16"/>
              </w:rPr>
              <w:t>$0.090</w:t>
            </w:r>
          </w:p>
        </w:tc>
        <w:tc>
          <w:tcPr>
            <w:tcW w:w="550" w:type="dxa"/>
          </w:tcPr>
          <w:p w14:paraId="6CDD1D54" w14:textId="77777777" w:rsidR="009326A6" w:rsidRDefault="00D058EB">
            <w:pPr>
              <w:spacing w:before="10" w:after="10"/>
              <w:jc w:val="right"/>
            </w:pPr>
            <w:r>
              <w:rPr>
                <w:sz w:val="16"/>
              </w:rPr>
              <w:t>30.2</w:t>
            </w:r>
          </w:p>
        </w:tc>
        <w:tc>
          <w:tcPr>
            <w:tcW w:w="500" w:type="dxa"/>
          </w:tcPr>
          <w:p w14:paraId="79BB1A2C" w14:textId="77777777" w:rsidR="009326A6" w:rsidRDefault="00D058EB">
            <w:pPr>
              <w:spacing w:before="10" w:after="10"/>
              <w:jc w:val="right"/>
            </w:pPr>
            <w:r>
              <w:rPr>
                <w:sz w:val="16"/>
              </w:rPr>
              <w:t>1.31</w:t>
            </w:r>
          </w:p>
        </w:tc>
        <w:tc>
          <w:tcPr>
            <w:tcW w:w="650" w:type="dxa"/>
          </w:tcPr>
          <w:p w14:paraId="19E7F12A" w14:textId="77777777" w:rsidR="009326A6" w:rsidRDefault="00D058EB">
            <w:pPr>
              <w:spacing w:before="10" w:after="10"/>
              <w:jc w:val="right"/>
            </w:pPr>
            <w:r>
              <w:rPr>
                <w:sz w:val="16"/>
              </w:rPr>
              <w:t>$6.64</w:t>
            </w:r>
          </w:p>
        </w:tc>
        <w:tc>
          <w:tcPr>
            <w:tcW w:w="650" w:type="dxa"/>
          </w:tcPr>
          <w:p w14:paraId="721B9060" w14:textId="77777777" w:rsidR="009326A6" w:rsidRDefault="00D058EB">
            <w:pPr>
              <w:spacing w:before="10" w:after="10"/>
              <w:jc w:val="right"/>
            </w:pPr>
            <w:r>
              <w:rPr>
                <w:sz w:val="16"/>
              </w:rPr>
              <w:t>3,600</w:t>
            </w:r>
          </w:p>
        </w:tc>
        <w:tc>
          <w:tcPr>
            <w:tcW w:w="550" w:type="dxa"/>
          </w:tcPr>
          <w:p w14:paraId="267EB4F4" w14:textId="77777777" w:rsidR="009326A6" w:rsidRDefault="00D058EB">
            <w:pPr>
              <w:spacing w:before="10" w:after="10"/>
              <w:jc w:val="right"/>
            </w:pPr>
            <w:r>
              <w:rPr>
                <w:sz w:val="16"/>
              </w:rPr>
              <w:t>2.9</w:t>
            </w:r>
          </w:p>
        </w:tc>
        <w:tc>
          <w:tcPr>
            <w:tcW w:w="700" w:type="dxa"/>
          </w:tcPr>
          <w:p w14:paraId="65F0B4B4" w14:textId="77777777" w:rsidR="009326A6" w:rsidRDefault="00D058EB">
            <w:pPr>
              <w:spacing w:before="10" w:after="10"/>
              <w:jc w:val="right"/>
            </w:pPr>
            <w:r>
              <w:rPr>
                <w:sz w:val="16"/>
              </w:rPr>
              <w:t>$1.48</w:t>
            </w:r>
          </w:p>
        </w:tc>
        <w:tc>
          <w:tcPr>
            <w:tcW w:w="750" w:type="dxa"/>
          </w:tcPr>
          <w:p w14:paraId="5E5142D8" w14:textId="77777777" w:rsidR="009326A6" w:rsidRDefault="00D058EB">
            <w:pPr>
              <w:spacing w:before="10" w:after="10"/>
              <w:jc w:val="right"/>
            </w:pPr>
            <w:r>
              <w:rPr>
                <w:sz w:val="16"/>
              </w:rPr>
              <w:t>$0.090</w:t>
            </w:r>
          </w:p>
        </w:tc>
      </w:tr>
      <w:tr w:rsidR="009326A6" w14:paraId="031A28FB" w14:textId="77777777">
        <w:trPr>
          <w:jc w:val="center"/>
        </w:trPr>
        <w:tc>
          <w:tcPr>
            <w:tcW w:w="1500" w:type="dxa"/>
          </w:tcPr>
          <w:p w14:paraId="7A06963F" w14:textId="77777777" w:rsidR="009326A6" w:rsidRDefault="00D058EB">
            <w:pPr>
              <w:spacing w:before="10" w:after="10"/>
            </w:pPr>
            <w:r>
              <w:rPr>
                <w:sz w:val="16"/>
              </w:rPr>
              <w:t>Indonesia</w:t>
            </w:r>
          </w:p>
        </w:tc>
        <w:tc>
          <w:tcPr>
            <w:tcW w:w="650" w:type="dxa"/>
          </w:tcPr>
          <w:p w14:paraId="69BEF72E" w14:textId="77777777" w:rsidR="009326A6" w:rsidRDefault="00D058EB">
            <w:pPr>
              <w:spacing w:before="10" w:after="10"/>
            </w:pPr>
            <w:r>
              <w:rPr>
                <w:sz w:val="16"/>
              </w:rPr>
              <w:t>$0.067</w:t>
            </w:r>
          </w:p>
        </w:tc>
        <w:tc>
          <w:tcPr>
            <w:tcW w:w="550" w:type="dxa"/>
          </w:tcPr>
          <w:p w14:paraId="5E1D8922" w14:textId="77777777" w:rsidR="009326A6" w:rsidRDefault="00D058EB">
            <w:pPr>
              <w:spacing w:before="10" w:after="10"/>
              <w:jc w:val="right"/>
            </w:pPr>
            <w:r>
              <w:rPr>
                <w:sz w:val="16"/>
              </w:rPr>
              <w:t>26.4</w:t>
            </w:r>
          </w:p>
        </w:tc>
        <w:tc>
          <w:tcPr>
            <w:tcW w:w="500" w:type="dxa"/>
          </w:tcPr>
          <w:p w14:paraId="2E22CCFF" w14:textId="77777777" w:rsidR="009326A6" w:rsidRDefault="00D058EB">
            <w:pPr>
              <w:spacing w:before="10" w:after="10"/>
              <w:jc w:val="right"/>
            </w:pPr>
            <w:r>
              <w:rPr>
                <w:sz w:val="16"/>
              </w:rPr>
              <w:t>1.25</w:t>
            </w:r>
          </w:p>
        </w:tc>
        <w:tc>
          <w:tcPr>
            <w:tcW w:w="650" w:type="dxa"/>
          </w:tcPr>
          <w:p w14:paraId="081F1ED8" w14:textId="77777777" w:rsidR="009326A6" w:rsidRDefault="00D058EB">
            <w:pPr>
              <w:spacing w:before="10" w:after="10"/>
              <w:jc w:val="right"/>
            </w:pPr>
            <w:r>
              <w:rPr>
                <w:sz w:val="16"/>
              </w:rPr>
              <w:t>$11.21</w:t>
            </w:r>
          </w:p>
        </w:tc>
        <w:tc>
          <w:tcPr>
            <w:tcW w:w="650" w:type="dxa"/>
          </w:tcPr>
          <w:p w14:paraId="2CEEED88" w14:textId="77777777" w:rsidR="009326A6" w:rsidRDefault="00D058EB">
            <w:pPr>
              <w:spacing w:before="10" w:after="10"/>
              <w:jc w:val="right"/>
            </w:pPr>
            <w:r>
              <w:rPr>
                <w:sz w:val="16"/>
              </w:rPr>
              <w:t>500</w:t>
            </w:r>
          </w:p>
        </w:tc>
        <w:tc>
          <w:tcPr>
            <w:tcW w:w="550" w:type="dxa"/>
          </w:tcPr>
          <w:p w14:paraId="651B428F" w14:textId="77777777" w:rsidR="009326A6" w:rsidRDefault="00D058EB">
            <w:pPr>
              <w:spacing w:before="10" w:after="10"/>
              <w:jc w:val="right"/>
            </w:pPr>
            <w:r>
              <w:rPr>
                <w:sz w:val="16"/>
              </w:rPr>
              <w:t>0.4</w:t>
            </w:r>
          </w:p>
        </w:tc>
        <w:tc>
          <w:tcPr>
            <w:tcW w:w="700" w:type="dxa"/>
          </w:tcPr>
          <w:p w14:paraId="61D56514" w14:textId="77777777" w:rsidR="009326A6" w:rsidRDefault="00D058EB">
            <w:pPr>
              <w:spacing w:before="10" w:after="10"/>
              <w:jc w:val="right"/>
            </w:pPr>
            <w:r>
              <w:rPr>
                <w:sz w:val="16"/>
              </w:rPr>
              <w:t>$1.48</w:t>
            </w:r>
          </w:p>
        </w:tc>
        <w:tc>
          <w:tcPr>
            <w:tcW w:w="750" w:type="dxa"/>
          </w:tcPr>
          <w:p w14:paraId="52939724" w14:textId="77777777" w:rsidR="009326A6" w:rsidRDefault="00D058EB">
            <w:pPr>
              <w:spacing w:before="10" w:after="10"/>
              <w:jc w:val="right"/>
            </w:pPr>
            <w:r>
              <w:rPr>
                <w:sz w:val="16"/>
              </w:rPr>
              <w:t>$0.067</w:t>
            </w:r>
          </w:p>
        </w:tc>
      </w:tr>
      <w:tr w:rsidR="009326A6" w14:paraId="16507AF7" w14:textId="77777777">
        <w:trPr>
          <w:jc w:val="center"/>
        </w:trPr>
        <w:tc>
          <w:tcPr>
            <w:tcW w:w="1500" w:type="dxa"/>
          </w:tcPr>
          <w:p w14:paraId="1DA2E40D" w14:textId="77777777" w:rsidR="009326A6" w:rsidRDefault="00D058EB">
            <w:pPr>
              <w:spacing w:before="10" w:after="10"/>
            </w:pPr>
            <w:r>
              <w:rPr>
                <w:sz w:val="16"/>
              </w:rPr>
              <w:t>Kazakhstan</w:t>
            </w:r>
          </w:p>
        </w:tc>
        <w:tc>
          <w:tcPr>
            <w:tcW w:w="650" w:type="dxa"/>
          </w:tcPr>
          <w:p w14:paraId="0D13896A" w14:textId="77777777" w:rsidR="009326A6" w:rsidRDefault="00D058EB">
            <w:pPr>
              <w:spacing w:before="10" w:after="10"/>
            </w:pPr>
            <w:r>
              <w:rPr>
                <w:sz w:val="16"/>
              </w:rPr>
              <w:t>$0.066</w:t>
            </w:r>
          </w:p>
        </w:tc>
        <w:tc>
          <w:tcPr>
            <w:tcW w:w="550" w:type="dxa"/>
          </w:tcPr>
          <w:p w14:paraId="418B64F3" w14:textId="77777777" w:rsidR="009326A6" w:rsidRDefault="00D058EB">
            <w:pPr>
              <w:spacing w:before="10" w:after="10"/>
              <w:jc w:val="right"/>
            </w:pPr>
            <w:r>
              <w:rPr>
                <w:sz w:val="16"/>
              </w:rPr>
              <w:t>24.9</w:t>
            </w:r>
          </w:p>
        </w:tc>
        <w:tc>
          <w:tcPr>
            <w:tcW w:w="500" w:type="dxa"/>
          </w:tcPr>
          <w:p w14:paraId="1BAC9605" w14:textId="77777777" w:rsidR="009326A6" w:rsidRDefault="00D058EB">
            <w:pPr>
              <w:spacing w:before="10" w:after="10"/>
              <w:jc w:val="right"/>
            </w:pPr>
            <w:r>
              <w:rPr>
                <w:sz w:val="16"/>
              </w:rPr>
              <w:t>1.23</w:t>
            </w:r>
          </w:p>
        </w:tc>
        <w:tc>
          <w:tcPr>
            <w:tcW w:w="650" w:type="dxa"/>
          </w:tcPr>
          <w:p w14:paraId="47040C31" w14:textId="77777777" w:rsidR="009326A6" w:rsidRDefault="00D058EB">
            <w:pPr>
              <w:spacing w:before="10" w:after="10"/>
              <w:jc w:val="right"/>
            </w:pPr>
            <w:r>
              <w:rPr>
                <w:sz w:val="16"/>
              </w:rPr>
              <w:t>$9.53</w:t>
            </w:r>
          </w:p>
        </w:tc>
        <w:tc>
          <w:tcPr>
            <w:tcW w:w="650" w:type="dxa"/>
          </w:tcPr>
          <w:p w14:paraId="01548D7E" w14:textId="77777777" w:rsidR="009326A6" w:rsidRDefault="00D058EB">
            <w:pPr>
              <w:spacing w:before="10" w:after="10"/>
              <w:jc w:val="right"/>
            </w:pPr>
            <w:r>
              <w:rPr>
                <w:sz w:val="16"/>
              </w:rPr>
              <w:t>100</w:t>
            </w:r>
          </w:p>
        </w:tc>
        <w:tc>
          <w:tcPr>
            <w:tcW w:w="550" w:type="dxa"/>
          </w:tcPr>
          <w:p w14:paraId="23C4DE83" w14:textId="77777777" w:rsidR="009326A6" w:rsidRDefault="00D058EB">
            <w:pPr>
              <w:spacing w:before="10" w:after="10"/>
              <w:jc w:val="right"/>
            </w:pPr>
            <w:r>
              <w:rPr>
                <w:sz w:val="16"/>
              </w:rPr>
              <w:t>0.1</w:t>
            </w:r>
          </w:p>
        </w:tc>
        <w:tc>
          <w:tcPr>
            <w:tcW w:w="700" w:type="dxa"/>
          </w:tcPr>
          <w:p w14:paraId="529902DC" w14:textId="77777777" w:rsidR="009326A6" w:rsidRDefault="00D058EB">
            <w:pPr>
              <w:spacing w:before="10" w:after="10"/>
              <w:jc w:val="right"/>
            </w:pPr>
            <w:r>
              <w:rPr>
                <w:sz w:val="16"/>
              </w:rPr>
              <w:t>$1.47</w:t>
            </w:r>
          </w:p>
        </w:tc>
        <w:tc>
          <w:tcPr>
            <w:tcW w:w="750" w:type="dxa"/>
          </w:tcPr>
          <w:p w14:paraId="530F8AE6" w14:textId="77777777" w:rsidR="009326A6" w:rsidRDefault="00D058EB">
            <w:pPr>
              <w:spacing w:before="10" w:after="10"/>
              <w:jc w:val="right"/>
            </w:pPr>
            <w:r>
              <w:rPr>
                <w:b/>
                <w:sz w:val="16"/>
              </w:rPr>
              <w:t>$0.085</w:t>
            </w:r>
          </w:p>
        </w:tc>
      </w:tr>
      <w:tr w:rsidR="009326A6" w14:paraId="16095320" w14:textId="77777777">
        <w:trPr>
          <w:jc w:val="center"/>
        </w:trPr>
        <w:tc>
          <w:tcPr>
            <w:tcW w:w="1500" w:type="dxa"/>
          </w:tcPr>
          <w:p w14:paraId="288A0E4E" w14:textId="77777777" w:rsidR="009326A6" w:rsidRDefault="00D058EB">
            <w:pPr>
              <w:spacing w:before="10" w:after="10"/>
            </w:pPr>
            <w:r>
              <w:rPr>
                <w:sz w:val="16"/>
              </w:rPr>
              <w:t>Iran</w:t>
            </w:r>
          </w:p>
        </w:tc>
        <w:tc>
          <w:tcPr>
            <w:tcW w:w="650" w:type="dxa"/>
          </w:tcPr>
          <w:p w14:paraId="53537F21" w14:textId="77777777" w:rsidR="009326A6" w:rsidRDefault="00D058EB">
            <w:pPr>
              <w:spacing w:before="10" w:after="10"/>
            </w:pPr>
            <w:r>
              <w:rPr>
                <w:sz w:val="16"/>
              </w:rPr>
              <w:t>$0.005</w:t>
            </w:r>
          </w:p>
        </w:tc>
        <w:tc>
          <w:tcPr>
            <w:tcW w:w="550" w:type="dxa"/>
          </w:tcPr>
          <w:p w14:paraId="4541090D" w14:textId="77777777" w:rsidR="009326A6" w:rsidRDefault="00D058EB">
            <w:pPr>
              <w:spacing w:before="10" w:after="10"/>
              <w:jc w:val="right"/>
            </w:pPr>
            <w:r>
              <w:rPr>
                <w:sz w:val="16"/>
              </w:rPr>
              <w:t>31.2</w:t>
            </w:r>
          </w:p>
        </w:tc>
        <w:tc>
          <w:tcPr>
            <w:tcW w:w="500" w:type="dxa"/>
          </w:tcPr>
          <w:p w14:paraId="6B051F6C" w14:textId="77777777" w:rsidR="009326A6" w:rsidRDefault="00D058EB">
            <w:pPr>
              <w:spacing w:before="10" w:after="10"/>
              <w:jc w:val="right"/>
            </w:pPr>
            <w:r>
              <w:rPr>
                <w:sz w:val="16"/>
              </w:rPr>
              <w:t>1.32</w:t>
            </w:r>
          </w:p>
        </w:tc>
        <w:tc>
          <w:tcPr>
            <w:tcW w:w="650" w:type="dxa"/>
          </w:tcPr>
          <w:p w14:paraId="3E935B0F" w14:textId="77777777" w:rsidR="009326A6" w:rsidRDefault="00D058EB">
            <w:pPr>
              <w:spacing w:before="10" w:after="10"/>
              <w:jc w:val="right"/>
            </w:pPr>
            <w:r>
              <w:rPr>
                <w:sz w:val="16"/>
              </w:rPr>
              <w:t>$8.50</w:t>
            </w:r>
          </w:p>
        </w:tc>
        <w:tc>
          <w:tcPr>
            <w:tcW w:w="650" w:type="dxa"/>
          </w:tcPr>
          <w:p w14:paraId="36192CC9" w14:textId="77777777" w:rsidR="009326A6" w:rsidRDefault="00D058EB">
            <w:pPr>
              <w:spacing w:before="10" w:after="10"/>
              <w:jc w:val="right"/>
            </w:pPr>
            <w:r>
              <w:rPr>
                <w:sz w:val="16"/>
              </w:rPr>
              <w:t>10</w:t>
            </w:r>
          </w:p>
        </w:tc>
        <w:tc>
          <w:tcPr>
            <w:tcW w:w="550" w:type="dxa"/>
          </w:tcPr>
          <w:p w14:paraId="7ED7E8CB" w14:textId="77777777" w:rsidR="009326A6" w:rsidRDefault="00D058EB">
            <w:pPr>
              <w:spacing w:before="10" w:after="10"/>
              <w:jc w:val="right"/>
            </w:pPr>
            <w:r>
              <w:rPr>
                <w:sz w:val="16"/>
              </w:rPr>
              <w:t>0.0</w:t>
            </w:r>
          </w:p>
        </w:tc>
        <w:tc>
          <w:tcPr>
            <w:tcW w:w="700" w:type="dxa"/>
          </w:tcPr>
          <w:p w14:paraId="3C0AA26A" w14:textId="77777777" w:rsidR="009326A6" w:rsidRDefault="00D058EB">
            <w:pPr>
              <w:spacing w:before="10" w:after="10"/>
              <w:jc w:val="right"/>
            </w:pPr>
            <w:r>
              <w:rPr>
                <w:sz w:val="16"/>
              </w:rPr>
              <w:t>$1.41</w:t>
            </w:r>
          </w:p>
        </w:tc>
        <w:tc>
          <w:tcPr>
            <w:tcW w:w="750" w:type="dxa"/>
          </w:tcPr>
          <w:p w14:paraId="7F05A148" w14:textId="77777777" w:rsidR="009326A6" w:rsidRDefault="00D058EB">
            <w:pPr>
              <w:spacing w:before="10" w:after="10"/>
              <w:jc w:val="right"/>
            </w:pPr>
            <w:r>
              <w:rPr>
                <w:b/>
                <w:sz w:val="16"/>
              </w:rPr>
              <w:t>$0.085</w:t>
            </w:r>
          </w:p>
        </w:tc>
      </w:tr>
      <w:tr w:rsidR="009326A6" w14:paraId="786AD361" w14:textId="77777777">
        <w:trPr>
          <w:jc w:val="center"/>
        </w:trPr>
        <w:tc>
          <w:tcPr>
            <w:tcW w:w="1500" w:type="dxa"/>
          </w:tcPr>
          <w:p w14:paraId="7EC6B1C9" w14:textId="77777777" w:rsidR="009326A6" w:rsidRDefault="00D058EB">
            <w:pPr>
              <w:spacing w:before="10" w:after="10"/>
            </w:pPr>
            <w:r>
              <w:rPr>
                <w:sz w:val="16"/>
              </w:rPr>
              <w:t>Georgia</w:t>
            </w:r>
          </w:p>
        </w:tc>
        <w:tc>
          <w:tcPr>
            <w:tcW w:w="650" w:type="dxa"/>
          </w:tcPr>
          <w:p w14:paraId="279F70F2" w14:textId="77777777" w:rsidR="009326A6" w:rsidRDefault="00D058EB">
            <w:pPr>
              <w:spacing w:before="10" w:after="10"/>
            </w:pPr>
            <w:r>
              <w:rPr>
                <w:sz w:val="16"/>
              </w:rPr>
              <w:t>$0.091</w:t>
            </w:r>
          </w:p>
        </w:tc>
        <w:tc>
          <w:tcPr>
            <w:tcW w:w="550" w:type="dxa"/>
          </w:tcPr>
          <w:p w14:paraId="2ABCB062" w14:textId="77777777" w:rsidR="009326A6" w:rsidRDefault="00D058EB">
            <w:pPr>
              <w:spacing w:before="10" w:after="10"/>
              <w:jc w:val="right"/>
            </w:pPr>
            <w:r>
              <w:rPr>
                <w:sz w:val="16"/>
              </w:rPr>
              <w:t>19.4</w:t>
            </w:r>
          </w:p>
        </w:tc>
        <w:tc>
          <w:tcPr>
            <w:tcW w:w="500" w:type="dxa"/>
          </w:tcPr>
          <w:p w14:paraId="23C7697C" w14:textId="77777777" w:rsidR="009326A6" w:rsidRDefault="00D058EB">
            <w:pPr>
              <w:spacing w:before="10" w:after="10"/>
              <w:jc w:val="right"/>
            </w:pPr>
            <w:r>
              <w:rPr>
                <w:sz w:val="16"/>
              </w:rPr>
              <w:t>1.15</w:t>
            </w:r>
          </w:p>
        </w:tc>
        <w:tc>
          <w:tcPr>
            <w:tcW w:w="650" w:type="dxa"/>
          </w:tcPr>
          <w:p w14:paraId="34267145" w14:textId="77777777" w:rsidR="009326A6" w:rsidRDefault="00D058EB">
            <w:pPr>
              <w:spacing w:before="10" w:after="10"/>
              <w:jc w:val="right"/>
            </w:pPr>
            <w:r>
              <w:rPr>
                <w:sz w:val="16"/>
              </w:rPr>
              <w:t>$9.58</w:t>
            </w:r>
          </w:p>
        </w:tc>
        <w:tc>
          <w:tcPr>
            <w:tcW w:w="650" w:type="dxa"/>
          </w:tcPr>
          <w:p w14:paraId="41D438E3" w14:textId="77777777" w:rsidR="009326A6" w:rsidRDefault="00D058EB">
            <w:pPr>
              <w:spacing w:before="10" w:after="10"/>
              <w:jc w:val="right"/>
            </w:pPr>
            <w:r>
              <w:rPr>
                <w:sz w:val="16"/>
              </w:rPr>
              <w:t>15</w:t>
            </w:r>
          </w:p>
        </w:tc>
        <w:tc>
          <w:tcPr>
            <w:tcW w:w="550" w:type="dxa"/>
          </w:tcPr>
          <w:p w14:paraId="0597279F" w14:textId="77777777" w:rsidR="009326A6" w:rsidRDefault="00D058EB">
            <w:pPr>
              <w:spacing w:before="10" w:after="10"/>
              <w:jc w:val="right"/>
            </w:pPr>
            <w:r>
              <w:rPr>
                <w:sz w:val="16"/>
              </w:rPr>
              <w:t>0.0</w:t>
            </w:r>
          </w:p>
        </w:tc>
        <w:tc>
          <w:tcPr>
            <w:tcW w:w="700" w:type="dxa"/>
          </w:tcPr>
          <w:p w14:paraId="12D7B95C" w14:textId="77777777" w:rsidR="009326A6" w:rsidRDefault="00D058EB">
            <w:pPr>
              <w:spacing w:before="10" w:after="10"/>
              <w:jc w:val="right"/>
            </w:pPr>
            <w:r>
              <w:rPr>
                <w:sz w:val="16"/>
              </w:rPr>
              <w:t>$1.48</w:t>
            </w:r>
          </w:p>
        </w:tc>
        <w:tc>
          <w:tcPr>
            <w:tcW w:w="750" w:type="dxa"/>
          </w:tcPr>
          <w:p w14:paraId="78EEB38B" w14:textId="77777777" w:rsidR="009326A6" w:rsidRDefault="00D058EB">
            <w:pPr>
              <w:spacing w:before="10" w:after="10"/>
              <w:jc w:val="right"/>
            </w:pPr>
            <w:r>
              <w:rPr>
                <w:sz w:val="16"/>
              </w:rPr>
              <w:t>$0.091</w:t>
            </w:r>
          </w:p>
        </w:tc>
      </w:tr>
      <w:tr w:rsidR="009326A6" w14:paraId="2F667E3E" w14:textId="77777777">
        <w:trPr>
          <w:jc w:val="center"/>
        </w:trPr>
        <w:tc>
          <w:tcPr>
            <w:tcW w:w="1500" w:type="dxa"/>
          </w:tcPr>
          <w:p w14:paraId="353C220E" w14:textId="77777777" w:rsidR="009326A6" w:rsidRDefault="00D058EB">
            <w:pPr>
              <w:spacing w:before="10" w:after="10"/>
            </w:pPr>
            <w:r>
              <w:rPr>
                <w:sz w:val="16"/>
              </w:rPr>
              <w:lastRenderedPageBreak/>
              <w:t>United States of Am.</w:t>
            </w:r>
          </w:p>
        </w:tc>
        <w:tc>
          <w:tcPr>
            <w:tcW w:w="650" w:type="dxa"/>
          </w:tcPr>
          <w:p w14:paraId="5EF349A0" w14:textId="77777777" w:rsidR="009326A6" w:rsidRDefault="00D058EB">
            <w:pPr>
              <w:spacing w:before="10" w:after="10"/>
            </w:pPr>
            <w:r>
              <w:rPr>
                <w:sz w:val="16"/>
              </w:rPr>
              <w:t>$0.081</w:t>
            </w:r>
          </w:p>
        </w:tc>
        <w:tc>
          <w:tcPr>
            <w:tcW w:w="550" w:type="dxa"/>
          </w:tcPr>
          <w:p w14:paraId="365C7776" w14:textId="77777777" w:rsidR="009326A6" w:rsidRDefault="00D058EB">
            <w:pPr>
              <w:spacing w:before="10" w:after="10"/>
              <w:jc w:val="right"/>
            </w:pPr>
            <w:r>
              <w:rPr>
                <w:sz w:val="16"/>
              </w:rPr>
              <w:t>22.9</w:t>
            </w:r>
          </w:p>
        </w:tc>
        <w:tc>
          <w:tcPr>
            <w:tcW w:w="500" w:type="dxa"/>
          </w:tcPr>
          <w:p w14:paraId="145FB8C5" w14:textId="77777777" w:rsidR="009326A6" w:rsidRDefault="00D058EB">
            <w:pPr>
              <w:spacing w:before="10" w:after="10"/>
              <w:jc w:val="right"/>
            </w:pPr>
            <w:r>
              <w:rPr>
                <w:sz w:val="16"/>
              </w:rPr>
              <w:t>1.20</w:t>
            </w:r>
          </w:p>
        </w:tc>
        <w:tc>
          <w:tcPr>
            <w:tcW w:w="650" w:type="dxa"/>
          </w:tcPr>
          <w:p w14:paraId="37401B4F" w14:textId="77777777" w:rsidR="009326A6" w:rsidRDefault="00D058EB">
            <w:pPr>
              <w:spacing w:before="10" w:after="10"/>
              <w:jc w:val="right"/>
            </w:pPr>
            <w:r>
              <w:rPr>
                <w:sz w:val="16"/>
              </w:rPr>
              <w:t>$10.78</w:t>
            </w:r>
          </w:p>
        </w:tc>
        <w:tc>
          <w:tcPr>
            <w:tcW w:w="650" w:type="dxa"/>
          </w:tcPr>
          <w:p w14:paraId="316472F4" w14:textId="77777777" w:rsidR="009326A6" w:rsidRDefault="00D058EB">
            <w:pPr>
              <w:spacing w:before="10" w:after="10"/>
              <w:jc w:val="right"/>
            </w:pPr>
            <w:r>
              <w:rPr>
                <w:sz w:val="16"/>
              </w:rPr>
              <w:t>53,700</w:t>
            </w:r>
          </w:p>
        </w:tc>
        <w:tc>
          <w:tcPr>
            <w:tcW w:w="550" w:type="dxa"/>
          </w:tcPr>
          <w:p w14:paraId="759AB887" w14:textId="77777777" w:rsidR="009326A6" w:rsidRDefault="00D058EB">
            <w:pPr>
              <w:spacing w:before="10" w:after="10"/>
              <w:jc w:val="right"/>
            </w:pPr>
            <w:r>
              <w:rPr>
                <w:sz w:val="16"/>
              </w:rPr>
              <w:t>43.4</w:t>
            </w:r>
          </w:p>
        </w:tc>
        <w:tc>
          <w:tcPr>
            <w:tcW w:w="700" w:type="dxa"/>
          </w:tcPr>
          <w:p w14:paraId="4BA61498" w14:textId="77777777" w:rsidR="009326A6" w:rsidRDefault="00D058EB">
            <w:pPr>
              <w:spacing w:before="10" w:after="10"/>
              <w:jc w:val="right"/>
            </w:pPr>
            <w:r>
              <w:rPr>
                <w:sz w:val="16"/>
              </w:rPr>
              <w:t>$1.48</w:t>
            </w:r>
          </w:p>
        </w:tc>
        <w:tc>
          <w:tcPr>
            <w:tcW w:w="750" w:type="dxa"/>
          </w:tcPr>
          <w:p w14:paraId="3D70E74E" w14:textId="77777777" w:rsidR="009326A6" w:rsidRDefault="00D058EB">
            <w:pPr>
              <w:spacing w:before="10" w:after="10"/>
              <w:jc w:val="right"/>
            </w:pPr>
            <w:r>
              <w:rPr>
                <w:sz w:val="16"/>
              </w:rPr>
              <w:t>$0.081</w:t>
            </w:r>
          </w:p>
        </w:tc>
      </w:tr>
      <w:tr w:rsidR="009326A6" w14:paraId="42268CED" w14:textId="77777777">
        <w:trPr>
          <w:jc w:val="center"/>
        </w:trPr>
        <w:tc>
          <w:tcPr>
            <w:tcW w:w="1500" w:type="dxa"/>
          </w:tcPr>
          <w:p w14:paraId="0A05E160" w14:textId="77777777" w:rsidR="009326A6" w:rsidRDefault="00D058EB">
            <w:pPr>
              <w:spacing w:before="10" w:after="10"/>
            </w:pPr>
            <w:r>
              <w:rPr>
                <w:sz w:val="16"/>
              </w:rPr>
              <w:t>Uzbekistan</w:t>
            </w:r>
          </w:p>
        </w:tc>
        <w:tc>
          <w:tcPr>
            <w:tcW w:w="650" w:type="dxa"/>
          </w:tcPr>
          <w:p w14:paraId="1EA3D2FA" w14:textId="77777777" w:rsidR="009326A6" w:rsidRDefault="00D058EB">
            <w:pPr>
              <w:spacing w:before="10" w:after="10"/>
            </w:pPr>
            <w:r>
              <w:rPr>
                <w:sz w:val="16"/>
              </w:rPr>
              <w:t>$0.071</w:t>
            </w:r>
          </w:p>
        </w:tc>
        <w:tc>
          <w:tcPr>
            <w:tcW w:w="550" w:type="dxa"/>
          </w:tcPr>
          <w:p w14:paraId="0DE19604" w14:textId="77777777" w:rsidR="009326A6" w:rsidRDefault="00D058EB">
            <w:pPr>
              <w:spacing w:before="10" w:after="10"/>
              <w:jc w:val="right"/>
            </w:pPr>
            <w:r>
              <w:rPr>
                <w:sz w:val="16"/>
              </w:rPr>
              <w:t>29.9</w:t>
            </w:r>
          </w:p>
        </w:tc>
        <w:tc>
          <w:tcPr>
            <w:tcW w:w="500" w:type="dxa"/>
          </w:tcPr>
          <w:p w14:paraId="2244DF16" w14:textId="77777777" w:rsidR="009326A6" w:rsidRDefault="00D058EB">
            <w:pPr>
              <w:spacing w:before="10" w:after="10"/>
              <w:jc w:val="right"/>
            </w:pPr>
            <w:r>
              <w:rPr>
                <w:sz w:val="16"/>
              </w:rPr>
              <w:t>1.30</w:t>
            </w:r>
          </w:p>
        </w:tc>
        <w:tc>
          <w:tcPr>
            <w:tcW w:w="650" w:type="dxa"/>
          </w:tcPr>
          <w:p w14:paraId="472F1B58" w14:textId="77777777" w:rsidR="009326A6" w:rsidRDefault="00D058EB">
            <w:pPr>
              <w:spacing w:before="10" w:after="10"/>
              <w:jc w:val="right"/>
            </w:pPr>
            <w:r>
              <w:rPr>
                <w:sz w:val="16"/>
              </w:rPr>
              <w:t>$8.37</w:t>
            </w:r>
          </w:p>
        </w:tc>
        <w:tc>
          <w:tcPr>
            <w:tcW w:w="650" w:type="dxa"/>
          </w:tcPr>
          <w:p w14:paraId="7538DC54" w14:textId="77777777" w:rsidR="009326A6" w:rsidRDefault="00D058EB">
            <w:pPr>
              <w:spacing w:before="10" w:after="10"/>
              <w:jc w:val="right"/>
            </w:pPr>
            <w:r>
              <w:rPr>
                <w:sz w:val="16"/>
              </w:rPr>
              <w:t>25</w:t>
            </w:r>
          </w:p>
        </w:tc>
        <w:tc>
          <w:tcPr>
            <w:tcW w:w="550" w:type="dxa"/>
          </w:tcPr>
          <w:p w14:paraId="216968CC" w14:textId="77777777" w:rsidR="009326A6" w:rsidRDefault="00D058EB">
            <w:pPr>
              <w:spacing w:before="10" w:after="10"/>
              <w:jc w:val="right"/>
            </w:pPr>
            <w:r>
              <w:rPr>
                <w:sz w:val="16"/>
              </w:rPr>
              <w:t>0.0</w:t>
            </w:r>
          </w:p>
        </w:tc>
        <w:tc>
          <w:tcPr>
            <w:tcW w:w="700" w:type="dxa"/>
          </w:tcPr>
          <w:p w14:paraId="63E60B56" w14:textId="77777777" w:rsidR="009326A6" w:rsidRDefault="00D058EB">
            <w:pPr>
              <w:spacing w:before="10" w:after="10"/>
              <w:jc w:val="right"/>
            </w:pPr>
            <w:r>
              <w:rPr>
                <w:sz w:val="16"/>
              </w:rPr>
              <w:t>$1.47</w:t>
            </w:r>
          </w:p>
        </w:tc>
        <w:tc>
          <w:tcPr>
            <w:tcW w:w="750" w:type="dxa"/>
          </w:tcPr>
          <w:p w14:paraId="0B4DC90C" w14:textId="77777777" w:rsidR="009326A6" w:rsidRDefault="00D058EB">
            <w:pPr>
              <w:spacing w:before="10" w:after="10"/>
              <w:jc w:val="right"/>
            </w:pPr>
            <w:r>
              <w:rPr>
                <w:b/>
                <w:sz w:val="16"/>
              </w:rPr>
              <w:t>$0.090</w:t>
            </w:r>
          </w:p>
        </w:tc>
      </w:tr>
      <w:tr w:rsidR="009326A6" w14:paraId="65C4A398" w14:textId="77777777">
        <w:trPr>
          <w:jc w:val="center"/>
        </w:trPr>
        <w:tc>
          <w:tcPr>
            <w:tcW w:w="1500" w:type="dxa"/>
          </w:tcPr>
          <w:p w14:paraId="5BF94972" w14:textId="77777777" w:rsidR="009326A6" w:rsidRDefault="00D058EB">
            <w:pPr>
              <w:spacing w:before="10" w:after="10"/>
            </w:pPr>
            <w:r>
              <w:rPr>
                <w:sz w:val="16"/>
              </w:rPr>
              <w:t>Kenya</w:t>
            </w:r>
          </w:p>
        </w:tc>
        <w:tc>
          <w:tcPr>
            <w:tcW w:w="650" w:type="dxa"/>
          </w:tcPr>
          <w:p w14:paraId="05838318" w14:textId="77777777" w:rsidR="009326A6" w:rsidRDefault="00D058EB">
            <w:pPr>
              <w:spacing w:before="10" w:after="10"/>
            </w:pPr>
            <w:r>
              <w:rPr>
                <w:sz w:val="16"/>
              </w:rPr>
              <w:t>$0.088</w:t>
            </w:r>
          </w:p>
        </w:tc>
        <w:tc>
          <w:tcPr>
            <w:tcW w:w="550" w:type="dxa"/>
          </w:tcPr>
          <w:p w14:paraId="2148D9AE" w14:textId="77777777" w:rsidR="009326A6" w:rsidRDefault="00D058EB">
            <w:pPr>
              <w:spacing w:before="10" w:after="10"/>
              <w:jc w:val="right"/>
            </w:pPr>
            <w:r>
              <w:rPr>
                <w:sz w:val="16"/>
              </w:rPr>
              <w:t>27.4</w:t>
            </w:r>
          </w:p>
        </w:tc>
        <w:tc>
          <w:tcPr>
            <w:tcW w:w="500" w:type="dxa"/>
          </w:tcPr>
          <w:p w14:paraId="02D3B744" w14:textId="77777777" w:rsidR="009326A6" w:rsidRDefault="00D058EB">
            <w:pPr>
              <w:spacing w:before="10" w:after="10"/>
              <w:jc w:val="right"/>
            </w:pPr>
            <w:r>
              <w:rPr>
                <w:sz w:val="16"/>
              </w:rPr>
              <w:t>1.26</w:t>
            </w:r>
          </w:p>
        </w:tc>
        <w:tc>
          <w:tcPr>
            <w:tcW w:w="650" w:type="dxa"/>
          </w:tcPr>
          <w:p w14:paraId="0F2A5105" w14:textId="77777777" w:rsidR="009326A6" w:rsidRDefault="00D058EB">
            <w:pPr>
              <w:spacing w:before="10" w:after="10"/>
              <w:jc w:val="right"/>
            </w:pPr>
            <w:r>
              <w:rPr>
                <w:sz w:val="16"/>
              </w:rPr>
              <w:t>$9.74</w:t>
            </w:r>
          </w:p>
        </w:tc>
        <w:tc>
          <w:tcPr>
            <w:tcW w:w="650" w:type="dxa"/>
          </w:tcPr>
          <w:p w14:paraId="6572F1D3" w14:textId="77777777" w:rsidR="009326A6" w:rsidRDefault="00D058EB">
            <w:pPr>
              <w:spacing w:before="10" w:after="10"/>
              <w:jc w:val="right"/>
            </w:pPr>
            <w:r>
              <w:rPr>
                <w:sz w:val="16"/>
              </w:rPr>
              <w:t>60</w:t>
            </w:r>
          </w:p>
        </w:tc>
        <w:tc>
          <w:tcPr>
            <w:tcW w:w="550" w:type="dxa"/>
          </w:tcPr>
          <w:p w14:paraId="05B427AA" w14:textId="77777777" w:rsidR="009326A6" w:rsidRDefault="00D058EB">
            <w:pPr>
              <w:spacing w:before="10" w:after="10"/>
              <w:jc w:val="right"/>
            </w:pPr>
            <w:r>
              <w:rPr>
                <w:sz w:val="16"/>
              </w:rPr>
              <w:t>0.0</w:t>
            </w:r>
          </w:p>
        </w:tc>
        <w:tc>
          <w:tcPr>
            <w:tcW w:w="700" w:type="dxa"/>
          </w:tcPr>
          <w:p w14:paraId="6B624978" w14:textId="77777777" w:rsidR="009326A6" w:rsidRDefault="00D058EB">
            <w:pPr>
              <w:spacing w:before="10" w:after="10"/>
              <w:jc w:val="right"/>
            </w:pPr>
            <w:r>
              <w:rPr>
                <w:sz w:val="16"/>
              </w:rPr>
              <w:t>$1.49</w:t>
            </w:r>
          </w:p>
        </w:tc>
        <w:tc>
          <w:tcPr>
            <w:tcW w:w="750" w:type="dxa"/>
          </w:tcPr>
          <w:p w14:paraId="34A980F2" w14:textId="77777777" w:rsidR="009326A6" w:rsidRDefault="00D058EB">
            <w:pPr>
              <w:spacing w:before="10" w:after="10"/>
              <w:jc w:val="right"/>
            </w:pPr>
            <w:r>
              <w:rPr>
                <w:sz w:val="16"/>
              </w:rPr>
              <w:t>$0.088</w:t>
            </w:r>
          </w:p>
        </w:tc>
      </w:tr>
      <w:tr w:rsidR="009326A6" w14:paraId="00841C08" w14:textId="77777777">
        <w:trPr>
          <w:jc w:val="center"/>
        </w:trPr>
        <w:tc>
          <w:tcPr>
            <w:tcW w:w="1500" w:type="dxa"/>
          </w:tcPr>
          <w:p w14:paraId="43C4FCB3" w14:textId="77777777" w:rsidR="009326A6" w:rsidRDefault="00D058EB">
            <w:pPr>
              <w:spacing w:before="10" w:after="10"/>
            </w:pPr>
            <w:r>
              <w:rPr>
                <w:sz w:val="16"/>
              </w:rPr>
              <w:t>Turkey</w:t>
            </w:r>
          </w:p>
        </w:tc>
        <w:tc>
          <w:tcPr>
            <w:tcW w:w="650" w:type="dxa"/>
          </w:tcPr>
          <w:p w14:paraId="771F29E1" w14:textId="77777777" w:rsidR="009326A6" w:rsidRDefault="00D058EB">
            <w:pPr>
              <w:spacing w:before="10" w:after="10"/>
            </w:pPr>
            <w:r>
              <w:rPr>
                <w:sz w:val="16"/>
              </w:rPr>
              <w:t>$0.086</w:t>
            </w:r>
          </w:p>
        </w:tc>
        <w:tc>
          <w:tcPr>
            <w:tcW w:w="550" w:type="dxa"/>
          </w:tcPr>
          <w:p w14:paraId="01968831" w14:textId="77777777" w:rsidR="009326A6" w:rsidRDefault="00D058EB">
            <w:pPr>
              <w:spacing w:before="10" w:after="10"/>
              <w:jc w:val="right"/>
            </w:pPr>
            <w:r>
              <w:rPr>
                <w:sz w:val="16"/>
              </w:rPr>
              <w:t>24.4</w:t>
            </w:r>
          </w:p>
        </w:tc>
        <w:tc>
          <w:tcPr>
            <w:tcW w:w="500" w:type="dxa"/>
          </w:tcPr>
          <w:p w14:paraId="06F35F33" w14:textId="77777777" w:rsidR="009326A6" w:rsidRDefault="00D058EB">
            <w:pPr>
              <w:spacing w:before="10" w:after="10"/>
              <w:jc w:val="right"/>
            </w:pPr>
            <w:r>
              <w:rPr>
                <w:sz w:val="16"/>
              </w:rPr>
              <w:t>1.22</w:t>
            </w:r>
          </w:p>
        </w:tc>
        <w:tc>
          <w:tcPr>
            <w:tcW w:w="650" w:type="dxa"/>
          </w:tcPr>
          <w:p w14:paraId="4197DF20" w14:textId="77777777" w:rsidR="009326A6" w:rsidRDefault="00D058EB">
            <w:pPr>
              <w:spacing w:before="10" w:after="10"/>
              <w:jc w:val="right"/>
            </w:pPr>
            <w:r>
              <w:rPr>
                <w:sz w:val="16"/>
              </w:rPr>
              <w:t>$10.57</w:t>
            </w:r>
          </w:p>
        </w:tc>
        <w:tc>
          <w:tcPr>
            <w:tcW w:w="650" w:type="dxa"/>
          </w:tcPr>
          <w:p w14:paraId="7A57AB6C" w14:textId="77777777" w:rsidR="009326A6" w:rsidRDefault="00D058EB">
            <w:pPr>
              <w:spacing w:before="10" w:after="10"/>
              <w:jc w:val="right"/>
            </w:pPr>
            <w:r>
              <w:rPr>
                <w:sz w:val="16"/>
              </w:rPr>
              <w:t>350</w:t>
            </w:r>
          </w:p>
        </w:tc>
        <w:tc>
          <w:tcPr>
            <w:tcW w:w="550" w:type="dxa"/>
          </w:tcPr>
          <w:p w14:paraId="105839D6" w14:textId="77777777" w:rsidR="009326A6" w:rsidRDefault="00D058EB">
            <w:pPr>
              <w:spacing w:before="10" w:after="10"/>
              <w:jc w:val="right"/>
            </w:pPr>
            <w:r>
              <w:rPr>
                <w:sz w:val="16"/>
              </w:rPr>
              <w:t>0.3</w:t>
            </w:r>
          </w:p>
        </w:tc>
        <w:tc>
          <w:tcPr>
            <w:tcW w:w="700" w:type="dxa"/>
          </w:tcPr>
          <w:p w14:paraId="23AF73ED" w14:textId="77777777" w:rsidR="009326A6" w:rsidRDefault="00D058EB">
            <w:pPr>
              <w:spacing w:before="10" w:after="10"/>
              <w:jc w:val="right"/>
            </w:pPr>
            <w:r>
              <w:rPr>
                <w:sz w:val="16"/>
              </w:rPr>
              <w:t>$1.49</w:t>
            </w:r>
          </w:p>
        </w:tc>
        <w:tc>
          <w:tcPr>
            <w:tcW w:w="750" w:type="dxa"/>
          </w:tcPr>
          <w:p w14:paraId="1CFF12E2" w14:textId="77777777" w:rsidR="009326A6" w:rsidRDefault="00D058EB">
            <w:pPr>
              <w:spacing w:before="10" w:after="10"/>
              <w:jc w:val="right"/>
            </w:pPr>
            <w:r>
              <w:rPr>
                <w:sz w:val="16"/>
              </w:rPr>
              <w:t>$0.086</w:t>
            </w:r>
          </w:p>
        </w:tc>
      </w:tr>
      <w:tr w:rsidR="009326A6" w14:paraId="73135D2E" w14:textId="77777777">
        <w:trPr>
          <w:jc w:val="center"/>
        </w:trPr>
        <w:tc>
          <w:tcPr>
            <w:tcW w:w="1500" w:type="dxa"/>
          </w:tcPr>
          <w:p w14:paraId="67340DA9" w14:textId="77777777" w:rsidR="009326A6" w:rsidRDefault="00D058EB">
            <w:pPr>
              <w:spacing w:before="10" w:after="10"/>
            </w:pPr>
            <w:r>
              <w:rPr>
                <w:sz w:val="16"/>
              </w:rPr>
              <w:t>Bosnia and Herz.</w:t>
            </w:r>
          </w:p>
        </w:tc>
        <w:tc>
          <w:tcPr>
            <w:tcW w:w="650" w:type="dxa"/>
          </w:tcPr>
          <w:p w14:paraId="52FCF36C" w14:textId="77777777" w:rsidR="009326A6" w:rsidRDefault="00D058EB">
            <w:pPr>
              <w:spacing w:before="10" w:after="10"/>
            </w:pPr>
            <w:r>
              <w:rPr>
                <w:sz w:val="16"/>
              </w:rPr>
              <w:t>$0.099</w:t>
            </w:r>
          </w:p>
        </w:tc>
        <w:tc>
          <w:tcPr>
            <w:tcW w:w="550" w:type="dxa"/>
          </w:tcPr>
          <w:p w14:paraId="4D13522C" w14:textId="77777777" w:rsidR="009326A6" w:rsidRDefault="00D058EB">
            <w:pPr>
              <w:spacing w:before="10" w:after="10"/>
              <w:jc w:val="right"/>
            </w:pPr>
            <w:r>
              <w:rPr>
                <w:sz w:val="16"/>
              </w:rPr>
              <w:t>21.6</w:t>
            </w:r>
          </w:p>
        </w:tc>
        <w:tc>
          <w:tcPr>
            <w:tcW w:w="500" w:type="dxa"/>
          </w:tcPr>
          <w:p w14:paraId="794436F3" w14:textId="77777777" w:rsidR="009326A6" w:rsidRDefault="00D058EB">
            <w:pPr>
              <w:spacing w:before="10" w:after="10"/>
              <w:jc w:val="right"/>
            </w:pPr>
            <w:r>
              <w:rPr>
                <w:sz w:val="16"/>
              </w:rPr>
              <w:t>1.18</w:t>
            </w:r>
          </w:p>
        </w:tc>
        <w:tc>
          <w:tcPr>
            <w:tcW w:w="650" w:type="dxa"/>
          </w:tcPr>
          <w:p w14:paraId="48FD07BB" w14:textId="77777777" w:rsidR="009326A6" w:rsidRDefault="00D058EB">
            <w:pPr>
              <w:spacing w:before="10" w:after="10"/>
              <w:jc w:val="right"/>
            </w:pPr>
            <w:r>
              <w:rPr>
                <w:sz w:val="16"/>
              </w:rPr>
              <w:t>$9.17</w:t>
            </w:r>
          </w:p>
        </w:tc>
        <w:tc>
          <w:tcPr>
            <w:tcW w:w="650" w:type="dxa"/>
          </w:tcPr>
          <w:p w14:paraId="2E1E69BA" w14:textId="77777777" w:rsidR="009326A6" w:rsidRDefault="00D058EB">
            <w:pPr>
              <w:spacing w:before="10" w:after="10"/>
              <w:jc w:val="right"/>
            </w:pPr>
            <w:r>
              <w:rPr>
                <w:sz w:val="16"/>
              </w:rPr>
              <w:t>10</w:t>
            </w:r>
          </w:p>
        </w:tc>
        <w:tc>
          <w:tcPr>
            <w:tcW w:w="550" w:type="dxa"/>
          </w:tcPr>
          <w:p w14:paraId="5FCAC169" w14:textId="77777777" w:rsidR="009326A6" w:rsidRDefault="00D058EB">
            <w:pPr>
              <w:spacing w:before="10" w:after="10"/>
              <w:jc w:val="right"/>
            </w:pPr>
            <w:r>
              <w:rPr>
                <w:sz w:val="16"/>
              </w:rPr>
              <w:t>0.0</w:t>
            </w:r>
          </w:p>
        </w:tc>
        <w:tc>
          <w:tcPr>
            <w:tcW w:w="700" w:type="dxa"/>
          </w:tcPr>
          <w:p w14:paraId="006AC5DF" w14:textId="77777777" w:rsidR="009326A6" w:rsidRDefault="00D058EB">
            <w:pPr>
              <w:spacing w:before="10" w:after="10"/>
              <w:jc w:val="right"/>
            </w:pPr>
            <w:r>
              <w:rPr>
                <w:sz w:val="16"/>
              </w:rPr>
              <w:t>$1.49</w:t>
            </w:r>
          </w:p>
        </w:tc>
        <w:tc>
          <w:tcPr>
            <w:tcW w:w="750" w:type="dxa"/>
          </w:tcPr>
          <w:p w14:paraId="1B359EA2" w14:textId="77777777" w:rsidR="009326A6" w:rsidRDefault="00D058EB">
            <w:pPr>
              <w:spacing w:before="10" w:after="10"/>
              <w:jc w:val="right"/>
            </w:pPr>
            <w:r>
              <w:rPr>
                <w:sz w:val="16"/>
              </w:rPr>
              <w:t>$0.099</w:t>
            </w:r>
          </w:p>
        </w:tc>
      </w:tr>
      <w:tr w:rsidR="009326A6" w14:paraId="061BFD38" w14:textId="77777777">
        <w:trPr>
          <w:jc w:val="center"/>
        </w:trPr>
        <w:tc>
          <w:tcPr>
            <w:tcW w:w="1500" w:type="dxa"/>
          </w:tcPr>
          <w:p w14:paraId="48EA991F" w14:textId="77777777" w:rsidR="009326A6" w:rsidRDefault="00D058EB">
            <w:pPr>
              <w:spacing w:before="10" w:after="10"/>
            </w:pPr>
            <w:r>
              <w:rPr>
                <w:sz w:val="16"/>
              </w:rPr>
              <w:t>Nigeria</w:t>
            </w:r>
          </w:p>
        </w:tc>
        <w:tc>
          <w:tcPr>
            <w:tcW w:w="650" w:type="dxa"/>
          </w:tcPr>
          <w:p w14:paraId="6B010F9A" w14:textId="77777777" w:rsidR="009326A6" w:rsidRDefault="00D058EB">
            <w:pPr>
              <w:spacing w:before="10" w:after="10"/>
            </w:pPr>
            <w:r>
              <w:rPr>
                <w:sz w:val="16"/>
              </w:rPr>
              <w:t>$0.042</w:t>
            </w:r>
          </w:p>
        </w:tc>
        <w:tc>
          <w:tcPr>
            <w:tcW w:w="550" w:type="dxa"/>
          </w:tcPr>
          <w:p w14:paraId="22C082E1" w14:textId="77777777" w:rsidR="009326A6" w:rsidRDefault="00D058EB">
            <w:pPr>
              <w:spacing w:before="10" w:after="10"/>
              <w:jc w:val="right"/>
            </w:pPr>
            <w:r>
              <w:rPr>
                <w:sz w:val="16"/>
              </w:rPr>
              <w:t>31.4</w:t>
            </w:r>
          </w:p>
        </w:tc>
        <w:tc>
          <w:tcPr>
            <w:tcW w:w="500" w:type="dxa"/>
          </w:tcPr>
          <w:p w14:paraId="4E69B5FF" w14:textId="77777777" w:rsidR="009326A6" w:rsidRDefault="00D058EB">
            <w:pPr>
              <w:spacing w:before="10" w:after="10"/>
              <w:jc w:val="right"/>
            </w:pPr>
            <w:r>
              <w:rPr>
                <w:sz w:val="16"/>
              </w:rPr>
              <w:t>1.33</w:t>
            </w:r>
          </w:p>
        </w:tc>
        <w:tc>
          <w:tcPr>
            <w:tcW w:w="650" w:type="dxa"/>
          </w:tcPr>
          <w:p w14:paraId="4877E3AF" w14:textId="77777777" w:rsidR="009326A6" w:rsidRDefault="00D058EB">
            <w:pPr>
              <w:spacing w:before="10" w:after="10"/>
              <w:jc w:val="right"/>
            </w:pPr>
            <w:r>
              <w:rPr>
                <w:sz w:val="16"/>
              </w:rPr>
              <w:t>$10.50</w:t>
            </w:r>
          </w:p>
        </w:tc>
        <w:tc>
          <w:tcPr>
            <w:tcW w:w="650" w:type="dxa"/>
          </w:tcPr>
          <w:p w14:paraId="3A668791" w14:textId="77777777" w:rsidR="009326A6" w:rsidRDefault="00D058EB">
            <w:pPr>
              <w:spacing w:before="10" w:after="10"/>
              <w:jc w:val="right"/>
            </w:pPr>
            <w:r>
              <w:rPr>
                <w:sz w:val="16"/>
              </w:rPr>
              <w:t>100</w:t>
            </w:r>
          </w:p>
        </w:tc>
        <w:tc>
          <w:tcPr>
            <w:tcW w:w="550" w:type="dxa"/>
          </w:tcPr>
          <w:p w14:paraId="0A6B9B19" w14:textId="77777777" w:rsidR="009326A6" w:rsidRDefault="00D058EB">
            <w:pPr>
              <w:spacing w:before="10" w:after="10"/>
              <w:jc w:val="right"/>
            </w:pPr>
            <w:r>
              <w:rPr>
                <w:sz w:val="16"/>
              </w:rPr>
              <w:t>0.1</w:t>
            </w:r>
          </w:p>
        </w:tc>
        <w:tc>
          <w:tcPr>
            <w:tcW w:w="700" w:type="dxa"/>
          </w:tcPr>
          <w:p w14:paraId="5D29C441" w14:textId="77777777" w:rsidR="009326A6" w:rsidRDefault="00D058EB">
            <w:pPr>
              <w:spacing w:before="10" w:after="10"/>
              <w:jc w:val="right"/>
            </w:pPr>
            <w:r>
              <w:rPr>
                <w:sz w:val="16"/>
              </w:rPr>
              <w:t>$1.45</w:t>
            </w:r>
          </w:p>
        </w:tc>
        <w:tc>
          <w:tcPr>
            <w:tcW w:w="750" w:type="dxa"/>
          </w:tcPr>
          <w:p w14:paraId="265AD7F8" w14:textId="77777777" w:rsidR="009326A6" w:rsidRDefault="00D058EB">
            <w:pPr>
              <w:spacing w:before="10" w:after="10"/>
              <w:jc w:val="right"/>
            </w:pPr>
            <w:r>
              <w:rPr>
                <w:b/>
                <w:sz w:val="16"/>
              </w:rPr>
              <w:t>$0.080</w:t>
            </w:r>
          </w:p>
        </w:tc>
      </w:tr>
      <w:tr w:rsidR="009326A6" w14:paraId="293E1006" w14:textId="77777777">
        <w:trPr>
          <w:jc w:val="center"/>
        </w:trPr>
        <w:tc>
          <w:tcPr>
            <w:tcW w:w="1500" w:type="dxa"/>
          </w:tcPr>
          <w:p w14:paraId="7ACE02B0" w14:textId="77777777" w:rsidR="009326A6" w:rsidRDefault="00D058EB">
            <w:pPr>
              <w:spacing w:before="10" w:after="10"/>
            </w:pPr>
            <w:r>
              <w:rPr>
                <w:sz w:val="16"/>
              </w:rPr>
              <w:t>Iceland</w:t>
            </w:r>
          </w:p>
        </w:tc>
        <w:tc>
          <w:tcPr>
            <w:tcW w:w="650" w:type="dxa"/>
          </w:tcPr>
          <w:p w14:paraId="4C4A26BA" w14:textId="77777777" w:rsidR="009326A6" w:rsidRDefault="00D058EB">
            <w:pPr>
              <w:spacing w:before="10" w:after="10"/>
            </w:pPr>
            <w:r>
              <w:rPr>
                <w:sz w:val="16"/>
              </w:rPr>
              <w:t>$0.089</w:t>
            </w:r>
          </w:p>
        </w:tc>
        <w:tc>
          <w:tcPr>
            <w:tcW w:w="550" w:type="dxa"/>
          </w:tcPr>
          <w:p w14:paraId="53BC9319" w14:textId="77777777" w:rsidR="009326A6" w:rsidRDefault="00D058EB">
            <w:pPr>
              <w:spacing w:before="10" w:after="10"/>
              <w:jc w:val="right"/>
            </w:pPr>
            <w:r>
              <w:rPr>
                <w:sz w:val="16"/>
              </w:rPr>
              <w:t>8.7</w:t>
            </w:r>
          </w:p>
        </w:tc>
        <w:tc>
          <w:tcPr>
            <w:tcW w:w="500" w:type="dxa"/>
          </w:tcPr>
          <w:p w14:paraId="046404A5" w14:textId="77777777" w:rsidR="009326A6" w:rsidRDefault="00D058EB">
            <w:pPr>
              <w:spacing w:before="10" w:after="10"/>
              <w:jc w:val="right"/>
            </w:pPr>
            <w:r>
              <w:rPr>
                <w:sz w:val="16"/>
              </w:rPr>
              <w:t>1.08</w:t>
            </w:r>
          </w:p>
        </w:tc>
        <w:tc>
          <w:tcPr>
            <w:tcW w:w="650" w:type="dxa"/>
          </w:tcPr>
          <w:p w14:paraId="0C12EA43" w14:textId="77777777" w:rsidR="009326A6" w:rsidRDefault="00D058EB">
            <w:pPr>
              <w:spacing w:before="10" w:after="10"/>
              <w:jc w:val="right"/>
            </w:pPr>
            <w:r>
              <w:rPr>
                <w:sz w:val="16"/>
              </w:rPr>
              <w:t>$12.47</w:t>
            </w:r>
          </w:p>
        </w:tc>
        <w:tc>
          <w:tcPr>
            <w:tcW w:w="650" w:type="dxa"/>
          </w:tcPr>
          <w:p w14:paraId="4CB1C848" w14:textId="77777777" w:rsidR="009326A6" w:rsidRDefault="00D058EB">
            <w:pPr>
              <w:spacing w:before="10" w:after="10"/>
              <w:jc w:val="right"/>
            </w:pPr>
            <w:r>
              <w:rPr>
                <w:sz w:val="16"/>
              </w:rPr>
              <w:t>60</w:t>
            </w:r>
          </w:p>
        </w:tc>
        <w:tc>
          <w:tcPr>
            <w:tcW w:w="550" w:type="dxa"/>
          </w:tcPr>
          <w:p w14:paraId="5B5D57FC" w14:textId="77777777" w:rsidR="009326A6" w:rsidRDefault="00D058EB">
            <w:pPr>
              <w:spacing w:before="10" w:after="10"/>
              <w:jc w:val="right"/>
            </w:pPr>
            <w:r>
              <w:rPr>
                <w:sz w:val="16"/>
              </w:rPr>
              <w:t>0.0</w:t>
            </w:r>
          </w:p>
        </w:tc>
        <w:tc>
          <w:tcPr>
            <w:tcW w:w="700" w:type="dxa"/>
          </w:tcPr>
          <w:p w14:paraId="2705329E" w14:textId="77777777" w:rsidR="009326A6" w:rsidRDefault="00D058EB">
            <w:pPr>
              <w:spacing w:before="10" w:after="10"/>
              <w:jc w:val="right"/>
            </w:pPr>
            <w:r>
              <w:rPr>
                <w:sz w:val="16"/>
              </w:rPr>
              <w:t>$1.49</w:t>
            </w:r>
          </w:p>
        </w:tc>
        <w:tc>
          <w:tcPr>
            <w:tcW w:w="750" w:type="dxa"/>
          </w:tcPr>
          <w:p w14:paraId="0D73A999" w14:textId="77777777" w:rsidR="009326A6" w:rsidRDefault="00D058EB">
            <w:pPr>
              <w:spacing w:before="10" w:after="10"/>
              <w:jc w:val="right"/>
            </w:pPr>
            <w:r>
              <w:rPr>
                <w:sz w:val="16"/>
              </w:rPr>
              <w:t>$0.089</w:t>
            </w:r>
          </w:p>
        </w:tc>
      </w:tr>
      <w:tr w:rsidR="009326A6" w14:paraId="494B8816" w14:textId="77777777">
        <w:trPr>
          <w:jc w:val="center"/>
        </w:trPr>
        <w:tc>
          <w:tcPr>
            <w:tcW w:w="1500" w:type="dxa"/>
          </w:tcPr>
          <w:p w14:paraId="4CF98DEC" w14:textId="77777777" w:rsidR="009326A6" w:rsidRDefault="00D058EB">
            <w:pPr>
              <w:spacing w:before="10" w:after="10"/>
            </w:pPr>
            <w:r>
              <w:rPr>
                <w:sz w:val="16"/>
              </w:rPr>
              <w:t>South Africa</w:t>
            </w:r>
          </w:p>
        </w:tc>
        <w:tc>
          <w:tcPr>
            <w:tcW w:w="650" w:type="dxa"/>
          </w:tcPr>
          <w:p w14:paraId="1CC6651D" w14:textId="77777777" w:rsidR="009326A6" w:rsidRDefault="00D058EB">
            <w:pPr>
              <w:spacing w:before="10" w:after="10"/>
            </w:pPr>
            <w:r>
              <w:rPr>
                <w:sz w:val="16"/>
              </w:rPr>
              <w:t>$0.040</w:t>
            </w:r>
          </w:p>
        </w:tc>
        <w:tc>
          <w:tcPr>
            <w:tcW w:w="550" w:type="dxa"/>
          </w:tcPr>
          <w:p w14:paraId="0221BCDD" w14:textId="77777777" w:rsidR="009326A6" w:rsidRDefault="00D058EB">
            <w:pPr>
              <w:spacing w:before="10" w:after="10"/>
              <w:jc w:val="right"/>
            </w:pPr>
            <w:r>
              <w:rPr>
                <w:sz w:val="16"/>
              </w:rPr>
              <w:t>23.5</w:t>
            </w:r>
          </w:p>
        </w:tc>
        <w:tc>
          <w:tcPr>
            <w:tcW w:w="500" w:type="dxa"/>
          </w:tcPr>
          <w:p w14:paraId="63572E05" w14:textId="77777777" w:rsidR="009326A6" w:rsidRDefault="00D058EB">
            <w:pPr>
              <w:spacing w:before="10" w:after="10"/>
              <w:jc w:val="right"/>
            </w:pPr>
            <w:r>
              <w:rPr>
                <w:sz w:val="16"/>
              </w:rPr>
              <w:t>1.21</w:t>
            </w:r>
          </w:p>
        </w:tc>
        <w:tc>
          <w:tcPr>
            <w:tcW w:w="650" w:type="dxa"/>
          </w:tcPr>
          <w:p w14:paraId="228D5774" w14:textId="77777777" w:rsidR="009326A6" w:rsidRDefault="00D058EB">
            <w:pPr>
              <w:spacing w:before="10" w:after="10"/>
              <w:jc w:val="right"/>
            </w:pPr>
            <w:r>
              <w:rPr>
                <w:sz w:val="16"/>
              </w:rPr>
              <w:t>$10.20</w:t>
            </w:r>
          </w:p>
        </w:tc>
        <w:tc>
          <w:tcPr>
            <w:tcW w:w="650" w:type="dxa"/>
          </w:tcPr>
          <w:p w14:paraId="2360BB42" w14:textId="77777777" w:rsidR="009326A6" w:rsidRDefault="00D058EB">
            <w:pPr>
              <w:spacing w:before="10" w:after="10"/>
              <w:jc w:val="right"/>
            </w:pPr>
            <w:r>
              <w:rPr>
                <w:sz w:val="16"/>
              </w:rPr>
              <w:t>250</w:t>
            </w:r>
          </w:p>
        </w:tc>
        <w:tc>
          <w:tcPr>
            <w:tcW w:w="550" w:type="dxa"/>
          </w:tcPr>
          <w:p w14:paraId="50FC9CB5" w14:textId="77777777" w:rsidR="009326A6" w:rsidRDefault="00D058EB">
            <w:pPr>
              <w:spacing w:before="10" w:after="10"/>
              <w:jc w:val="right"/>
            </w:pPr>
            <w:r>
              <w:rPr>
                <w:sz w:val="16"/>
              </w:rPr>
              <w:t>0.2</w:t>
            </w:r>
          </w:p>
        </w:tc>
        <w:tc>
          <w:tcPr>
            <w:tcW w:w="700" w:type="dxa"/>
          </w:tcPr>
          <w:p w14:paraId="06149B68" w14:textId="77777777" w:rsidR="009326A6" w:rsidRDefault="00D058EB">
            <w:pPr>
              <w:spacing w:before="10" w:after="10"/>
              <w:jc w:val="right"/>
            </w:pPr>
            <w:r>
              <w:rPr>
                <w:sz w:val="16"/>
              </w:rPr>
              <w:t>$1.45</w:t>
            </w:r>
          </w:p>
        </w:tc>
        <w:tc>
          <w:tcPr>
            <w:tcW w:w="750" w:type="dxa"/>
          </w:tcPr>
          <w:p w14:paraId="5F9A9B7A" w14:textId="77777777" w:rsidR="009326A6" w:rsidRDefault="00D058EB">
            <w:pPr>
              <w:spacing w:before="10" w:after="10"/>
              <w:jc w:val="right"/>
            </w:pPr>
            <w:r>
              <w:rPr>
                <w:b/>
                <w:sz w:val="16"/>
              </w:rPr>
              <w:t>$0.095</w:t>
            </w:r>
          </w:p>
        </w:tc>
      </w:tr>
      <w:tr w:rsidR="009326A6" w14:paraId="2EC6B075" w14:textId="77777777">
        <w:trPr>
          <w:jc w:val="center"/>
        </w:trPr>
        <w:tc>
          <w:tcPr>
            <w:tcW w:w="1500" w:type="dxa"/>
          </w:tcPr>
          <w:p w14:paraId="71B09BFD" w14:textId="77777777" w:rsidR="009326A6" w:rsidRDefault="00D058EB">
            <w:pPr>
              <w:spacing w:before="10" w:after="10"/>
            </w:pPr>
            <w:r>
              <w:rPr>
                <w:sz w:val="16"/>
              </w:rPr>
              <w:t>United Kingdom</w:t>
            </w:r>
          </w:p>
        </w:tc>
        <w:tc>
          <w:tcPr>
            <w:tcW w:w="650" w:type="dxa"/>
          </w:tcPr>
          <w:p w14:paraId="1F5D3D9C" w14:textId="77777777" w:rsidR="009326A6" w:rsidRDefault="00D058EB">
            <w:pPr>
              <w:spacing w:before="10" w:after="10"/>
            </w:pPr>
            <w:r>
              <w:rPr>
                <w:sz w:val="16"/>
              </w:rPr>
              <w:t>$0.097</w:t>
            </w:r>
          </w:p>
        </w:tc>
        <w:tc>
          <w:tcPr>
            <w:tcW w:w="550" w:type="dxa"/>
          </w:tcPr>
          <w:p w14:paraId="57115785" w14:textId="77777777" w:rsidR="009326A6" w:rsidRDefault="00D058EB">
            <w:pPr>
              <w:spacing w:before="10" w:after="10"/>
              <w:jc w:val="right"/>
            </w:pPr>
            <w:r>
              <w:rPr>
                <w:sz w:val="16"/>
              </w:rPr>
              <w:t>15.9</w:t>
            </w:r>
          </w:p>
        </w:tc>
        <w:tc>
          <w:tcPr>
            <w:tcW w:w="500" w:type="dxa"/>
          </w:tcPr>
          <w:p w14:paraId="4F577EF4" w14:textId="77777777" w:rsidR="009326A6" w:rsidRDefault="00D058EB">
            <w:pPr>
              <w:spacing w:before="10" w:after="10"/>
              <w:jc w:val="right"/>
            </w:pPr>
            <w:r>
              <w:rPr>
                <w:sz w:val="16"/>
              </w:rPr>
              <w:t>1.09</w:t>
            </w:r>
          </w:p>
        </w:tc>
        <w:tc>
          <w:tcPr>
            <w:tcW w:w="650" w:type="dxa"/>
          </w:tcPr>
          <w:p w14:paraId="6AAE3739" w14:textId="77777777" w:rsidR="009326A6" w:rsidRDefault="00D058EB">
            <w:pPr>
              <w:spacing w:before="10" w:after="10"/>
              <w:jc w:val="right"/>
            </w:pPr>
            <w:r>
              <w:rPr>
                <w:sz w:val="16"/>
              </w:rPr>
              <w:t>$11.88</w:t>
            </w:r>
          </w:p>
        </w:tc>
        <w:tc>
          <w:tcPr>
            <w:tcW w:w="650" w:type="dxa"/>
          </w:tcPr>
          <w:p w14:paraId="388964B8" w14:textId="77777777" w:rsidR="009326A6" w:rsidRDefault="00D058EB">
            <w:pPr>
              <w:spacing w:before="10" w:after="10"/>
              <w:jc w:val="right"/>
            </w:pPr>
            <w:r>
              <w:rPr>
                <w:sz w:val="16"/>
              </w:rPr>
              <w:t>2,590</w:t>
            </w:r>
          </w:p>
        </w:tc>
        <w:tc>
          <w:tcPr>
            <w:tcW w:w="550" w:type="dxa"/>
          </w:tcPr>
          <w:p w14:paraId="09E9A69D" w14:textId="77777777" w:rsidR="009326A6" w:rsidRDefault="00D058EB">
            <w:pPr>
              <w:spacing w:before="10" w:after="10"/>
              <w:jc w:val="right"/>
            </w:pPr>
            <w:r>
              <w:rPr>
                <w:sz w:val="16"/>
              </w:rPr>
              <w:t>2.1</w:t>
            </w:r>
          </w:p>
        </w:tc>
        <w:tc>
          <w:tcPr>
            <w:tcW w:w="700" w:type="dxa"/>
          </w:tcPr>
          <w:p w14:paraId="63A97840" w14:textId="77777777" w:rsidR="009326A6" w:rsidRDefault="00D058EB">
            <w:pPr>
              <w:spacing w:before="10" w:after="10"/>
              <w:jc w:val="right"/>
            </w:pPr>
            <w:r>
              <w:rPr>
                <w:sz w:val="16"/>
              </w:rPr>
              <w:t>$1.50</w:t>
            </w:r>
          </w:p>
        </w:tc>
        <w:tc>
          <w:tcPr>
            <w:tcW w:w="750" w:type="dxa"/>
          </w:tcPr>
          <w:p w14:paraId="77771753" w14:textId="77777777" w:rsidR="009326A6" w:rsidRDefault="00D058EB">
            <w:pPr>
              <w:spacing w:before="10" w:after="10"/>
              <w:jc w:val="right"/>
            </w:pPr>
            <w:r>
              <w:rPr>
                <w:sz w:val="16"/>
              </w:rPr>
              <w:t>$0.097</w:t>
            </w:r>
          </w:p>
        </w:tc>
      </w:tr>
      <w:tr w:rsidR="009326A6" w14:paraId="17D2E35D" w14:textId="77777777">
        <w:trPr>
          <w:jc w:val="center"/>
        </w:trPr>
        <w:tc>
          <w:tcPr>
            <w:tcW w:w="1500" w:type="dxa"/>
          </w:tcPr>
          <w:p w14:paraId="176C4229" w14:textId="77777777" w:rsidR="009326A6" w:rsidRDefault="00D058EB">
            <w:pPr>
              <w:spacing w:before="10" w:after="10"/>
            </w:pPr>
            <w:r>
              <w:rPr>
                <w:sz w:val="16"/>
              </w:rPr>
              <w:t>Belarus</w:t>
            </w:r>
          </w:p>
        </w:tc>
        <w:tc>
          <w:tcPr>
            <w:tcW w:w="650" w:type="dxa"/>
          </w:tcPr>
          <w:p w14:paraId="2F32E794" w14:textId="77777777" w:rsidR="009326A6" w:rsidRDefault="00D058EB">
            <w:pPr>
              <w:spacing w:before="10" w:after="10"/>
            </w:pPr>
            <w:r>
              <w:rPr>
                <w:sz w:val="16"/>
              </w:rPr>
              <w:t>$0.099</w:t>
            </w:r>
          </w:p>
        </w:tc>
        <w:tc>
          <w:tcPr>
            <w:tcW w:w="550" w:type="dxa"/>
          </w:tcPr>
          <w:p w14:paraId="4EEAD395" w14:textId="77777777" w:rsidR="009326A6" w:rsidRDefault="00D058EB">
            <w:pPr>
              <w:spacing w:before="10" w:after="10"/>
              <w:jc w:val="right"/>
            </w:pPr>
            <w:r>
              <w:rPr>
                <w:sz w:val="16"/>
              </w:rPr>
              <w:t>19.8</w:t>
            </w:r>
          </w:p>
        </w:tc>
        <w:tc>
          <w:tcPr>
            <w:tcW w:w="500" w:type="dxa"/>
          </w:tcPr>
          <w:p w14:paraId="21C3EB86" w14:textId="77777777" w:rsidR="009326A6" w:rsidRDefault="00D058EB">
            <w:pPr>
              <w:spacing w:before="10" w:after="10"/>
              <w:jc w:val="right"/>
            </w:pPr>
            <w:r>
              <w:rPr>
                <w:sz w:val="16"/>
              </w:rPr>
              <w:t>1.15</w:t>
            </w:r>
          </w:p>
        </w:tc>
        <w:tc>
          <w:tcPr>
            <w:tcW w:w="650" w:type="dxa"/>
          </w:tcPr>
          <w:p w14:paraId="742F38D6" w14:textId="77777777" w:rsidR="009326A6" w:rsidRDefault="00D058EB">
            <w:pPr>
              <w:spacing w:before="10" w:after="10"/>
              <w:jc w:val="right"/>
            </w:pPr>
            <w:r>
              <w:rPr>
                <w:sz w:val="16"/>
              </w:rPr>
              <w:t>$10.91</w:t>
            </w:r>
          </w:p>
        </w:tc>
        <w:tc>
          <w:tcPr>
            <w:tcW w:w="650" w:type="dxa"/>
          </w:tcPr>
          <w:p w14:paraId="52A45CAE" w14:textId="77777777" w:rsidR="009326A6" w:rsidRDefault="00D058EB">
            <w:pPr>
              <w:spacing w:before="10" w:after="10"/>
              <w:jc w:val="right"/>
            </w:pPr>
            <w:r>
              <w:rPr>
                <w:sz w:val="16"/>
              </w:rPr>
              <w:t>35</w:t>
            </w:r>
          </w:p>
        </w:tc>
        <w:tc>
          <w:tcPr>
            <w:tcW w:w="550" w:type="dxa"/>
          </w:tcPr>
          <w:p w14:paraId="068471A1" w14:textId="77777777" w:rsidR="009326A6" w:rsidRDefault="00D058EB">
            <w:pPr>
              <w:spacing w:before="10" w:after="10"/>
              <w:jc w:val="right"/>
            </w:pPr>
            <w:r>
              <w:rPr>
                <w:sz w:val="16"/>
              </w:rPr>
              <w:t>0.0</w:t>
            </w:r>
          </w:p>
        </w:tc>
        <w:tc>
          <w:tcPr>
            <w:tcW w:w="700" w:type="dxa"/>
          </w:tcPr>
          <w:p w14:paraId="2207EEFA" w14:textId="77777777" w:rsidR="009326A6" w:rsidRDefault="00D058EB">
            <w:pPr>
              <w:spacing w:before="10" w:after="10"/>
              <w:jc w:val="right"/>
            </w:pPr>
            <w:r>
              <w:rPr>
                <w:sz w:val="16"/>
              </w:rPr>
              <w:t>$1.50</w:t>
            </w:r>
          </w:p>
        </w:tc>
        <w:tc>
          <w:tcPr>
            <w:tcW w:w="750" w:type="dxa"/>
          </w:tcPr>
          <w:p w14:paraId="2567BD38" w14:textId="77777777" w:rsidR="009326A6" w:rsidRDefault="00D058EB">
            <w:pPr>
              <w:spacing w:before="10" w:after="10"/>
              <w:jc w:val="right"/>
            </w:pPr>
            <w:r>
              <w:rPr>
                <w:sz w:val="16"/>
              </w:rPr>
              <w:t>$0.099</w:t>
            </w:r>
          </w:p>
        </w:tc>
      </w:tr>
      <w:tr w:rsidR="009326A6" w14:paraId="59137D40" w14:textId="77777777">
        <w:trPr>
          <w:jc w:val="center"/>
        </w:trPr>
        <w:tc>
          <w:tcPr>
            <w:tcW w:w="1500" w:type="dxa"/>
          </w:tcPr>
          <w:p w14:paraId="10692E58" w14:textId="77777777" w:rsidR="009326A6" w:rsidRDefault="00D058EB">
            <w:pPr>
              <w:spacing w:before="10" w:after="10"/>
            </w:pPr>
            <w:r>
              <w:rPr>
                <w:sz w:val="16"/>
              </w:rPr>
              <w:t>Australia</w:t>
            </w:r>
          </w:p>
        </w:tc>
        <w:tc>
          <w:tcPr>
            <w:tcW w:w="650" w:type="dxa"/>
          </w:tcPr>
          <w:p w14:paraId="2E23AB5B" w14:textId="77777777" w:rsidR="009326A6" w:rsidRDefault="00D058EB">
            <w:pPr>
              <w:spacing w:before="10" w:after="10"/>
            </w:pPr>
            <w:r>
              <w:rPr>
                <w:sz w:val="16"/>
              </w:rPr>
              <w:t>$0.090</w:t>
            </w:r>
          </w:p>
        </w:tc>
        <w:tc>
          <w:tcPr>
            <w:tcW w:w="550" w:type="dxa"/>
          </w:tcPr>
          <w:p w14:paraId="29717D2E" w14:textId="77777777" w:rsidR="009326A6" w:rsidRDefault="00D058EB">
            <w:pPr>
              <w:spacing w:before="10" w:after="10"/>
              <w:jc w:val="right"/>
            </w:pPr>
            <w:r>
              <w:rPr>
                <w:sz w:val="16"/>
              </w:rPr>
              <w:t>28.8</w:t>
            </w:r>
          </w:p>
        </w:tc>
        <w:tc>
          <w:tcPr>
            <w:tcW w:w="500" w:type="dxa"/>
          </w:tcPr>
          <w:p w14:paraId="01DC0D41" w14:textId="77777777" w:rsidR="009326A6" w:rsidRDefault="00D058EB">
            <w:pPr>
              <w:spacing w:before="10" w:after="10"/>
              <w:jc w:val="right"/>
            </w:pPr>
            <w:r>
              <w:rPr>
                <w:sz w:val="16"/>
              </w:rPr>
              <w:t>1.29</w:t>
            </w:r>
          </w:p>
        </w:tc>
        <w:tc>
          <w:tcPr>
            <w:tcW w:w="650" w:type="dxa"/>
          </w:tcPr>
          <w:p w14:paraId="71F52B49" w14:textId="77777777" w:rsidR="009326A6" w:rsidRDefault="00D058EB">
            <w:pPr>
              <w:spacing w:before="10" w:after="10"/>
              <w:jc w:val="right"/>
            </w:pPr>
            <w:r>
              <w:rPr>
                <w:sz w:val="16"/>
              </w:rPr>
              <w:t>$10.68</w:t>
            </w:r>
          </w:p>
        </w:tc>
        <w:tc>
          <w:tcPr>
            <w:tcW w:w="650" w:type="dxa"/>
          </w:tcPr>
          <w:p w14:paraId="658A83F5" w14:textId="77777777" w:rsidR="009326A6" w:rsidRDefault="00D058EB">
            <w:pPr>
              <w:spacing w:before="10" w:after="10"/>
              <w:jc w:val="right"/>
            </w:pPr>
            <w:r>
              <w:rPr>
                <w:sz w:val="16"/>
              </w:rPr>
              <w:t>2,670</w:t>
            </w:r>
          </w:p>
        </w:tc>
        <w:tc>
          <w:tcPr>
            <w:tcW w:w="550" w:type="dxa"/>
          </w:tcPr>
          <w:p w14:paraId="0DF54944" w14:textId="77777777" w:rsidR="009326A6" w:rsidRDefault="00D058EB">
            <w:pPr>
              <w:spacing w:before="10" w:after="10"/>
              <w:jc w:val="right"/>
            </w:pPr>
            <w:r>
              <w:rPr>
                <w:sz w:val="16"/>
              </w:rPr>
              <w:t>2.2</w:t>
            </w:r>
          </w:p>
        </w:tc>
        <w:tc>
          <w:tcPr>
            <w:tcW w:w="700" w:type="dxa"/>
          </w:tcPr>
          <w:p w14:paraId="16086177" w14:textId="77777777" w:rsidR="009326A6" w:rsidRDefault="00D058EB">
            <w:pPr>
              <w:spacing w:before="10" w:after="10"/>
              <w:jc w:val="right"/>
            </w:pPr>
            <w:r>
              <w:rPr>
                <w:sz w:val="16"/>
              </w:rPr>
              <w:t>$1.50</w:t>
            </w:r>
          </w:p>
        </w:tc>
        <w:tc>
          <w:tcPr>
            <w:tcW w:w="750" w:type="dxa"/>
          </w:tcPr>
          <w:p w14:paraId="5A8FC8B4" w14:textId="77777777" w:rsidR="009326A6" w:rsidRDefault="00D058EB">
            <w:pPr>
              <w:spacing w:before="10" w:after="10"/>
              <w:jc w:val="right"/>
            </w:pPr>
            <w:r>
              <w:rPr>
                <w:sz w:val="16"/>
              </w:rPr>
              <w:t>$0.090</w:t>
            </w:r>
          </w:p>
        </w:tc>
      </w:tr>
      <w:tr w:rsidR="009326A6" w14:paraId="33EAAAD2" w14:textId="77777777">
        <w:trPr>
          <w:jc w:val="center"/>
        </w:trPr>
        <w:tc>
          <w:tcPr>
            <w:tcW w:w="1500" w:type="dxa"/>
          </w:tcPr>
          <w:p w14:paraId="5BB8F49D" w14:textId="77777777" w:rsidR="009326A6" w:rsidRDefault="00D058EB">
            <w:pPr>
              <w:spacing w:before="10" w:after="10"/>
            </w:pPr>
            <w:r>
              <w:rPr>
                <w:sz w:val="16"/>
              </w:rPr>
              <w:t>New Zealand</w:t>
            </w:r>
          </w:p>
        </w:tc>
        <w:tc>
          <w:tcPr>
            <w:tcW w:w="650" w:type="dxa"/>
          </w:tcPr>
          <w:p w14:paraId="618D083F" w14:textId="77777777" w:rsidR="009326A6" w:rsidRDefault="00D058EB">
            <w:pPr>
              <w:spacing w:before="10" w:after="10"/>
            </w:pPr>
            <w:r>
              <w:rPr>
                <w:sz w:val="16"/>
              </w:rPr>
              <w:t>$0.095</w:t>
            </w:r>
          </w:p>
        </w:tc>
        <w:tc>
          <w:tcPr>
            <w:tcW w:w="550" w:type="dxa"/>
          </w:tcPr>
          <w:p w14:paraId="7A823139" w14:textId="77777777" w:rsidR="009326A6" w:rsidRDefault="00D058EB">
            <w:pPr>
              <w:spacing w:before="10" w:after="10"/>
              <w:jc w:val="right"/>
            </w:pPr>
            <w:r>
              <w:rPr>
                <w:sz w:val="16"/>
              </w:rPr>
              <w:t>15.9</w:t>
            </w:r>
          </w:p>
        </w:tc>
        <w:tc>
          <w:tcPr>
            <w:tcW w:w="500" w:type="dxa"/>
          </w:tcPr>
          <w:p w14:paraId="6FA75DD3" w14:textId="77777777" w:rsidR="009326A6" w:rsidRDefault="00D058EB">
            <w:pPr>
              <w:spacing w:before="10" w:after="10"/>
              <w:jc w:val="right"/>
            </w:pPr>
            <w:r>
              <w:rPr>
                <w:sz w:val="16"/>
              </w:rPr>
              <w:t>1.09</w:t>
            </w:r>
          </w:p>
        </w:tc>
        <w:tc>
          <w:tcPr>
            <w:tcW w:w="650" w:type="dxa"/>
          </w:tcPr>
          <w:p w14:paraId="02C76D41" w14:textId="77777777" w:rsidR="009326A6" w:rsidRDefault="00D058EB">
            <w:pPr>
              <w:spacing w:before="10" w:after="10"/>
              <w:jc w:val="right"/>
            </w:pPr>
            <w:r>
              <w:rPr>
                <w:sz w:val="16"/>
              </w:rPr>
              <w:t>$12.30</w:t>
            </w:r>
          </w:p>
        </w:tc>
        <w:tc>
          <w:tcPr>
            <w:tcW w:w="650" w:type="dxa"/>
          </w:tcPr>
          <w:p w14:paraId="37B704FF" w14:textId="77777777" w:rsidR="009326A6" w:rsidRDefault="00D058EB">
            <w:pPr>
              <w:spacing w:before="10" w:after="10"/>
              <w:jc w:val="right"/>
            </w:pPr>
            <w:r>
              <w:rPr>
                <w:sz w:val="16"/>
              </w:rPr>
              <w:t>250</w:t>
            </w:r>
          </w:p>
        </w:tc>
        <w:tc>
          <w:tcPr>
            <w:tcW w:w="550" w:type="dxa"/>
          </w:tcPr>
          <w:p w14:paraId="03476ED4" w14:textId="77777777" w:rsidR="009326A6" w:rsidRDefault="00D058EB">
            <w:pPr>
              <w:spacing w:before="10" w:after="10"/>
              <w:jc w:val="right"/>
            </w:pPr>
            <w:r>
              <w:rPr>
                <w:sz w:val="16"/>
              </w:rPr>
              <w:t>0.2</w:t>
            </w:r>
          </w:p>
        </w:tc>
        <w:tc>
          <w:tcPr>
            <w:tcW w:w="700" w:type="dxa"/>
          </w:tcPr>
          <w:p w14:paraId="66736A5E" w14:textId="77777777" w:rsidR="009326A6" w:rsidRDefault="00D058EB">
            <w:pPr>
              <w:spacing w:before="10" w:after="10"/>
              <w:jc w:val="right"/>
            </w:pPr>
            <w:r>
              <w:rPr>
                <w:sz w:val="16"/>
              </w:rPr>
              <w:t>$1.50</w:t>
            </w:r>
          </w:p>
        </w:tc>
        <w:tc>
          <w:tcPr>
            <w:tcW w:w="750" w:type="dxa"/>
          </w:tcPr>
          <w:p w14:paraId="74C4908F" w14:textId="77777777" w:rsidR="009326A6" w:rsidRDefault="00D058EB">
            <w:pPr>
              <w:spacing w:before="10" w:after="10"/>
              <w:jc w:val="right"/>
            </w:pPr>
            <w:r>
              <w:rPr>
                <w:sz w:val="16"/>
              </w:rPr>
              <w:t>$0.095</w:t>
            </w:r>
          </w:p>
        </w:tc>
      </w:tr>
      <w:tr w:rsidR="009326A6" w14:paraId="64AE66B9" w14:textId="77777777">
        <w:trPr>
          <w:jc w:val="center"/>
        </w:trPr>
        <w:tc>
          <w:tcPr>
            <w:tcW w:w="1500" w:type="dxa"/>
          </w:tcPr>
          <w:p w14:paraId="4CA81148" w14:textId="77777777" w:rsidR="009326A6" w:rsidRDefault="00D058EB">
            <w:pPr>
              <w:spacing w:before="10" w:after="10"/>
            </w:pPr>
            <w:r>
              <w:rPr>
                <w:sz w:val="16"/>
              </w:rPr>
              <w:t>Morocco</w:t>
            </w:r>
          </w:p>
        </w:tc>
        <w:tc>
          <w:tcPr>
            <w:tcW w:w="650" w:type="dxa"/>
          </w:tcPr>
          <w:p w14:paraId="66ABCC93" w14:textId="77777777" w:rsidR="009326A6" w:rsidRDefault="00D058EB">
            <w:pPr>
              <w:spacing w:before="10" w:after="10"/>
            </w:pPr>
            <w:r>
              <w:rPr>
                <w:sz w:val="16"/>
              </w:rPr>
              <w:t>$0.108</w:t>
            </w:r>
          </w:p>
        </w:tc>
        <w:tc>
          <w:tcPr>
            <w:tcW w:w="550" w:type="dxa"/>
          </w:tcPr>
          <w:p w14:paraId="67D3FFF0" w14:textId="77777777" w:rsidR="009326A6" w:rsidRDefault="00D058EB">
            <w:pPr>
              <w:spacing w:before="10" w:after="10"/>
              <w:jc w:val="right"/>
            </w:pPr>
            <w:r>
              <w:rPr>
                <w:sz w:val="16"/>
              </w:rPr>
              <w:t>28.5</w:t>
            </w:r>
          </w:p>
        </w:tc>
        <w:tc>
          <w:tcPr>
            <w:tcW w:w="500" w:type="dxa"/>
          </w:tcPr>
          <w:p w14:paraId="4B0E808A" w14:textId="77777777" w:rsidR="009326A6" w:rsidRDefault="00D058EB">
            <w:pPr>
              <w:spacing w:before="10" w:after="10"/>
              <w:jc w:val="right"/>
            </w:pPr>
            <w:r>
              <w:rPr>
                <w:sz w:val="16"/>
              </w:rPr>
              <w:t>1.28</w:t>
            </w:r>
          </w:p>
        </w:tc>
        <w:tc>
          <w:tcPr>
            <w:tcW w:w="650" w:type="dxa"/>
          </w:tcPr>
          <w:p w14:paraId="06660C9F" w14:textId="77777777" w:rsidR="009326A6" w:rsidRDefault="00D058EB">
            <w:pPr>
              <w:spacing w:before="10" w:after="10"/>
              <w:jc w:val="right"/>
            </w:pPr>
            <w:r>
              <w:rPr>
                <w:sz w:val="16"/>
              </w:rPr>
              <w:t>$7.82</w:t>
            </w:r>
          </w:p>
        </w:tc>
        <w:tc>
          <w:tcPr>
            <w:tcW w:w="650" w:type="dxa"/>
          </w:tcPr>
          <w:p w14:paraId="13FEE51D" w14:textId="77777777" w:rsidR="009326A6" w:rsidRDefault="00D058EB">
            <w:pPr>
              <w:spacing w:before="10" w:after="10"/>
              <w:jc w:val="right"/>
            </w:pPr>
            <w:r>
              <w:rPr>
                <w:sz w:val="16"/>
              </w:rPr>
              <w:t>50</w:t>
            </w:r>
          </w:p>
        </w:tc>
        <w:tc>
          <w:tcPr>
            <w:tcW w:w="550" w:type="dxa"/>
          </w:tcPr>
          <w:p w14:paraId="34A8499A" w14:textId="77777777" w:rsidR="009326A6" w:rsidRDefault="00D058EB">
            <w:pPr>
              <w:spacing w:before="10" w:after="10"/>
              <w:jc w:val="right"/>
            </w:pPr>
            <w:r>
              <w:rPr>
                <w:sz w:val="16"/>
              </w:rPr>
              <w:t>0.0</w:t>
            </w:r>
          </w:p>
        </w:tc>
        <w:tc>
          <w:tcPr>
            <w:tcW w:w="700" w:type="dxa"/>
          </w:tcPr>
          <w:p w14:paraId="371C5809" w14:textId="77777777" w:rsidR="009326A6" w:rsidRDefault="00D058EB">
            <w:pPr>
              <w:spacing w:before="10" w:after="10"/>
              <w:jc w:val="right"/>
            </w:pPr>
            <w:r>
              <w:rPr>
                <w:sz w:val="16"/>
              </w:rPr>
              <w:t>$1.50</w:t>
            </w:r>
          </w:p>
        </w:tc>
        <w:tc>
          <w:tcPr>
            <w:tcW w:w="750" w:type="dxa"/>
          </w:tcPr>
          <w:p w14:paraId="556A28DC" w14:textId="77777777" w:rsidR="009326A6" w:rsidRDefault="00D058EB">
            <w:pPr>
              <w:spacing w:before="10" w:after="10"/>
              <w:jc w:val="right"/>
            </w:pPr>
            <w:r>
              <w:rPr>
                <w:sz w:val="16"/>
              </w:rPr>
              <w:t>$0.108</w:t>
            </w:r>
          </w:p>
        </w:tc>
      </w:tr>
      <w:tr w:rsidR="009326A6" w14:paraId="55D55AE1" w14:textId="77777777">
        <w:trPr>
          <w:jc w:val="center"/>
        </w:trPr>
        <w:tc>
          <w:tcPr>
            <w:tcW w:w="1500" w:type="dxa"/>
          </w:tcPr>
          <w:p w14:paraId="11A7A924" w14:textId="77777777" w:rsidR="009326A6" w:rsidRDefault="00D058EB">
            <w:pPr>
              <w:spacing w:before="10" w:after="10"/>
            </w:pPr>
            <w:r>
              <w:rPr>
                <w:sz w:val="16"/>
              </w:rPr>
              <w:t>Mexico</w:t>
            </w:r>
          </w:p>
        </w:tc>
        <w:tc>
          <w:tcPr>
            <w:tcW w:w="650" w:type="dxa"/>
          </w:tcPr>
          <w:p w14:paraId="68108D10" w14:textId="77777777" w:rsidR="009326A6" w:rsidRDefault="00D058EB">
            <w:pPr>
              <w:spacing w:before="10" w:after="10"/>
            </w:pPr>
            <w:r>
              <w:rPr>
                <w:sz w:val="16"/>
              </w:rPr>
              <w:t>$0.095</w:t>
            </w:r>
          </w:p>
        </w:tc>
        <w:tc>
          <w:tcPr>
            <w:tcW w:w="550" w:type="dxa"/>
          </w:tcPr>
          <w:p w14:paraId="5E00877C" w14:textId="77777777" w:rsidR="009326A6" w:rsidRDefault="00D058EB">
            <w:pPr>
              <w:spacing w:before="10" w:after="10"/>
              <w:jc w:val="right"/>
            </w:pPr>
            <w:r>
              <w:rPr>
                <w:sz w:val="16"/>
              </w:rPr>
              <w:t>26.6</w:t>
            </w:r>
          </w:p>
        </w:tc>
        <w:tc>
          <w:tcPr>
            <w:tcW w:w="500" w:type="dxa"/>
          </w:tcPr>
          <w:p w14:paraId="555A96BB" w14:textId="77777777" w:rsidR="009326A6" w:rsidRDefault="00D058EB">
            <w:pPr>
              <w:spacing w:before="10" w:after="10"/>
              <w:jc w:val="right"/>
            </w:pPr>
            <w:r>
              <w:rPr>
                <w:sz w:val="16"/>
              </w:rPr>
              <w:t>1.25</w:t>
            </w:r>
          </w:p>
        </w:tc>
        <w:tc>
          <w:tcPr>
            <w:tcW w:w="650" w:type="dxa"/>
          </w:tcPr>
          <w:p w14:paraId="0F557959" w14:textId="77777777" w:rsidR="009326A6" w:rsidRDefault="00D058EB">
            <w:pPr>
              <w:spacing w:before="10" w:after="10"/>
              <w:jc w:val="right"/>
            </w:pPr>
            <w:r>
              <w:rPr>
                <w:sz w:val="16"/>
              </w:rPr>
              <w:t>$10.40</w:t>
            </w:r>
          </w:p>
        </w:tc>
        <w:tc>
          <w:tcPr>
            <w:tcW w:w="650" w:type="dxa"/>
          </w:tcPr>
          <w:p w14:paraId="5D1D1702" w14:textId="77777777" w:rsidR="009326A6" w:rsidRDefault="00D058EB">
            <w:pPr>
              <w:spacing w:before="10" w:after="10"/>
              <w:jc w:val="right"/>
            </w:pPr>
            <w:r>
              <w:rPr>
                <w:sz w:val="16"/>
              </w:rPr>
              <w:t>900</w:t>
            </w:r>
          </w:p>
        </w:tc>
        <w:tc>
          <w:tcPr>
            <w:tcW w:w="550" w:type="dxa"/>
          </w:tcPr>
          <w:p w14:paraId="40089319" w14:textId="77777777" w:rsidR="009326A6" w:rsidRDefault="00D058EB">
            <w:pPr>
              <w:spacing w:before="10" w:after="10"/>
              <w:jc w:val="right"/>
            </w:pPr>
            <w:r>
              <w:rPr>
                <w:sz w:val="16"/>
              </w:rPr>
              <w:t>0.7</w:t>
            </w:r>
          </w:p>
        </w:tc>
        <w:tc>
          <w:tcPr>
            <w:tcW w:w="700" w:type="dxa"/>
          </w:tcPr>
          <w:p w14:paraId="24000B16" w14:textId="77777777" w:rsidR="009326A6" w:rsidRDefault="00D058EB">
            <w:pPr>
              <w:spacing w:before="10" w:after="10"/>
              <w:jc w:val="right"/>
            </w:pPr>
            <w:r>
              <w:rPr>
                <w:sz w:val="16"/>
              </w:rPr>
              <w:t>$1.50</w:t>
            </w:r>
          </w:p>
        </w:tc>
        <w:tc>
          <w:tcPr>
            <w:tcW w:w="750" w:type="dxa"/>
          </w:tcPr>
          <w:p w14:paraId="30B61F23" w14:textId="77777777" w:rsidR="009326A6" w:rsidRDefault="00D058EB">
            <w:pPr>
              <w:spacing w:before="10" w:after="10"/>
              <w:jc w:val="right"/>
            </w:pPr>
            <w:r>
              <w:rPr>
                <w:sz w:val="16"/>
              </w:rPr>
              <w:t>$0.095</w:t>
            </w:r>
          </w:p>
        </w:tc>
      </w:tr>
      <w:tr w:rsidR="009326A6" w14:paraId="0FA4412E" w14:textId="77777777">
        <w:trPr>
          <w:jc w:val="center"/>
        </w:trPr>
        <w:tc>
          <w:tcPr>
            <w:tcW w:w="1500" w:type="dxa"/>
          </w:tcPr>
          <w:p w14:paraId="750C496B" w14:textId="77777777" w:rsidR="009326A6" w:rsidRDefault="00D058EB">
            <w:pPr>
              <w:spacing w:before="10" w:after="10"/>
            </w:pPr>
            <w:r>
              <w:rPr>
                <w:sz w:val="16"/>
              </w:rPr>
              <w:t>France</w:t>
            </w:r>
          </w:p>
        </w:tc>
        <w:tc>
          <w:tcPr>
            <w:tcW w:w="650" w:type="dxa"/>
          </w:tcPr>
          <w:p w14:paraId="73698C59" w14:textId="77777777" w:rsidR="009326A6" w:rsidRDefault="00D058EB">
            <w:pPr>
              <w:spacing w:before="10" w:after="10"/>
            </w:pPr>
            <w:r>
              <w:rPr>
                <w:sz w:val="16"/>
              </w:rPr>
              <w:t>$0.102</w:t>
            </w:r>
          </w:p>
        </w:tc>
        <w:tc>
          <w:tcPr>
            <w:tcW w:w="550" w:type="dxa"/>
          </w:tcPr>
          <w:p w14:paraId="333A238D" w14:textId="77777777" w:rsidR="009326A6" w:rsidRDefault="00D058EB">
            <w:pPr>
              <w:spacing w:before="10" w:after="10"/>
              <w:jc w:val="right"/>
            </w:pPr>
            <w:r>
              <w:rPr>
                <w:sz w:val="16"/>
              </w:rPr>
              <w:t>21.0</w:t>
            </w:r>
          </w:p>
        </w:tc>
        <w:tc>
          <w:tcPr>
            <w:tcW w:w="500" w:type="dxa"/>
          </w:tcPr>
          <w:p w14:paraId="58729D61" w14:textId="77777777" w:rsidR="009326A6" w:rsidRDefault="00D058EB">
            <w:pPr>
              <w:spacing w:before="10" w:after="10"/>
              <w:jc w:val="right"/>
            </w:pPr>
            <w:r>
              <w:rPr>
                <w:sz w:val="16"/>
              </w:rPr>
              <w:t>1.17</w:t>
            </w:r>
          </w:p>
        </w:tc>
        <w:tc>
          <w:tcPr>
            <w:tcW w:w="650" w:type="dxa"/>
          </w:tcPr>
          <w:p w14:paraId="400C852E" w14:textId="77777777" w:rsidR="009326A6" w:rsidRDefault="00D058EB">
            <w:pPr>
              <w:spacing w:before="10" w:after="10"/>
              <w:jc w:val="right"/>
            </w:pPr>
            <w:r>
              <w:rPr>
                <w:sz w:val="16"/>
              </w:rPr>
              <w:t>$10.43</w:t>
            </w:r>
          </w:p>
        </w:tc>
        <w:tc>
          <w:tcPr>
            <w:tcW w:w="650" w:type="dxa"/>
          </w:tcPr>
          <w:p w14:paraId="3B5E019D" w14:textId="77777777" w:rsidR="009326A6" w:rsidRDefault="00D058EB">
            <w:pPr>
              <w:spacing w:before="10" w:after="10"/>
              <w:jc w:val="right"/>
            </w:pPr>
            <w:r>
              <w:rPr>
                <w:sz w:val="16"/>
              </w:rPr>
              <w:t>1,400</w:t>
            </w:r>
          </w:p>
        </w:tc>
        <w:tc>
          <w:tcPr>
            <w:tcW w:w="550" w:type="dxa"/>
          </w:tcPr>
          <w:p w14:paraId="2070BDF4" w14:textId="77777777" w:rsidR="009326A6" w:rsidRDefault="00D058EB">
            <w:pPr>
              <w:spacing w:before="10" w:after="10"/>
              <w:jc w:val="right"/>
            </w:pPr>
            <w:r>
              <w:rPr>
                <w:sz w:val="16"/>
              </w:rPr>
              <w:t>1.1</w:t>
            </w:r>
          </w:p>
        </w:tc>
        <w:tc>
          <w:tcPr>
            <w:tcW w:w="700" w:type="dxa"/>
          </w:tcPr>
          <w:p w14:paraId="2033EBEB" w14:textId="77777777" w:rsidR="009326A6" w:rsidRDefault="00D058EB">
            <w:pPr>
              <w:spacing w:before="10" w:after="10"/>
              <w:jc w:val="right"/>
            </w:pPr>
            <w:r>
              <w:rPr>
                <w:sz w:val="16"/>
              </w:rPr>
              <w:t>$1.50</w:t>
            </w:r>
          </w:p>
        </w:tc>
        <w:tc>
          <w:tcPr>
            <w:tcW w:w="750" w:type="dxa"/>
          </w:tcPr>
          <w:p w14:paraId="02EE6BA5" w14:textId="77777777" w:rsidR="009326A6" w:rsidRDefault="00D058EB">
            <w:pPr>
              <w:spacing w:before="10" w:after="10"/>
              <w:jc w:val="right"/>
            </w:pPr>
            <w:r>
              <w:rPr>
                <w:sz w:val="16"/>
              </w:rPr>
              <w:t>$0.102</w:t>
            </w:r>
          </w:p>
        </w:tc>
      </w:tr>
      <w:tr w:rsidR="009326A6" w14:paraId="45B00AA0" w14:textId="77777777">
        <w:trPr>
          <w:jc w:val="center"/>
        </w:trPr>
        <w:tc>
          <w:tcPr>
            <w:tcW w:w="1500" w:type="dxa"/>
          </w:tcPr>
          <w:p w14:paraId="2B6549F2" w14:textId="77777777" w:rsidR="009326A6" w:rsidRDefault="00D058EB">
            <w:pPr>
              <w:spacing w:before="10" w:after="10"/>
            </w:pPr>
            <w:r>
              <w:rPr>
                <w:sz w:val="16"/>
              </w:rPr>
              <w:t>Armenia</w:t>
            </w:r>
          </w:p>
        </w:tc>
        <w:tc>
          <w:tcPr>
            <w:tcW w:w="650" w:type="dxa"/>
          </w:tcPr>
          <w:p w14:paraId="67D29749" w14:textId="77777777" w:rsidR="009326A6" w:rsidRDefault="00D058EB">
            <w:pPr>
              <w:spacing w:before="10" w:after="10"/>
            </w:pPr>
            <w:r>
              <w:rPr>
                <w:sz w:val="16"/>
              </w:rPr>
              <w:t>$0.111</w:t>
            </w:r>
          </w:p>
        </w:tc>
        <w:tc>
          <w:tcPr>
            <w:tcW w:w="550" w:type="dxa"/>
          </w:tcPr>
          <w:p w14:paraId="1502CB93" w14:textId="77777777" w:rsidR="009326A6" w:rsidRDefault="00D058EB">
            <w:pPr>
              <w:spacing w:before="10" w:after="10"/>
              <w:jc w:val="right"/>
            </w:pPr>
            <w:r>
              <w:rPr>
                <w:sz w:val="16"/>
              </w:rPr>
              <w:t>19.8</w:t>
            </w:r>
          </w:p>
        </w:tc>
        <w:tc>
          <w:tcPr>
            <w:tcW w:w="500" w:type="dxa"/>
          </w:tcPr>
          <w:p w14:paraId="27488A24" w14:textId="77777777" w:rsidR="009326A6" w:rsidRDefault="00D058EB">
            <w:pPr>
              <w:spacing w:before="10" w:after="10"/>
              <w:jc w:val="right"/>
            </w:pPr>
            <w:r>
              <w:rPr>
                <w:sz w:val="16"/>
              </w:rPr>
              <w:t>1.15</w:t>
            </w:r>
          </w:p>
        </w:tc>
        <w:tc>
          <w:tcPr>
            <w:tcW w:w="650" w:type="dxa"/>
          </w:tcPr>
          <w:p w14:paraId="24E84259" w14:textId="77777777" w:rsidR="009326A6" w:rsidRDefault="00D058EB">
            <w:pPr>
              <w:spacing w:before="10" w:after="10"/>
              <w:jc w:val="right"/>
            </w:pPr>
            <w:r>
              <w:rPr>
                <w:sz w:val="16"/>
              </w:rPr>
              <w:t>$9.76</w:t>
            </w:r>
          </w:p>
        </w:tc>
        <w:tc>
          <w:tcPr>
            <w:tcW w:w="650" w:type="dxa"/>
          </w:tcPr>
          <w:p w14:paraId="7D461DCE" w14:textId="77777777" w:rsidR="009326A6" w:rsidRDefault="00D058EB">
            <w:pPr>
              <w:spacing w:before="10" w:after="10"/>
              <w:jc w:val="right"/>
            </w:pPr>
            <w:r>
              <w:rPr>
                <w:sz w:val="16"/>
              </w:rPr>
              <w:t>10</w:t>
            </w:r>
          </w:p>
        </w:tc>
        <w:tc>
          <w:tcPr>
            <w:tcW w:w="550" w:type="dxa"/>
          </w:tcPr>
          <w:p w14:paraId="05F26100" w14:textId="77777777" w:rsidR="009326A6" w:rsidRDefault="00D058EB">
            <w:pPr>
              <w:spacing w:before="10" w:after="10"/>
              <w:jc w:val="right"/>
            </w:pPr>
            <w:r>
              <w:rPr>
                <w:sz w:val="16"/>
              </w:rPr>
              <w:t>0.0</w:t>
            </w:r>
          </w:p>
        </w:tc>
        <w:tc>
          <w:tcPr>
            <w:tcW w:w="700" w:type="dxa"/>
          </w:tcPr>
          <w:p w14:paraId="3E7FE589" w14:textId="77777777" w:rsidR="009326A6" w:rsidRDefault="00D058EB">
            <w:pPr>
              <w:spacing w:before="10" w:after="10"/>
              <w:jc w:val="right"/>
            </w:pPr>
            <w:r>
              <w:rPr>
                <w:sz w:val="16"/>
              </w:rPr>
              <w:t>$1.50</w:t>
            </w:r>
          </w:p>
        </w:tc>
        <w:tc>
          <w:tcPr>
            <w:tcW w:w="750" w:type="dxa"/>
          </w:tcPr>
          <w:p w14:paraId="4B959CE0" w14:textId="77777777" w:rsidR="009326A6" w:rsidRDefault="00D058EB">
            <w:pPr>
              <w:spacing w:before="10" w:after="10"/>
              <w:jc w:val="right"/>
            </w:pPr>
            <w:r>
              <w:rPr>
                <w:sz w:val="16"/>
              </w:rPr>
              <w:t>$0.111</w:t>
            </w:r>
          </w:p>
        </w:tc>
      </w:tr>
      <w:tr w:rsidR="009326A6" w14:paraId="7B27EC90" w14:textId="77777777">
        <w:trPr>
          <w:jc w:val="center"/>
        </w:trPr>
        <w:tc>
          <w:tcPr>
            <w:tcW w:w="1500" w:type="dxa"/>
          </w:tcPr>
          <w:p w14:paraId="0D948062" w14:textId="77777777" w:rsidR="009326A6" w:rsidRDefault="00D058EB">
            <w:pPr>
              <w:spacing w:before="10" w:after="10"/>
            </w:pPr>
            <w:r>
              <w:rPr>
                <w:sz w:val="16"/>
              </w:rPr>
              <w:t>United Arab Emirates</w:t>
            </w:r>
          </w:p>
        </w:tc>
        <w:tc>
          <w:tcPr>
            <w:tcW w:w="650" w:type="dxa"/>
          </w:tcPr>
          <w:p w14:paraId="150DE46E" w14:textId="77777777" w:rsidR="009326A6" w:rsidRDefault="00D058EB">
            <w:pPr>
              <w:spacing w:before="10" w:after="10"/>
            </w:pPr>
            <w:r>
              <w:rPr>
                <w:sz w:val="16"/>
              </w:rPr>
              <w:t>$0.065</w:t>
            </w:r>
          </w:p>
        </w:tc>
        <w:tc>
          <w:tcPr>
            <w:tcW w:w="550" w:type="dxa"/>
          </w:tcPr>
          <w:p w14:paraId="5101059C" w14:textId="77777777" w:rsidR="009326A6" w:rsidRDefault="00D058EB">
            <w:pPr>
              <w:spacing w:before="10" w:after="10"/>
              <w:jc w:val="right"/>
            </w:pPr>
            <w:r>
              <w:rPr>
                <w:sz w:val="16"/>
              </w:rPr>
              <w:t>37.1</w:t>
            </w:r>
          </w:p>
        </w:tc>
        <w:tc>
          <w:tcPr>
            <w:tcW w:w="500" w:type="dxa"/>
          </w:tcPr>
          <w:p w14:paraId="2F410D9C" w14:textId="77777777" w:rsidR="009326A6" w:rsidRDefault="00D058EB">
            <w:pPr>
              <w:spacing w:before="10" w:after="10"/>
              <w:jc w:val="right"/>
            </w:pPr>
            <w:r>
              <w:rPr>
                <w:sz w:val="16"/>
              </w:rPr>
              <w:t>1.41</w:t>
            </w:r>
          </w:p>
        </w:tc>
        <w:tc>
          <w:tcPr>
            <w:tcW w:w="650" w:type="dxa"/>
          </w:tcPr>
          <w:p w14:paraId="6DB3EEA3" w14:textId="77777777" w:rsidR="009326A6" w:rsidRDefault="00D058EB">
            <w:pPr>
              <w:spacing w:before="10" w:after="10"/>
              <w:jc w:val="right"/>
            </w:pPr>
            <w:r>
              <w:rPr>
                <w:sz w:val="16"/>
              </w:rPr>
              <w:t>$9.24</w:t>
            </w:r>
          </w:p>
        </w:tc>
        <w:tc>
          <w:tcPr>
            <w:tcW w:w="650" w:type="dxa"/>
          </w:tcPr>
          <w:p w14:paraId="2AD6E2AB" w14:textId="77777777" w:rsidR="009326A6" w:rsidRDefault="00D058EB">
            <w:pPr>
              <w:spacing w:before="10" w:after="10"/>
              <w:jc w:val="right"/>
            </w:pPr>
            <w:r>
              <w:rPr>
                <w:sz w:val="16"/>
              </w:rPr>
              <w:t>500</w:t>
            </w:r>
          </w:p>
        </w:tc>
        <w:tc>
          <w:tcPr>
            <w:tcW w:w="550" w:type="dxa"/>
          </w:tcPr>
          <w:p w14:paraId="10C292EA" w14:textId="77777777" w:rsidR="009326A6" w:rsidRDefault="00D058EB">
            <w:pPr>
              <w:spacing w:before="10" w:after="10"/>
              <w:jc w:val="right"/>
            </w:pPr>
            <w:r>
              <w:rPr>
                <w:sz w:val="16"/>
              </w:rPr>
              <w:t>0.4</w:t>
            </w:r>
          </w:p>
        </w:tc>
        <w:tc>
          <w:tcPr>
            <w:tcW w:w="700" w:type="dxa"/>
          </w:tcPr>
          <w:p w14:paraId="138AD7DA" w14:textId="77777777" w:rsidR="009326A6" w:rsidRDefault="00D058EB">
            <w:pPr>
              <w:spacing w:before="10" w:after="10"/>
              <w:jc w:val="right"/>
            </w:pPr>
            <w:r>
              <w:rPr>
                <w:sz w:val="16"/>
              </w:rPr>
              <w:t>$1.47</w:t>
            </w:r>
          </w:p>
        </w:tc>
        <w:tc>
          <w:tcPr>
            <w:tcW w:w="750" w:type="dxa"/>
          </w:tcPr>
          <w:p w14:paraId="50878C8D" w14:textId="77777777" w:rsidR="009326A6" w:rsidRDefault="00D058EB">
            <w:pPr>
              <w:spacing w:before="10" w:after="10"/>
              <w:jc w:val="right"/>
            </w:pPr>
            <w:r>
              <w:rPr>
                <w:b/>
                <w:sz w:val="16"/>
              </w:rPr>
              <w:t>$0.095</w:t>
            </w:r>
          </w:p>
        </w:tc>
      </w:tr>
      <w:tr w:rsidR="009326A6" w14:paraId="6ACE0DB2" w14:textId="77777777">
        <w:trPr>
          <w:jc w:val="center"/>
        </w:trPr>
        <w:tc>
          <w:tcPr>
            <w:tcW w:w="1500" w:type="dxa"/>
          </w:tcPr>
          <w:p w14:paraId="45AB4D5E" w14:textId="77777777" w:rsidR="009326A6" w:rsidRDefault="00D058EB">
            <w:pPr>
              <w:spacing w:before="10" w:after="10"/>
            </w:pPr>
            <w:r>
              <w:rPr>
                <w:sz w:val="16"/>
              </w:rPr>
              <w:t>Chile</w:t>
            </w:r>
          </w:p>
        </w:tc>
        <w:tc>
          <w:tcPr>
            <w:tcW w:w="650" w:type="dxa"/>
          </w:tcPr>
          <w:p w14:paraId="57C3EF21" w14:textId="77777777" w:rsidR="009326A6" w:rsidRDefault="00D058EB">
            <w:pPr>
              <w:spacing w:before="10" w:after="10"/>
            </w:pPr>
            <w:r>
              <w:rPr>
                <w:sz w:val="16"/>
              </w:rPr>
              <w:t>$0.130</w:t>
            </w:r>
          </w:p>
        </w:tc>
        <w:tc>
          <w:tcPr>
            <w:tcW w:w="550" w:type="dxa"/>
          </w:tcPr>
          <w:p w14:paraId="12B9B8FB" w14:textId="77777777" w:rsidR="009326A6" w:rsidRDefault="00D058EB">
            <w:pPr>
              <w:spacing w:before="10" w:after="10"/>
              <w:jc w:val="right"/>
            </w:pPr>
            <w:r>
              <w:rPr>
                <w:sz w:val="16"/>
              </w:rPr>
              <w:t>13.4</w:t>
            </w:r>
          </w:p>
        </w:tc>
        <w:tc>
          <w:tcPr>
            <w:tcW w:w="500" w:type="dxa"/>
          </w:tcPr>
          <w:p w14:paraId="79FA2F8D" w14:textId="77777777" w:rsidR="009326A6" w:rsidRDefault="00D058EB">
            <w:pPr>
              <w:spacing w:before="10" w:after="10"/>
              <w:jc w:val="right"/>
            </w:pPr>
            <w:r>
              <w:rPr>
                <w:sz w:val="16"/>
              </w:rPr>
              <w:t>1.08</w:t>
            </w:r>
          </w:p>
        </w:tc>
        <w:tc>
          <w:tcPr>
            <w:tcW w:w="650" w:type="dxa"/>
          </w:tcPr>
          <w:p w14:paraId="0DFF212C" w14:textId="77777777" w:rsidR="009326A6" w:rsidRDefault="00D058EB">
            <w:pPr>
              <w:spacing w:before="10" w:after="10"/>
              <w:jc w:val="right"/>
            </w:pPr>
            <w:r>
              <w:rPr>
                <w:sz w:val="16"/>
              </w:rPr>
              <w:t>$8.61</w:t>
            </w:r>
          </w:p>
        </w:tc>
        <w:tc>
          <w:tcPr>
            <w:tcW w:w="650" w:type="dxa"/>
          </w:tcPr>
          <w:p w14:paraId="0FA84CA9" w14:textId="77777777" w:rsidR="009326A6" w:rsidRDefault="00D058EB">
            <w:pPr>
              <w:spacing w:before="10" w:after="10"/>
              <w:jc w:val="right"/>
            </w:pPr>
            <w:r>
              <w:rPr>
                <w:sz w:val="16"/>
              </w:rPr>
              <w:t>200</w:t>
            </w:r>
          </w:p>
        </w:tc>
        <w:tc>
          <w:tcPr>
            <w:tcW w:w="550" w:type="dxa"/>
          </w:tcPr>
          <w:p w14:paraId="4691A14C" w14:textId="77777777" w:rsidR="009326A6" w:rsidRDefault="00D058EB">
            <w:pPr>
              <w:spacing w:before="10" w:after="10"/>
              <w:jc w:val="right"/>
            </w:pPr>
            <w:r>
              <w:rPr>
                <w:sz w:val="16"/>
              </w:rPr>
              <w:t>0.2</w:t>
            </w:r>
          </w:p>
        </w:tc>
        <w:tc>
          <w:tcPr>
            <w:tcW w:w="700" w:type="dxa"/>
          </w:tcPr>
          <w:p w14:paraId="5BE5B966" w14:textId="77777777" w:rsidR="009326A6" w:rsidRDefault="00D058EB">
            <w:pPr>
              <w:spacing w:before="10" w:after="10"/>
              <w:jc w:val="right"/>
            </w:pPr>
            <w:r>
              <w:rPr>
                <w:sz w:val="16"/>
              </w:rPr>
              <w:t>$1.50</w:t>
            </w:r>
          </w:p>
        </w:tc>
        <w:tc>
          <w:tcPr>
            <w:tcW w:w="750" w:type="dxa"/>
          </w:tcPr>
          <w:p w14:paraId="17066143" w14:textId="77777777" w:rsidR="009326A6" w:rsidRDefault="00D058EB">
            <w:pPr>
              <w:spacing w:before="10" w:after="10"/>
              <w:jc w:val="right"/>
            </w:pPr>
            <w:r>
              <w:rPr>
                <w:sz w:val="16"/>
              </w:rPr>
              <w:t>$0.130</w:t>
            </w:r>
          </w:p>
        </w:tc>
      </w:tr>
      <w:tr w:rsidR="009326A6" w14:paraId="1C417AFF" w14:textId="77777777">
        <w:trPr>
          <w:jc w:val="center"/>
        </w:trPr>
        <w:tc>
          <w:tcPr>
            <w:tcW w:w="1500" w:type="dxa"/>
          </w:tcPr>
          <w:p w14:paraId="7DF05501" w14:textId="77777777" w:rsidR="009326A6" w:rsidRDefault="00D058EB">
            <w:pPr>
              <w:spacing w:before="10" w:after="10"/>
            </w:pPr>
            <w:r>
              <w:rPr>
                <w:sz w:val="16"/>
              </w:rPr>
              <w:t>Poland</w:t>
            </w:r>
          </w:p>
        </w:tc>
        <w:tc>
          <w:tcPr>
            <w:tcW w:w="650" w:type="dxa"/>
          </w:tcPr>
          <w:p w14:paraId="07FA0492" w14:textId="77777777" w:rsidR="009326A6" w:rsidRDefault="00D058EB">
            <w:pPr>
              <w:spacing w:before="10" w:after="10"/>
            </w:pPr>
            <w:r>
              <w:rPr>
                <w:sz w:val="16"/>
              </w:rPr>
              <w:t>$0.119</w:t>
            </w:r>
          </w:p>
        </w:tc>
        <w:tc>
          <w:tcPr>
            <w:tcW w:w="550" w:type="dxa"/>
          </w:tcPr>
          <w:p w14:paraId="1D8E1C99" w14:textId="77777777" w:rsidR="009326A6" w:rsidRDefault="00D058EB">
            <w:pPr>
              <w:spacing w:before="10" w:after="10"/>
              <w:jc w:val="right"/>
            </w:pPr>
            <w:r>
              <w:rPr>
                <w:sz w:val="16"/>
              </w:rPr>
              <w:t>19.7</w:t>
            </w:r>
          </w:p>
        </w:tc>
        <w:tc>
          <w:tcPr>
            <w:tcW w:w="500" w:type="dxa"/>
          </w:tcPr>
          <w:p w14:paraId="6FEBDEF7" w14:textId="77777777" w:rsidR="009326A6" w:rsidRDefault="00D058EB">
            <w:pPr>
              <w:spacing w:before="10" w:after="10"/>
              <w:jc w:val="right"/>
            </w:pPr>
            <w:r>
              <w:rPr>
                <w:sz w:val="16"/>
              </w:rPr>
              <w:t>1.15</w:t>
            </w:r>
          </w:p>
        </w:tc>
        <w:tc>
          <w:tcPr>
            <w:tcW w:w="650" w:type="dxa"/>
          </w:tcPr>
          <w:p w14:paraId="46D58B36" w14:textId="77777777" w:rsidR="009326A6" w:rsidRDefault="00D058EB">
            <w:pPr>
              <w:spacing w:before="10" w:after="10"/>
              <w:jc w:val="right"/>
            </w:pPr>
            <w:r>
              <w:rPr>
                <w:sz w:val="16"/>
              </w:rPr>
              <w:t>$9.16</w:t>
            </w:r>
          </w:p>
        </w:tc>
        <w:tc>
          <w:tcPr>
            <w:tcW w:w="650" w:type="dxa"/>
          </w:tcPr>
          <w:p w14:paraId="094A7C99" w14:textId="77777777" w:rsidR="009326A6" w:rsidRDefault="00D058EB">
            <w:pPr>
              <w:spacing w:before="10" w:after="10"/>
              <w:jc w:val="right"/>
            </w:pPr>
            <w:r>
              <w:rPr>
                <w:sz w:val="16"/>
              </w:rPr>
              <w:t>600</w:t>
            </w:r>
          </w:p>
        </w:tc>
        <w:tc>
          <w:tcPr>
            <w:tcW w:w="550" w:type="dxa"/>
          </w:tcPr>
          <w:p w14:paraId="099AB53B" w14:textId="77777777" w:rsidR="009326A6" w:rsidRDefault="00D058EB">
            <w:pPr>
              <w:spacing w:before="10" w:after="10"/>
              <w:jc w:val="right"/>
            </w:pPr>
            <w:r>
              <w:rPr>
                <w:sz w:val="16"/>
              </w:rPr>
              <w:t>0.5</w:t>
            </w:r>
          </w:p>
        </w:tc>
        <w:tc>
          <w:tcPr>
            <w:tcW w:w="700" w:type="dxa"/>
          </w:tcPr>
          <w:p w14:paraId="0F273C07" w14:textId="77777777" w:rsidR="009326A6" w:rsidRDefault="00D058EB">
            <w:pPr>
              <w:spacing w:before="10" w:after="10"/>
              <w:jc w:val="right"/>
            </w:pPr>
            <w:r>
              <w:rPr>
                <w:sz w:val="16"/>
              </w:rPr>
              <w:t>$1.50</w:t>
            </w:r>
          </w:p>
        </w:tc>
        <w:tc>
          <w:tcPr>
            <w:tcW w:w="750" w:type="dxa"/>
          </w:tcPr>
          <w:p w14:paraId="6F3696BB" w14:textId="77777777" w:rsidR="009326A6" w:rsidRDefault="00D058EB">
            <w:pPr>
              <w:spacing w:before="10" w:after="10"/>
              <w:jc w:val="right"/>
            </w:pPr>
            <w:r>
              <w:rPr>
                <w:sz w:val="16"/>
              </w:rPr>
              <w:t>$0.119</w:t>
            </w:r>
          </w:p>
        </w:tc>
      </w:tr>
      <w:tr w:rsidR="009326A6" w14:paraId="23E79DBC" w14:textId="77777777">
        <w:trPr>
          <w:jc w:val="center"/>
        </w:trPr>
        <w:tc>
          <w:tcPr>
            <w:tcW w:w="1500" w:type="dxa"/>
          </w:tcPr>
          <w:p w14:paraId="1718543E" w14:textId="77777777" w:rsidR="009326A6" w:rsidRDefault="00D058EB">
            <w:pPr>
              <w:spacing w:before="10" w:after="10"/>
            </w:pPr>
            <w:r>
              <w:rPr>
                <w:sz w:val="16"/>
              </w:rPr>
              <w:t>Latvia</w:t>
            </w:r>
          </w:p>
        </w:tc>
        <w:tc>
          <w:tcPr>
            <w:tcW w:w="650" w:type="dxa"/>
          </w:tcPr>
          <w:p w14:paraId="1B648C91" w14:textId="77777777" w:rsidR="009326A6" w:rsidRDefault="00D058EB">
            <w:pPr>
              <w:spacing w:before="10" w:after="10"/>
            </w:pPr>
            <w:r>
              <w:rPr>
                <w:sz w:val="16"/>
              </w:rPr>
              <w:t>$0.110</w:t>
            </w:r>
          </w:p>
        </w:tc>
        <w:tc>
          <w:tcPr>
            <w:tcW w:w="550" w:type="dxa"/>
          </w:tcPr>
          <w:p w14:paraId="7B71596F" w14:textId="77777777" w:rsidR="009326A6" w:rsidRDefault="00D058EB">
            <w:pPr>
              <w:spacing w:before="10" w:after="10"/>
              <w:jc w:val="right"/>
            </w:pPr>
            <w:r>
              <w:rPr>
                <w:sz w:val="16"/>
              </w:rPr>
              <w:t>18.4</w:t>
            </w:r>
          </w:p>
        </w:tc>
        <w:tc>
          <w:tcPr>
            <w:tcW w:w="500" w:type="dxa"/>
          </w:tcPr>
          <w:p w14:paraId="4680F175" w14:textId="77777777" w:rsidR="009326A6" w:rsidRDefault="00D058EB">
            <w:pPr>
              <w:spacing w:before="10" w:after="10"/>
              <w:jc w:val="right"/>
            </w:pPr>
            <w:r>
              <w:rPr>
                <w:sz w:val="16"/>
              </w:rPr>
              <w:t>1.13</w:t>
            </w:r>
          </w:p>
        </w:tc>
        <w:tc>
          <w:tcPr>
            <w:tcW w:w="650" w:type="dxa"/>
          </w:tcPr>
          <w:p w14:paraId="5BBBF257" w14:textId="77777777" w:rsidR="009326A6" w:rsidRDefault="00D058EB">
            <w:pPr>
              <w:spacing w:before="10" w:after="10"/>
              <w:jc w:val="right"/>
            </w:pPr>
            <w:r>
              <w:rPr>
                <w:sz w:val="16"/>
              </w:rPr>
              <w:t>$10.92</w:t>
            </w:r>
          </w:p>
        </w:tc>
        <w:tc>
          <w:tcPr>
            <w:tcW w:w="650" w:type="dxa"/>
          </w:tcPr>
          <w:p w14:paraId="544CCF77" w14:textId="77777777" w:rsidR="009326A6" w:rsidRDefault="00D058EB">
            <w:pPr>
              <w:spacing w:before="10" w:after="10"/>
              <w:jc w:val="right"/>
            </w:pPr>
            <w:r>
              <w:rPr>
                <w:sz w:val="16"/>
              </w:rPr>
              <w:t>80</w:t>
            </w:r>
          </w:p>
        </w:tc>
        <w:tc>
          <w:tcPr>
            <w:tcW w:w="550" w:type="dxa"/>
          </w:tcPr>
          <w:p w14:paraId="21BFFC99" w14:textId="77777777" w:rsidR="009326A6" w:rsidRDefault="00D058EB">
            <w:pPr>
              <w:spacing w:before="10" w:after="10"/>
              <w:jc w:val="right"/>
            </w:pPr>
            <w:r>
              <w:rPr>
                <w:sz w:val="16"/>
              </w:rPr>
              <w:t>0.1</w:t>
            </w:r>
          </w:p>
        </w:tc>
        <w:tc>
          <w:tcPr>
            <w:tcW w:w="700" w:type="dxa"/>
          </w:tcPr>
          <w:p w14:paraId="5D4A306E" w14:textId="77777777" w:rsidR="009326A6" w:rsidRDefault="00D058EB">
            <w:pPr>
              <w:spacing w:before="10" w:after="10"/>
              <w:jc w:val="right"/>
            </w:pPr>
            <w:r>
              <w:rPr>
                <w:sz w:val="16"/>
              </w:rPr>
              <w:t>$1.50</w:t>
            </w:r>
          </w:p>
        </w:tc>
        <w:tc>
          <w:tcPr>
            <w:tcW w:w="750" w:type="dxa"/>
          </w:tcPr>
          <w:p w14:paraId="0230C44E" w14:textId="77777777" w:rsidR="009326A6" w:rsidRDefault="00D058EB">
            <w:pPr>
              <w:spacing w:before="10" w:after="10"/>
              <w:jc w:val="right"/>
            </w:pPr>
            <w:r>
              <w:rPr>
                <w:sz w:val="16"/>
              </w:rPr>
              <w:t>$0.110</w:t>
            </w:r>
          </w:p>
        </w:tc>
      </w:tr>
      <w:tr w:rsidR="009326A6" w14:paraId="12CD1A84" w14:textId="77777777">
        <w:trPr>
          <w:jc w:val="center"/>
        </w:trPr>
        <w:tc>
          <w:tcPr>
            <w:tcW w:w="1500" w:type="dxa"/>
          </w:tcPr>
          <w:p w14:paraId="079AEE06" w14:textId="77777777" w:rsidR="009326A6" w:rsidRDefault="00D058EB">
            <w:pPr>
              <w:spacing w:before="10" w:after="10"/>
            </w:pPr>
            <w:r>
              <w:rPr>
                <w:sz w:val="16"/>
              </w:rPr>
              <w:t>Portugal</w:t>
            </w:r>
          </w:p>
        </w:tc>
        <w:tc>
          <w:tcPr>
            <w:tcW w:w="650" w:type="dxa"/>
          </w:tcPr>
          <w:p w14:paraId="5DAA138D" w14:textId="77777777" w:rsidR="009326A6" w:rsidRDefault="00D058EB">
            <w:pPr>
              <w:spacing w:before="10" w:after="10"/>
            </w:pPr>
            <w:r>
              <w:rPr>
                <w:sz w:val="16"/>
              </w:rPr>
              <w:t>$0.109</w:t>
            </w:r>
          </w:p>
        </w:tc>
        <w:tc>
          <w:tcPr>
            <w:tcW w:w="550" w:type="dxa"/>
          </w:tcPr>
          <w:p w14:paraId="60BCEAFA" w14:textId="77777777" w:rsidR="009326A6" w:rsidRDefault="00D058EB">
            <w:pPr>
              <w:spacing w:before="10" w:after="10"/>
              <w:jc w:val="right"/>
            </w:pPr>
            <w:r>
              <w:rPr>
                <w:sz w:val="16"/>
              </w:rPr>
              <w:t>22.9</w:t>
            </w:r>
          </w:p>
        </w:tc>
        <w:tc>
          <w:tcPr>
            <w:tcW w:w="500" w:type="dxa"/>
          </w:tcPr>
          <w:p w14:paraId="4A8F6218" w14:textId="77777777" w:rsidR="009326A6" w:rsidRDefault="00D058EB">
            <w:pPr>
              <w:spacing w:before="10" w:after="10"/>
              <w:jc w:val="right"/>
            </w:pPr>
            <w:r>
              <w:rPr>
                <w:sz w:val="16"/>
              </w:rPr>
              <w:t>1.20</w:t>
            </w:r>
          </w:p>
        </w:tc>
        <w:tc>
          <w:tcPr>
            <w:tcW w:w="650" w:type="dxa"/>
          </w:tcPr>
          <w:p w14:paraId="79B3146C" w14:textId="77777777" w:rsidR="009326A6" w:rsidRDefault="00D058EB">
            <w:pPr>
              <w:spacing w:before="10" w:after="10"/>
              <w:jc w:val="right"/>
            </w:pPr>
            <w:r>
              <w:rPr>
                <w:sz w:val="16"/>
              </w:rPr>
              <w:t>$10.25</w:t>
            </w:r>
          </w:p>
        </w:tc>
        <w:tc>
          <w:tcPr>
            <w:tcW w:w="650" w:type="dxa"/>
          </w:tcPr>
          <w:p w14:paraId="66236E0A" w14:textId="77777777" w:rsidR="009326A6" w:rsidRDefault="00D058EB">
            <w:pPr>
              <w:spacing w:before="10" w:after="10"/>
              <w:jc w:val="right"/>
            </w:pPr>
            <w:r>
              <w:rPr>
                <w:sz w:val="16"/>
              </w:rPr>
              <w:t>100</w:t>
            </w:r>
          </w:p>
        </w:tc>
        <w:tc>
          <w:tcPr>
            <w:tcW w:w="550" w:type="dxa"/>
          </w:tcPr>
          <w:p w14:paraId="78416ABE" w14:textId="77777777" w:rsidR="009326A6" w:rsidRDefault="00D058EB">
            <w:pPr>
              <w:spacing w:before="10" w:after="10"/>
              <w:jc w:val="right"/>
            </w:pPr>
            <w:r>
              <w:rPr>
                <w:sz w:val="16"/>
              </w:rPr>
              <w:t>0.1</w:t>
            </w:r>
          </w:p>
        </w:tc>
        <w:tc>
          <w:tcPr>
            <w:tcW w:w="700" w:type="dxa"/>
          </w:tcPr>
          <w:p w14:paraId="00A8F78F" w14:textId="77777777" w:rsidR="009326A6" w:rsidRDefault="00D058EB">
            <w:pPr>
              <w:spacing w:before="10" w:after="10"/>
              <w:jc w:val="right"/>
            </w:pPr>
            <w:r>
              <w:rPr>
                <w:sz w:val="16"/>
              </w:rPr>
              <w:t>$1.50</w:t>
            </w:r>
          </w:p>
        </w:tc>
        <w:tc>
          <w:tcPr>
            <w:tcW w:w="750" w:type="dxa"/>
          </w:tcPr>
          <w:p w14:paraId="6D2DD83A" w14:textId="77777777" w:rsidR="009326A6" w:rsidRDefault="00D058EB">
            <w:pPr>
              <w:spacing w:before="10" w:after="10"/>
              <w:jc w:val="right"/>
            </w:pPr>
            <w:r>
              <w:rPr>
                <w:sz w:val="16"/>
              </w:rPr>
              <w:t>$0.109</w:t>
            </w:r>
          </w:p>
        </w:tc>
      </w:tr>
      <w:tr w:rsidR="009326A6" w14:paraId="443C2D8D" w14:textId="77777777">
        <w:trPr>
          <w:jc w:val="center"/>
        </w:trPr>
        <w:tc>
          <w:tcPr>
            <w:tcW w:w="1500" w:type="dxa"/>
          </w:tcPr>
          <w:p w14:paraId="617EF91E" w14:textId="77777777" w:rsidR="009326A6" w:rsidRDefault="00D058EB">
            <w:pPr>
              <w:spacing w:before="10" w:after="10"/>
            </w:pPr>
            <w:r>
              <w:rPr>
                <w:sz w:val="16"/>
              </w:rPr>
              <w:t>Malta</w:t>
            </w:r>
          </w:p>
        </w:tc>
        <w:tc>
          <w:tcPr>
            <w:tcW w:w="650" w:type="dxa"/>
          </w:tcPr>
          <w:p w14:paraId="5F27D275" w14:textId="77777777" w:rsidR="009326A6" w:rsidRDefault="00D058EB">
            <w:pPr>
              <w:spacing w:before="10" w:after="10"/>
            </w:pPr>
            <w:r>
              <w:rPr>
                <w:sz w:val="16"/>
              </w:rPr>
              <w:t>$0.111</w:t>
            </w:r>
          </w:p>
        </w:tc>
        <w:tc>
          <w:tcPr>
            <w:tcW w:w="550" w:type="dxa"/>
          </w:tcPr>
          <w:p w14:paraId="15C1B530" w14:textId="77777777" w:rsidR="009326A6" w:rsidRDefault="00D058EB">
            <w:pPr>
              <w:spacing w:before="10" w:after="10"/>
              <w:jc w:val="right"/>
            </w:pPr>
            <w:r>
              <w:rPr>
                <w:sz w:val="16"/>
              </w:rPr>
              <w:t>27.0</w:t>
            </w:r>
          </w:p>
        </w:tc>
        <w:tc>
          <w:tcPr>
            <w:tcW w:w="500" w:type="dxa"/>
          </w:tcPr>
          <w:p w14:paraId="4350AE61" w14:textId="77777777" w:rsidR="009326A6" w:rsidRDefault="00D058EB">
            <w:pPr>
              <w:spacing w:before="10" w:after="10"/>
              <w:jc w:val="right"/>
            </w:pPr>
            <w:r>
              <w:rPr>
                <w:sz w:val="16"/>
              </w:rPr>
              <w:t>1.26</w:t>
            </w:r>
          </w:p>
        </w:tc>
        <w:tc>
          <w:tcPr>
            <w:tcW w:w="650" w:type="dxa"/>
          </w:tcPr>
          <w:p w14:paraId="093EA512" w14:textId="77777777" w:rsidR="009326A6" w:rsidRDefault="00D058EB">
            <w:pPr>
              <w:spacing w:before="10" w:after="10"/>
              <w:jc w:val="right"/>
            </w:pPr>
            <w:r>
              <w:rPr>
                <w:sz w:val="16"/>
              </w:rPr>
              <w:t>$9.40</w:t>
            </w:r>
          </w:p>
        </w:tc>
        <w:tc>
          <w:tcPr>
            <w:tcW w:w="650" w:type="dxa"/>
          </w:tcPr>
          <w:p w14:paraId="434F513F" w14:textId="77777777" w:rsidR="009326A6" w:rsidRDefault="00D058EB">
            <w:pPr>
              <w:spacing w:before="10" w:after="10"/>
              <w:jc w:val="right"/>
            </w:pPr>
            <w:r>
              <w:rPr>
                <w:sz w:val="16"/>
              </w:rPr>
              <w:t>20</w:t>
            </w:r>
          </w:p>
        </w:tc>
        <w:tc>
          <w:tcPr>
            <w:tcW w:w="550" w:type="dxa"/>
          </w:tcPr>
          <w:p w14:paraId="54ECB015" w14:textId="77777777" w:rsidR="009326A6" w:rsidRDefault="00D058EB">
            <w:pPr>
              <w:spacing w:before="10" w:after="10"/>
              <w:jc w:val="right"/>
            </w:pPr>
            <w:r>
              <w:rPr>
                <w:sz w:val="16"/>
              </w:rPr>
              <w:t>0.0</w:t>
            </w:r>
          </w:p>
        </w:tc>
        <w:tc>
          <w:tcPr>
            <w:tcW w:w="700" w:type="dxa"/>
          </w:tcPr>
          <w:p w14:paraId="172BF970" w14:textId="77777777" w:rsidR="009326A6" w:rsidRDefault="00D058EB">
            <w:pPr>
              <w:spacing w:before="10" w:after="10"/>
              <w:jc w:val="right"/>
            </w:pPr>
            <w:r>
              <w:rPr>
                <w:sz w:val="16"/>
              </w:rPr>
              <w:t>$1.51</w:t>
            </w:r>
          </w:p>
        </w:tc>
        <w:tc>
          <w:tcPr>
            <w:tcW w:w="750" w:type="dxa"/>
          </w:tcPr>
          <w:p w14:paraId="0D0CEF12" w14:textId="77777777" w:rsidR="009326A6" w:rsidRDefault="00D058EB">
            <w:pPr>
              <w:spacing w:before="10" w:after="10"/>
              <w:jc w:val="right"/>
            </w:pPr>
            <w:r>
              <w:rPr>
                <w:sz w:val="16"/>
              </w:rPr>
              <w:t>$0.111</w:t>
            </w:r>
          </w:p>
        </w:tc>
      </w:tr>
      <w:tr w:rsidR="009326A6" w14:paraId="5CF1CD6D" w14:textId="77777777">
        <w:trPr>
          <w:jc w:val="center"/>
        </w:trPr>
        <w:tc>
          <w:tcPr>
            <w:tcW w:w="1500" w:type="dxa"/>
          </w:tcPr>
          <w:p w14:paraId="53AC53E9" w14:textId="77777777" w:rsidR="009326A6" w:rsidRDefault="00D058EB">
            <w:pPr>
              <w:spacing w:before="10" w:after="10"/>
            </w:pPr>
            <w:r>
              <w:rPr>
                <w:sz w:val="16"/>
              </w:rPr>
              <w:t>Malaysia</w:t>
            </w:r>
          </w:p>
        </w:tc>
        <w:tc>
          <w:tcPr>
            <w:tcW w:w="650" w:type="dxa"/>
          </w:tcPr>
          <w:p w14:paraId="151BFBBF" w14:textId="77777777" w:rsidR="009326A6" w:rsidRDefault="00D058EB">
            <w:pPr>
              <w:spacing w:before="10" w:after="10"/>
            </w:pPr>
            <w:r>
              <w:rPr>
                <w:sz w:val="16"/>
              </w:rPr>
              <w:t>$0.099</w:t>
            </w:r>
          </w:p>
        </w:tc>
        <w:tc>
          <w:tcPr>
            <w:tcW w:w="550" w:type="dxa"/>
          </w:tcPr>
          <w:p w14:paraId="6D9589A7" w14:textId="77777777" w:rsidR="009326A6" w:rsidRDefault="00D058EB">
            <w:pPr>
              <w:spacing w:before="10" w:after="10"/>
              <w:jc w:val="right"/>
            </w:pPr>
            <w:r>
              <w:rPr>
                <w:sz w:val="16"/>
              </w:rPr>
              <w:t>26.9</w:t>
            </w:r>
          </w:p>
        </w:tc>
        <w:tc>
          <w:tcPr>
            <w:tcW w:w="500" w:type="dxa"/>
          </w:tcPr>
          <w:p w14:paraId="1CCEBF82" w14:textId="77777777" w:rsidR="009326A6" w:rsidRDefault="00D058EB">
            <w:pPr>
              <w:spacing w:before="10" w:after="10"/>
              <w:jc w:val="right"/>
            </w:pPr>
            <w:r>
              <w:rPr>
                <w:sz w:val="16"/>
              </w:rPr>
              <w:t>1.26</w:t>
            </w:r>
          </w:p>
        </w:tc>
        <w:tc>
          <w:tcPr>
            <w:tcW w:w="650" w:type="dxa"/>
          </w:tcPr>
          <w:p w14:paraId="4295B12C" w14:textId="77777777" w:rsidR="009326A6" w:rsidRDefault="00D058EB">
            <w:pPr>
              <w:spacing w:before="10" w:after="10"/>
              <w:jc w:val="right"/>
            </w:pPr>
            <w:r>
              <w:rPr>
                <w:sz w:val="16"/>
              </w:rPr>
              <w:t>$11.37</w:t>
            </w:r>
          </w:p>
        </w:tc>
        <w:tc>
          <w:tcPr>
            <w:tcW w:w="650" w:type="dxa"/>
          </w:tcPr>
          <w:p w14:paraId="03BAC1C0" w14:textId="77777777" w:rsidR="009326A6" w:rsidRDefault="00D058EB">
            <w:pPr>
              <w:spacing w:before="10" w:after="10"/>
              <w:jc w:val="right"/>
            </w:pPr>
            <w:r>
              <w:rPr>
                <w:sz w:val="16"/>
              </w:rPr>
              <w:t>500</w:t>
            </w:r>
          </w:p>
        </w:tc>
        <w:tc>
          <w:tcPr>
            <w:tcW w:w="550" w:type="dxa"/>
          </w:tcPr>
          <w:p w14:paraId="2EA79148" w14:textId="77777777" w:rsidR="009326A6" w:rsidRDefault="00D058EB">
            <w:pPr>
              <w:spacing w:before="10" w:after="10"/>
              <w:jc w:val="right"/>
            </w:pPr>
            <w:r>
              <w:rPr>
                <w:sz w:val="16"/>
              </w:rPr>
              <w:t>0.4</w:t>
            </w:r>
          </w:p>
        </w:tc>
        <w:tc>
          <w:tcPr>
            <w:tcW w:w="700" w:type="dxa"/>
          </w:tcPr>
          <w:p w14:paraId="6D7D4946" w14:textId="77777777" w:rsidR="009326A6" w:rsidRDefault="00D058EB">
            <w:pPr>
              <w:spacing w:before="10" w:after="10"/>
              <w:jc w:val="right"/>
            </w:pPr>
            <w:r>
              <w:rPr>
                <w:sz w:val="16"/>
              </w:rPr>
              <w:t>$1.51</w:t>
            </w:r>
          </w:p>
        </w:tc>
        <w:tc>
          <w:tcPr>
            <w:tcW w:w="750" w:type="dxa"/>
          </w:tcPr>
          <w:p w14:paraId="7A7105A0" w14:textId="77777777" w:rsidR="009326A6" w:rsidRDefault="00D058EB">
            <w:pPr>
              <w:spacing w:before="10" w:after="10"/>
              <w:jc w:val="right"/>
            </w:pPr>
            <w:r>
              <w:rPr>
                <w:sz w:val="16"/>
              </w:rPr>
              <w:t>$0.099</w:t>
            </w:r>
          </w:p>
        </w:tc>
      </w:tr>
      <w:tr w:rsidR="009326A6" w14:paraId="3D171C82" w14:textId="77777777">
        <w:trPr>
          <w:jc w:val="center"/>
        </w:trPr>
        <w:tc>
          <w:tcPr>
            <w:tcW w:w="1500" w:type="dxa"/>
          </w:tcPr>
          <w:p w14:paraId="4362A3A4" w14:textId="77777777" w:rsidR="009326A6" w:rsidRDefault="00D058EB">
            <w:pPr>
              <w:spacing w:before="10" w:after="10"/>
            </w:pPr>
            <w:r>
              <w:rPr>
                <w:sz w:val="16"/>
              </w:rPr>
              <w:t>Philippines</w:t>
            </w:r>
          </w:p>
        </w:tc>
        <w:tc>
          <w:tcPr>
            <w:tcW w:w="650" w:type="dxa"/>
          </w:tcPr>
          <w:p w14:paraId="3A2CAAA3" w14:textId="77777777" w:rsidR="009326A6" w:rsidRDefault="00D058EB">
            <w:pPr>
              <w:spacing w:before="10" w:after="10"/>
            </w:pPr>
            <w:r>
              <w:rPr>
                <w:sz w:val="16"/>
              </w:rPr>
              <w:t>$0.115</w:t>
            </w:r>
          </w:p>
        </w:tc>
        <w:tc>
          <w:tcPr>
            <w:tcW w:w="550" w:type="dxa"/>
          </w:tcPr>
          <w:p w14:paraId="5E9B03CF" w14:textId="77777777" w:rsidR="009326A6" w:rsidRDefault="00D058EB">
            <w:pPr>
              <w:spacing w:before="10" w:after="10"/>
              <w:jc w:val="right"/>
            </w:pPr>
            <w:r>
              <w:rPr>
                <w:sz w:val="16"/>
              </w:rPr>
              <w:t>27.8</w:t>
            </w:r>
          </w:p>
        </w:tc>
        <w:tc>
          <w:tcPr>
            <w:tcW w:w="500" w:type="dxa"/>
          </w:tcPr>
          <w:p w14:paraId="7BEDF8CF" w14:textId="77777777" w:rsidR="009326A6" w:rsidRDefault="00D058EB">
            <w:pPr>
              <w:spacing w:before="10" w:after="10"/>
              <w:jc w:val="right"/>
            </w:pPr>
            <w:r>
              <w:rPr>
                <w:sz w:val="16"/>
              </w:rPr>
              <w:t>1.27</w:t>
            </w:r>
          </w:p>
        </w:tc>
        <w:tc>
          <w:tcPr>
            <w:tcW w:w="650" w:type="dxa"/>
          </w:tcPr>
          <w:p w14:paraId="736F0A84" w14:textId="77777777" w:rsidR="009326A6" w:rsidRDefault="00D058EB">
            <w:pPr>
              <w:spacing w:before="10" w:after="10"/>
              <w:jc w:val="right"/>
            </w:pPr>
            <w:r>
              <w:rPr>
                <w:sz w:val="16"/>
              </w:rPr>
              <w:t>$8.80</w:t>
            </w:r>
          </w:p>
        </w:tc>
        <w:tc>
          <w:tcPr>
            <w:tcW w:w="650" w:type="dxa"/>
          </w:tcPr>
          <w:p w14:paraId="05F36AC2" w14:textId="77777777" w:rsidR="009326A6" w:rsidRDefault="00D058EB">
            <w:pPr>
              <w:spacing w:before="10" w:after="10"/>
              <w:jc w:val="right"/>
            </w:pPr>
            <w:r>
              <w:rPr>
                <w:sz w:val="16"/>
              </w:rPr>
              <w:t>200</w:t>
            </w:r>
          </w:p>
        </w:tc>
        <w:tc>
          <w:tcPr>
            <w:tcW w:w="550" w:type="dxa"/>
          </w:tcPr>
          <w:p w14:paraId="6653513E" w14:textId="77777777" w:rsidR="009326A6" w:rsidRDefault="00D058EB">
            <w:pPr>
              <w:spacing w:before="10" w:after="10"/>
              <w:jc w:val="right"/>
            </w:pPr>
            <w:r>
              <w:rPr>
                <w:sz w:val="16"/>
              </w:rPr>
              <w:t>0.2</w:t>
            </w:r>
          </w:p>
        </w:tc>
        <w:tc>
          <w:tcPr>
            <w:tcW w:w="700" w:type="dxa"/>
          </w:tcPr>
          <w:p w14:paraId="25609D47" w14:textId="77777777" w:rsidR="009326A6" w:rsidRDefault="00D058EB">
            <w:pPr>
              <w:spacing w:before="10" w:after="10"/>
              <w:jc w:val="right"/>
            </w:pPr>
            <w:r>
              <w:rPr>
                <w:sz w:val="16"/>
              </w:rPr>
              <w:t>$1.51</w:t>
            </w:r>
          </w:p>
        </w:tc>
        <w:tc>
          <w:tcPr>
            <w:tcW w:w="750" w:type="dxa"/>
          </w:tcPr>
          <w:p w14:paraId="067E79E6" w14:textId="77777777" w:rsidR="009326A6" w:rsidRDefault="00D058EB">
            <w:pPr>
              <w:spacing w:before="10" w:after="10"/>
              <w:jc w:val="right"/>
            </w:pPr>
            <w:r>
              <w:rPr>
                <w:sz w:val="16"/>
              </w:rPr>
              <w:t>$0.115</w:t>
            </w:r>
          </w:p>
        </w:tc>
      </w:tr>
      <w:tr w:rsidR="009326A6" w14:paraId="68D9AEE7" w14:textId="77777777">
        <w:trPr>
          <w:jc w:val="center"/>
        </w:trPr>
        <w:tc>
          <w:tcPr>
            <w:tcW w:w="1500" w:type="dxa"/>
          </w:tcPr>
          <w:p w14:paraId="3AAD8AA8" w14:textId="77777777" w:rsidR="009326A6" w:rsidRDefault="00D058EB">
            <w:pPr>
              <w:spacing w:before="10" w:after="10"/>
            </w:pPr>
            <w:r>
              <w:rPr>
                <w:sz w:val="16"/>
              </w:rPr>
              <w:t>Israel</w:t>
            </w:r>
          </w:p>
        </w:tc>
        <w:tc>
          <w:tcPr>
            <w:tcW w:w="650" w:type="dxa"/>
          </w:tcPr>
          <w:p w14:paraId="2EAD2A4C" w14:textId="77777777" w:rsidR="009326A6" w:rsidRDefault="00D058EB">
            <w:pPr>
              <w:spacing w:before="10" w:after="10"/>
            </w:pPr>
            <w:r>
              <w:rPr>
                <w:sz w:val="16"/>
              </w:rPr>
              <w:t>$0.108</w:t>
            </w:r>
          </w:p>
        </w:tc>
        <w:tc>
          <w:tcPr>
            <w:tcW w:w="550" w:type="dxa"/>
          </w:tcPr>
          <w:p w14:paraId="443C623A" w14:textId="77777777" w:rsidR="009326A6" w:rsidRDefault="00D058EB">
            <w:pPr>
              <w:spacing w:before="10" w:after="10"/>
              <w:jc w:val="right"/>
            </w:pPr>
            <w:r>
              <w:rPr>
                <w:sz w:val="16"/>
              </w:rPr>
              <w:t>28.2</w:t>
            </w:r>
          </w:p>
        </w:tc>
        <w:tc>
          <w:tcPr>
            <w:tcW w:w="500" w:type="dxa"/>
          </w:tcPr>
          <w:p w14:paraId="5B9122E3" w14:textId="77777777" w:rsidR="009326A6" w:rsidRDefault="00D058EB">
            <w:pPr>
              <w:spacing w:before="10" w:after="10"/>
              <w:jc w:val="right"/>
            </w:pPr>
            <w:r>
              <w:rPr>
                <w:sz w:val="16"/>
              </w:rPr>
              <w:t>1.28</w:t>
            </w:r>
          </w:p>
        </w:tc>
        <w:tc>
          <w:tcPr>
            <w:tcW w:w="650" w:type="dxa"/>
          </w:tcPr>
          <w:p w14:paraId="69F433CE" w14:textId="77777777" w:rsidR="009326A6" w:rsidRDefault="00D058EB">
            <w:pPr>
              <w:spacing w:before="10" w:after="10"/>
              <w:jc w:val="right"/>
            </w:pPr>
            <w:r>
              <w:rPr>
                <w:sz w:val="16"/>
              </w:rPr>
              <w:t>$10.09</w:t>
            </w:r>
          </w:p>
        </w:tc>
        <w:tc>
          <w:tcPr>
            <w:tcW w:w="650" w:type="dxa"/>
          </w:tcPr>
          <w:p w14:paraId="587461C4" w14:textId="77777777" w:rsidR="009326A6" w:rsidRDefault="00D058EB">
            <w:pPr>
              <w:spacing w:before="10" w:after="10"/>
              <w:jc w:val="right"/>
            </w:pPr>
            <w:r>
              <w:rPr>
                <w:sz w:val="16"/>
              </w:rPr>
              <w:t>300</w:t>
            </w:r>
          </w:p>
        </w:tc>
        <w:tc>
          <w:tcPr>
            <w:tcW w:w="550" w:type="dxa"/>
          </w:tcPr>
          <w:p w14:paraId="03D786AE" w14:textId="77777777" w:rsidR="009326A6" w:rsidRDefault="00D058EB">
            <w:pPr>
              <w:spacing w:before="10" w:after="10"/>
              <w:jc w:val="right"/>
            </w:pPr>
            <w:r>
              <w:rPr>
                <w:sz w:val="16"/>
              </w:rPr>
              <w:t>0.2</w:t>
            </w:r>
          </w:p>
        </w:tc>
        <w:tc>
          <w:tcPr>
            <w:tcW w:w="700" w:type="dxa"/>
          </w:tcPr>
          <w:p w14:paraId="7E5678F4" w14:textId="77777777" w:rsidR="009326A6" w:rsidRDefault="00D058EB">
            <w:pPr>
              <w:spacing w:before="10" w:after="10"/>
              <w:jc w:val="right"/>
            </w:pPr>
            <w:r>
              <w:rPr>
                <w:sz w:val="16"/>
              </w:rPr>
              <w:t>$1.51</w:t>
            </w:r>
          </w:p>
        </w:tc>
        <w:tc>
          <w:tcPr>
            <w:tcW w:w="750" w:type="dxa"/>
          </w:tcPr>
          <w:p w14:paraId="566B2E3D" w14:textId="77777777" w:rsidR="009326A6" w:rsidRDefault="00D058EB">
            <w:pPr>
              <w:spacing w:before="10" w:after="10"/>
              <w:jc w:val="right"/>
            </w:pPr>
            <w:r>
              <w:rPr>
                <w:sz w:val="16"/>
              </w:rPr>
              <w:t>$0.108</w:t>
            </w:r>
          </w:p>
        </w:tc>
      </w:tr>
      <w:tr w:rsidR="009326A6" w14:paraId="2B6E270F" w14:textId="77777777">
        <w:trPr>
          <w:jc w:val="center"/>
        </w:trPr>
        <w:tc>
          <w:tcPr>
            <w:tcW w:w="1500" w:type="dxa"/>
          </w:tcPr>
          <w:p w14:paraId="0217BE78" w14:textId="77777777" w:rsidR="009326A6" w:rsidRDefault="00D058EB">
            <w:pPr>
              <w:spacing w:before="10" w:after="10"/>
            </w:pPr>
            <w:r>
              <w:rPr>
                <w:sz w:val="16"/>
              </w:rPr>
              <w:t>Spain</w:t>
            </w:r>
          </w:p>
        </w:tc>
        <w:tc>
          <w:tcPr>
            <w:tcW w:w="650" w:type="dxa"/>
          </w:tcPr>
          <w:p w14:paraId="63F2C04F" w14:textId="77777777" w:rsidR="009326A6" w:rsidRDefault="00D058EB">
            <w:pPr>
              <w:spacing w:before="10" w:after="10"/>
            </w:pPr>
            <w:r>
              <w:rPr>
                <w:sz w:val="16"/>
              </w:rPr>
              <w:t>$0.113</w:t>
            </w:r>
          </w:p>
        </w:tc>
        <w:tc>
          <w:tcPr>
            <w:tcW w:w="550" w:type="dxa"/>
          </w:tcPr>
          <w:p w14:paraId="72C871D0" w14:textId="77777777" w:rsidR="009326A6" w:rsidRDefault="00D058EB">
            <w:pPr>
              <w:spacing w:before="10" w:after="10"/>
              <w:jc w:val="right"/>
            </w:pPr>
            <w:r>
              <w:rPr>
                <w:sz w:val="16"/>
              </w:rPr>
              <w:t>24.9</w:t>
            </w:r>
          </w:p>
        </w:tc>
        <w:tc>
          <w:tcPr>
            <w:tcW w:w="500" w:type="dxa"/>
          </w:tcPr>
          <w:p w14:paraId="0EC3249D" w14:textId="77777777" w:rsidR="009326A6" w:rsidRDefault="00D058EB">
            <w:pPr>
              <w:spacing w:before="10" w:after="10"/>
              <w:jc w:val="right"/>
            </w:pPr>
            <w:r>
              <w:rPr>
                <w:sz w:val="16"/>
              </w:rPr>
              <w:t>1.23</w:t>
            </w:r>
          </w:p>
        </w:tc>
        <w:tc>
          <w:tcPr>
            <w:tcW w:w="650" w:type="dxa"/>
          </w:tcPr>
          <w:p w14:paraId="6F604BD0" w14:textId="77777777" w:rsidR="009326A6" w:rsidRDefault="00D058EB">
            <w:pPr>
              <w:spacing w:before="10" w:after="10"/>
              <w:jc w:val="right"/>
            </w:pPr>
            <w:r>
              <w:rPr>
                <w:sz w:val="16"/>
              </w:rPr>
              <w:t>$10.04</w:t>
            </w:r>
          </w:p>
        </w:tc>
        <w:tc>
          <w:tcPr>
            <w:tcW w:w="650" w:type="dxa"/>
          </w:tcPr>
          <w:p w14:paraId="5C494DEB" w14:textId="77777777" w:rsidR="009326A6" w:rsidRDefault="00D058EB">
            <w:pPr>
              <w:spacing w:before="10" w:after="10"/>
              <w:jc w:val="right"/>
            </w:pPr>
            <w:r>
              <w:rPr>
                <w:sz w:val="16"/>
              </w:rPr>
              <w:t>720</w:t>
            </w:r>
          </w:p>
        </w:tc>
        <w:tc>
          <w:tcPr>
            <w:tcW w:w="550" w:type="dxa"/>
          </w:tcPr>
          <w:p w14:paraId="033F04D2" w14:textId="77777777" w:rsidR="009326A6" w:rsidRDefault="00D058EB">
            <w:pPr>
              <w:spacing w:before="10" w:after="10"/>
              <w:jc w:val="right"/>
            </w:pPr>
            <w:r>
              <w:rPr>
                <w:sz w:val="16"/>
              </w:rPr>
              <w:t>0.6</w:t>
            </w:r>
          </w:p>
        </w:tc>
        <w:tc>
          <w:tcPr>
            <w:tcW w:w="700" w:type="dxa"/>
          </w:tcPr>
          <w:p w14:paraId="23A8949A" w14:textId="77777777" w:rsidR="009326A6" w:rsidRDefault="00D058EB">
            <w:pPr>
              <w:spacing w:before="10" w:after="10"/>
              <w:jc w:val="right"/>
            </w:pPr>
            <w:r>
              <w:rPr>
                <w:sz w:val="16"/>
              </w:rPr>
              <w:t>$1.51</w:t>
            </w:r>
          </w:p>
        </w:tc>
        <w:tc>
          <w:tcPr>
            <w:tcW w:w="750" w:type="dxa"/>
          </w:tcPr>
          <w:p w14:paraId="1559A726" w14:textId="77777777" w:rsidR="009326A6" w:rsidRDefault="00D058EB">
            <w:pPr>
              <w:spacing w:before="10" w:after="10"/>
              <w:jc w:val="right"/>
            </w:pPr>
            <w:r>
              <w:rPr>
                <w:sz w:val="16"/>
              </w:rPr>
              <w:t>$0.113</w:t>
            </w:r>
          </w:p>
        </w:tc>
      </w:tr>
      <w:tr w:rsidR="009326A6" w14:paraId="55F60262" w14:textId="77777777">
        <w:trPr>
          <w:jc w:val="center"/>
        </w:trPr>
        <w:tc>
          <w:tcPr>
            <w:tcW w:w="1500" w:type="dxa"/>
          </w:tcPr>
          <w:p w14:paraId="3BDD4483" w14:textId="77777777" w:rsidR="009326A6" w:rsidRDefault="00D058EB">
            <w:pPr>
              <w:spacing w:before="10" w:after="10"/>
            </w:pPr>
            <w:r>
              <w:rPr>
                <w:sz w:val="16"/>
              </w:rPr>
              <w:t>Thailand</w:t>
            </w:r>
          </w:p>
        </w:tc>
        <w:tc>
          <w:tcPr>
            <w:tcW w:w="650" w:type="dxa"/>
          </w:tcPr>
          <w:p w14:paraId="329A3C2B" w14:textId="77777777" w:rsidR="009326A6" w:rsidRDefault="00D058EB">
            <w:pPr>
              <w:spacing w:before="10" w:after="10"/>
            </w:pPr>
            <w:r>
              <w:rPr>
                <w:sz w:val="16"/>
              </w:rPr>
              <w:t>$0.108</w:t>
            </w:r>
          </w:p>
        </w:tc>
        <w:tc>
          <w:tcPr>
            <w:tcW w:w="550" w:type="dxa"/>
          </w:tcPr>
          <w:p w14:paraId="62030AA5" w14:textId="77777777" w:rsidR="009326A6" w:rsidRDefault="00D058EB">
            <w:pPr>
              <w:spacing w:before="10" w:after="10"/>
              <w:jc w:val="right"/>
            </w:pPr>
            <w:r>
              <w:rPr>
                <w:sz w:val="16"/>
              </w:rPr>
              <w:t>29.3</w:t>
            </w:r>
          </w:p>
        </w:tc>
        <w:tc>
          <w:tcPr>
            <w:tcW w:w="500" w:type="dxa"/>
          </w:tcPr>
          <w:p w14:paraId="29BC51A8" w14:textId="77777777" w:rsidR="009326A6" w:rsidRDefault="00D058EB">
            <w:pPr>
              <w:spacing w:before="10" w:after="10"/>
              <w:jc w:val="right"/>
            </w:pPr>
            <w:r>
              <w:rPr>
                <w:sz w:val="16"/>
              </w:rPr>
              <w:t>1.29</w:t>
            </w:r>
          </w:p>
        </w:tc>
        <w:tc>
          <w:tcPr>
            <w:tcW w:w="650" w:type="dxa"/>
          </w:tcPr>
          <w:p w14:paraId="38955B38" w14:textId="77777777" w:rsidR="009326A6" w:rsidRDefault="00D058EB">
            <w:pPr>
              <w:spacing w:before="10" w:after="10"/>
              <w:jc w:val="right"/>
            </w:pPr>
            <w:r>
              <w:rPr>
                <w:sz w:val="16"/>
              </w:rPr>
              <w:t>$10.03</w:t>
            </w:r>
          </w:p>
        </w:tc>
        <w:tc>
          <w:tcPr>
            <w:tcW w:w="650" w:type="dxa"/>
          </w:tcPr>
          <w:p w14:paraId="54D94E3B" w14:textId="77777777" w:rsidR="009326A6" w:rsidRDefault="00D058EB">
            <w:pPr>
              <w:spacing w:before="10" w:after="10"/>
              <w:jc w:val="right"/>
            </w:pPr>
            <w:r>
              <w:rPr>
                <w:sz w:val="16"/>
              </w:rPr>
              <w:t>300</w:t>
            </w:r>
          </w:p>
        </w:tc>
        <w:tc>
          <w:tcPr>
            <w:tcW w:w="550" w:type="dxa"/>
          </w:tcPr>
          <w:p w14:paraId="2F9B13F0" w14:textId="77777777" w:rsidR="009326A6" w:rsidRDefault="00D058EB">
            <w:pPr>
              <w:spacing w:before="10" w:after="10"/>
              <w:jc w:val="right"/>
            </w:pPr>
            <w:r>
              <w:rPr>
                <w:sz w:val="16"/>
              </w:rPr>
              <w:t>0.2</w:t>
            </w:r>
          </w:p>
        </w:tc>
        <w:tc>
          <w:tcPr>
            <w:tcW w:w="700" w:type="dxa"/>
          </w:tcPr>
          <w:p w14:paraId="6B58A43E" w14:textId="77777777" w:rsidR="009326A6" w:rsidRDefault="00D058EB">
            <w:pPr>
              <w:spacing w:before="10" w:after="10"/>
              <w:jc w:val="right"/>
            </w:pPr>
            <w:r>
              <w:rPr>
                <w:sz w:val="16"/>
              </w:rPr>
              <w:t>$1.51</w:t>
            </w:r>
          </w:p>
        </w:tc>
        <w:tc>
          <w:tcPr>
            <w:tcW w:w="750" w:type="dxa"/>
          </w:tcPr>
          <w:p w14:paraId="42A1D85B" w14:textId="77777777" w:rsidR="009326A6" w:rsidRDefault="00D058EB">
            <w:pPr>
              <w:spacing w:before="10" w:after="10"/>
              <w:jc w:val="right"/>
            </w:pPr>
            <w:r>
              <w:rPr>
                <w:sz w:val="16"/>
              </w:rPr>
              <w:t>$0.108</w:t>
            </w:r>
          </w:p>
        </w:tc>
      </w:tr>
      <w:tr w:rsidR="009326A6" w14:paraId="78A5A446" w14:textId="77777777">
        <w:trPr>
          <w:jc w:val="center"/>
        </w:trPr>
        <w:tc>
          <w:tcPr>
            <w:tcW w:w="1500" w:type="dxa"/>
          </w:tcPr>
          <w:p w14:paraId="59C655F2" w14:textId="77777777" w:rsidR="009326A6" w:rsidRDefault="00D058EB">
            <w:pPr>
              <w:spacing w:before="10" w:after="10"/>
            </w:pPr>
            <w:r>
              <w:rPr>
                <w:sz w:val="16"/>
              </w:rPr>
              <w:t>Belgium</w:t>
            </w:r>
          </w:p>
        </w:tc>
        <w:tc>
          <w:tcPr>
            <w:tcW w:w="650" w:type="dxa"/>
          </w:tcPr>
          <w:p w14:paraId="28DC17C8" w14:textId="77777777" w:rsidR="009326A6" w:rsidRDefault="00D058EB">
            <w:pPr>
              <w:spacing w:before="10" w:after="10"/>
            </w:pPr>
            <w:r>
              <w:rPr>
                <w:sz w:val="16"/>
              </w:rPr>
              <w:t>$0.125</w:t>
            </w:r>
          </w:p>
        </w:tc>
        <w:tc>
          <w:tcPr>
            <w:tcW w:w="550" w:type="dxa"/>
          </w:tcPr>
          <w:p w14:paraId="1E891898" w14:textId="77777777" w:rsidR="009326A6" w:rsidRDefault="00D058EB">
            <w:pPr>
              <w:spacing w:before="10" w:after="10"/>
              <w:jc w:val="right"/>
            </w:pPr>
            <w:r>
              <w:rPr>
                <w:sz w:val="16"/>
              </w:rPr>
              <w:t>19.0</w:t>
            </w:r>
          </w:p>
        </w:tc>
        <w:tc>
          <w:tcPr>
            <w:tcW w:w="500" w:type="dxa"/>
          </w:tcPr>
          <w:p w14:paraId="0C8136E5" w14:textId="77777777" w:rsidR="009326A6" w:rsidRDefault="00D058EB">
            <w:pPr>
              <w:spacing w:before="10" w:after="10"/>
              <w:jc w:val="right"/>
            </w:pPr>
            <w:r>
              <w:rPr>
                <w:sz w:val="16"/>
              </w:rPr>
              <w:t>1.14</w:t>
            </w:r>
          </w:p>
        </w:tc>
        <w:tc>
          <w:tcPr>
            <w:tcW w:w="650" w:type="dxa"/>
          </w:tcPr>
          <w:p w14:paraId="5423A118" w14:textId="77777777" w:rsidR="009326A6" w:rsidRDefault="00D058EB">
            <w:pPr>
              <w:spacing w:before="10" w:after="10"/>
              <w:jc w:val="right"/>
            </w:pPr>
            <w:r>
              <w:rPr>
                <w:sz w:val="16"/>
              </w:rPr>
              <w:t>$9.97</w:t>
            </w:r>
          </w:p>
        </w:tc>
        <w:tc>
          <w:tcPr>
            <w:tcW w:w="650" w:type="dxa"/>
          </w:tcPr>
          <w:p w14:paraId="75E7EE81" w14:textId="77777777" w:rsidR="009326A6" w:rsidRDefault="00D058EB">
            <w:pPr>
              <w:spacing w:before="10" w:after="10"/>
              <w:jc w:val="right"/>
            </w:pPr>
            <w:r>
              <w:rPr>
                <w:sz w:val="16"/>
              </w:rPr>
              <w:t>400</w:t>
            </w:r>
          </w:p>
        </w:tc>
        <w:tc>
          <w:tcPr>
            <w:tcW w:w="550" w:type="dxa"/>
          </w:tcPr>
          <w:p w14:paraId="5DB5D46E" w14:textId="77777777" w:rsidR="009326A6" w:rsidRDefault="00D058EB">
            <w:pPr>
              <w:spacing w:before="10" w:after="10"/>
              <w:jc w:val="right"/>
            </w:pPr>
            <w:r>
              <w:rPr>
                <w:sz w:val="16"/>
              </w:rPr>
              <w:t>0.3</w:t>
            </w:r>
          </w:p>
        </w:tc>
        <w:tc>
          <w:tcPr>
            <w:tcW w:w="700" w:type="dxa"/>
          </w:tcPr>
          <w:p w14:paraId="23A36CAF" w14:textId="77777777" w:rsidR="009326A6" w:rsidRDefault="00D058EB">
            <w:pPr>
              <w:spacing w:before="10" w:after="10"/>
              <w:jc w:val="right"/>
            </w:pPr>
            <w:r>
              <w:rPr>
                <w:sz w:val="16"/>
              </w:rPr>
              <w:t>$1.51</w:t>
            </w:r>
          </w:p>
        </w:tc>
        <w:tc>
          <w:tcPr>
            <w:tcW w:w="750" w:type="dxa"/>
          </w:tcPr>
          <w:p w14:paraId="4F8D3E8E" w14:textId="77777777" w:rsidR="009326A6" w:rsidRDefault="00D058EB">
            <w:pPr>
              <w:spacing w:before="10" w:after="10"/>
              <w:jc w:val="right"/>
            </w:pPr>
            <w:r>
              <w:rPr>
                <w:sz w:val="16"/>
              </w:rPr>
              <w:t>$0.125</w:t>
            </w:r>
          </w:p>
        </w:tc>
      </w:tr>
      <w:tr w:rsidR="009326A6" w14:paraId="7BCCD348" w14:textId="77777777">
        <w:trPr>
          <w:jc w:val="center"/>
        </w:trPr>
        <w:tc>
          <w:tcPr>
            <w:tcW w:w="1500" w:type="dxa"/>
          </w:tcPr>
          <w:p w14:paraId="059C17B4" w14:textId="77777777" w:rsidR="009326A6" w:rsidRDefault="00D058EB">
            <w:pPr>
              <w:spacing w:before="10" w:after="10"/>
            </w:pPr>
            <w:r>
              <w:rPr>
                <w:sz w:val="16"/>
              </w:rPr>
              <w:t>Serbia</w:t>
            </w:r>
          </w:p>
        </w:tc>
        <w:tc>
          <w:tcPr>
            <w:tcW w:w="650" w:type="dxa"/>
          </w:tcPr>
          <w:p w14:paraId="50461B0C" w14:textId="77777777" w:rsidR="009326A6" w:rsidRDefault="00D058EB">
            <w:pPr>
              <w:spacing w:before="10" w:after="10"/>
            </w:pPr>
            <w:r>
              <w:rPr>
                <w:sz w:val="16"/>
              </w:rPr>
              <w:t>$0.120</w:t>
            </w:r>
          </w:p>
        </w:tc>
        <w:tc>
          <w:tcPr>
            <w:tcW w:w="550" w:type="dxa"/>
          </w:tcPr>
          <w:p w14:paraId="2C888037" w14:textId="77777777" w:rsidR="009326A6" w:rsidRDefault="00D058EB">
            <w:pPr>
              <w:spacing w:before="10" w:after="10"/>
              <w:jc w:val="right"/>
            </w:pPr>
            <w:r>
              <w:rPr>
                <w:sz w:val="16"/>
              </w:rPr>
              <w:t>23.2</w:t>
            </w:r>
          </w:p>
        </w:tc>
        <w:tc>
          <w:tcPr>
            <w:tcW w:w="500" w:type="dxa"/>
          </w:tcPr>
          <w:p w14:paraId="0BAB8431" w14:textId="77777777" w:rsidR="009326A6" w:rsidRDefault="00D058EB">
            <w:pPr>
              <w:spacing w:before="10" w:after="10"/>
              <w:jc w:val="right"/>
            </w:pPr>
            <w:r>
              <w:rPr>
                <w:sz w:val="16"/>
              </w:rPr>
              <w:t>1.20</w:t>
            </w:r>
          </w:p>
        </w:tc>
        <w:tc>
          <w:tcPr>
            <w:tcW w:w="650" w:type="dxa"/>
          </w:tcPr>
          <w:p w14:paraId="4DFB06D8" w14:textId="77777777" w:rsidR="009326A6" w:rsidRDefault="00D058EB">
            <w:pPr>
              <w:spacing w:before="10" w:after="10"/>
              <w:jc w:val="right"/>
            </w:pPr>
            <w:r>
              <w:rPr>
                <w:sz w:val="16"/>
              </w:rPr>
              <w:t>$10.15</w:t>
            </w:r>
          </w:p>
        </w:tc>
        <w:tc>
          <w:tcPr>
            <w:tcW w:w="650" w:type="dxa"/>
          </w:tcPr>
          <w:p w14:paraId="32426B67" w14:textId="77777777" w:rsidR="009326A6" w:rsidRDefault="00D058EB">
            <w:pPr>
              <w:spacing w:before="10" w:after="10"/>
              <w:jc w:val="right"/>
            </w:pPr>
            <w:r>
              <w:rPr>
                <w:sz w:val="16"/>
              </w:rPr>
              <w:t>40</w:t>
            </w:r>
          </w:p>
        </w:tc>
        <w:tc>
          <w:tcPr>
            <w:tcW w:w="550" w:type="dxa"/>
          </w:tcPr>
          <w:p w14:paraId="391F2D94" w14:textId="77777777" w:rsidR="009326A6" w:rsidRDefault="00D058EB">
            <w:pPr>
              <w:spacing w:before="10" w:after="10"/>
              <w:jc w:val="right"/>
            </w:pPr>
            <w:r>
              <w:rPr>
                <w:sz w:val="16"/>
              </w:rPr>
              <w:t>0.0</w:t>
            </w:r>
          </w:p>
        </w:tc>
        <w:tc>
          <w:tcPr>
            <w:tcW w:w="700" w:type="dxa"/>
          </w:tcPr>
          <w:p w14:paraId="7C245477" w14:textId="77777777" w:rsidR="009326A6" w:rsidRDefault="00D058EB">
            <w:pPr>
              <w:spacing w:before="10" w:after="10"/>
              <w:jc w:val="right"/>
            </w:pPr>
            <w:r>
              <w:rPr>
                <w:sz w:val="16"/>
              </w:rPr>
              <w:t>$1.51</w:t>
            </w:r>
          </w:p>
        </w:tc>
        <w:tc>
          <w:tcPr>
            <w:tcW w:w="750" w:type="dxa"/>
          </w:tcPr>
          <w:p w14:paraId="18C940EF" w14:textId="77777777" w:rsidR="009326A6" w:rsidRDefault="00D058EB">
            <w:pPr>
              <w:spacing w:before="10" w:after="10"/>
              <w:jc w:val="right"/>
            </w:pPr>
            <w:r>
              <w:rPr>
                <w:sz w:val="16"/>
              </w:rPr>
              <w:t>$0.120</w:t>
            </w:r>
          </w:p>
        </w:tc>
      </w:tr>
      <w:tr w:rsidR="009326A6" w14:paraId="3693E72B" w14:textId="77777777">
        <w:trPr>
          <w:jc w:val="center"/>
        </w:trPr>
        <w:tc>
          <w:tcPr>
            <w:tcW w:w="1500" w:type="dxa"/>
          </w:tcPr>
          <w:p w14:paraId="7BD275C7" w14:textId="77777777" w:rsidR="009326A6" w:rsidRDefault="00D058EB">
            <w:pPr>
              <w:spacing w:before="10" w:after="10"/>
            </w:pPr>
            <w:r>
              <w:rPr>
                <w:sz w:val="16"/>
              </w:rPr>
              <w:t>Pakistan</w:t>
            </w:r>
          </w:p>
        </w:tc>
        <w:tc>
          <w:tcPr>
            <w:tcW w:w="650" w:type="dxa"/>
          </w:tcPr>
          <w:p w14:paraId="53FD409D" w14:textId="77777777" w:rsidR="009326A6" w:rsidRDefault="00D058EB">
            <w:pPr>
              <w:spacing w:before="10" w:after="10"/>
            </w:pPr>
            <w:r>
              <w:rPr>
                <w:sz w:val="16"/>
              </w:rPr>
              <w:t>$0.134</w:t>
            </w:r>
          </w:p>
        </w:tc>
        <w:tc>
          <w:tcPr>
            <w:tcW w:w="550" w:type="dxa"/>
          </w:tcPr>
          <w:p w14:paraId="35A4A179" w14:textId="77777777" w:rsidR="009326A6" w:rsidRDefault="00D058EB">
            <w:pPr>
              <w:spacing w:before="10" w:after="10"/>
              <w:jc w:val="right"/>
            </w:pPr>
            <w:r>
              <w:rPr>
                <w:sz w:val="16"/>
              </w:rPr>
              <w:t>29.9</w:t>
            </w:r>
          </w:p>
        </w:tc>
        <w:tc>
          <w:tcPr>
            <w:tcW w:w="500" w:type="dxa"/>
          </w:tcPr>
          <w:p w14:paraId="07D38204" w14:textId="77777777" w:rsidR="009326A6" w:rsidRDefault="00D058EB">
            <w:pPr>
              <w:spacing w:before="10" w:after="10"/>
              <w:jc w:val="right"/>
            </w:pPr>
            <w:r>
              <w:rPr>
                <w:sz w:val="16"/>
              </w:rPr>
              <w:t>1.30</w:t>
            </w:r>
          </w:p>
        </w:tc>
        <w:tc>
          <w:tcPr>
            <w:tcW w:w="650" w:type="dxa"/>
          </w:tcPr>
          <w:p w14:paraId="582F8BDF" w14:textId="77777777" w:rsidR="009326A6" w:rsidRDefault="00D058EB">
            <w:pPr>
              <w:spacing w:before="10" w:after="10"/>
              <w:jc w:val="right"/>
            </w:pPr>
            <w:r>
              <w:rPr>
                <w:sz w:val="16"/>
              </w:rPr>
              <w:t>$6.57</w:t>
            </w:r>
          </w:p>
        </w:tc>
        <w:tc>
          <w:tcPr>
            <w:tcW w:w="650" w:type="dxa"/>
          </w:tcPr>
          <w:p w14:paraId="3315E199" w14:textId="77777777" w:rsidR="009326A6" w:rsidRDefault="00D058EB">
            <w:pPr>
              <w:spacing w:before="10" w:after="10"/>
              <w:jc w:val="right"/>
            </w:pPr>
            <w:r>
              <w:rPr>
                <w:sz w:val="16"/>
              </w:rPr>
              <w:t>50</w:t>
            </w:r>
          </w:p>
        </w:tc>
        <w:tc>
          <w:tcPr>
            <w:tcW w:w="550" w:type="dxa"/>
          </w:tcPr>
          <w:p w14:paraId="697C8086" w14:textId="77777777" w:rsidR="009326A6" w:rsidRDefault="00D058EB">
            <w:pPr>
              <w:spacing w:before="10" w:after="10"/>
              <w:jc w:val="right"/>
            </w:pPr>
            <w:r>
              <w:rPr>
                <w:sz w:val="16"/>
              </w:rPr>
              <w:t>0.0</w:t>
            </w:r>
          </w:p>
        </w:tc>
        <w:tc>
          <w:tcPr>
            <w:tcW w:w="700" w:type="dxa"/>
          </w:tcPr>
          <w:p w14:paraId="685B7BA1" w14:textId="77777777" w:rsidR="009326A6" w:rsidRDefault="00D058EB">
            <w:pPr>
              <w:spacing w:before="10" w:after="10"/>
              <w:jc w:val="right"/>
            </w:pPr>
            <w:r>
              <w:rPr>
                <w:sz w:val="16"/>
              </w:rPr>
              <w:t>$1.52</w:t>
            </w:r>
          </w:p>
        </w:tc>
        <w:tc>
          <w:tcPr>
            <w:tcW w:w="750" w:type="dxa"/>
          </w:tcPr>
          <w:p w14:paraId="18A2BF5C" w14:textId="77777777" w:rsidR="009326A6" w:rsidRDefault="00D058EB">
            <w:pPr>
              <w:spacing w:before="10" w:after="10"/>
              <w:jc w:val="right"/>
            </w:pPr>
            <w:r>
              <w:rPr>
                <w:sz w:val="16"/>
              </w:rPr>
              <w:t>$0.134</w:t>
            </w:r>
          </w:p>
        </w:tc>
      </w:tr>
      <w:tr w:rsidR="009326A6" w14:paraId="0CED7704" w14:textId="77777777">
        <w:trPr>
          <w:jc w:val="center"/>
        </w:trPr>
        <w:tc>
          <w:tcPr>
            <w:tcW w:w="1500" w:type="dxa"/>
          </w:tcPr>
          <w:p w14:paraId="63181FAE" w14:textId="77777777" w:rsidR="009326A6" w:rsidRDefault="00D058EB">
            <w:pPr>
              <w:spacing w:before="10" w:after="10"/>
            </w:pPr>
            <w:r>
              <w:rPr>
                <w:sz w:val="16"/>
              </w:rPr>
              <w:t>Saudi Arabia</w:t>
            </w:r>
          </w:p>
        </w:tc>
        <w:tc>
          <w:tcPr>
            <w:tcW w:w="650" w:type="dxa"/>
          </w:tcPr>
          <w:p w14:paraId="2F8445DB" w14:textId="77777777" w:rsidR="009326A6" w:rsidRDefault="00D058EB">
            <w:pPr>
              <w:spacing w:before="10" w:after="10"/>
            </w:pPr>
            <w:r>
              <w:rPr>
                <w:sz w:val="16"/>
              </w:rPr>
              <w:t>$0.053</w:t>
            </w:r>
          </w:p>
        </w:tc>
        <w:tc>
          <w:tcPr>
            <w:tcW w:w="550" w:type="dxa"/>
          </w:tcPr>
          <w:p w14:paraId="0078AEC4" w14:textId="77777777" w:rsidR="009326A6" w:rsidRDefault="00D058EB">
            <w:pPr>
              <w:spacing w:before="10" w:after="10"/>
              <w:jc w:val="right"/>
            </w:pPr>
            <w:r>
              <w:rPr>
                <w:sz w:val="16"/>
              </w:rPr>
              <w:t>36.0</w:t>
            </w:r>
          </w:p>
        </w:tc>
        <w:tc>
          <w:tcPr>
            <w:tcW w:w="500" w:type="dxa"/>
          </w:tcPr>
          <w:p w14:paraId="30D53E44" w14:textId="77777777" w:rsidR="009326A6" w:rsidRDefault="00D058EB">
            <w:pPr>
              <w:spacing w:before="10" w:after="10"/>
              <w:jc w:val="right"/>
            </w:pPr>
            <w:r>
              <w:rPr>
                <w:sz w:val="16"/>
              </w:rPr>
              <w:t>1.40</w:t>
            </w:r>
          </w:p>
        </w:tc>
        <w:tc>
          <w:tcPr>
            <w:tcW w:w="650" w:type="dxa"/>
          </w:tcPr>
          <w:p w14:paraId="7FC27EDB" w14:textId="77777777" w:rsidR="009326A6" w:rsidRDefault="00D058EB">
            <w:pPr>
              <w:spacing w:before="10" w:after="10"/>
              <w:jc w:val="right"/>
            </w:pPr>
            <w:r>
              <w:rPr>
                <w:sz w:val="16"/>
              </w:rPr>
              <w:t>$11.34</w:t>
            </w:r>
          </w:p>
        </w:tc>
        <w:tc>
          <w:tcPr>
            <w:tcW w:w="650" w:type="dxa"/>
          </w:tcPr>
          <w:p w14:paraId="6389A030" w14:textId="77777777" w:rsidR="009326A6" w:rsidRDefault="00D058EB">
            <w:pPr>
              <w:spacing w:before="10" w:after="10"/>
              <w:jc w:val="right"/>
            </w:pPr>
            <w:r>
              <w:rPr>
                <w:sz w:val="16"/>
              </w:rPr>
              <w:t>400</w:t>
            </w:r>
          </w:p>
        </w:tc>
        <w:tc>
          <w:tcPr>
            <w:tcW w:w="550" w:type="dxa"/>
          </w:tcPr>
          <w:p w14:paraId="31D34700" w14:textId="77777777" w:rsidR="009326A6" w:rsidRDefault="00D058EB">
            <w:pPr>
              <w:spacing w:before="10" w:after="10"/>
              <w:jc w:val="right"/>
            </w:pPr>
            <w:r>
              <w:rPr>
                <w:sz w:val="16"/>
              </w:rPr>
              <w:t>0.3</w:t>
            </w:r>
          </w:p>
        </w:tc>
        <w:tc>
          <w:tcPr>
            <w:tcW w:w="700" w:type="dxa"/>
          </w:tcPr>
          <w:p w14:paraId="1157A49E" w14:textId="77777777" w:rsidR="009326A6" w:rsidRDefault="00D058EB">
            <w:pPr>
              <w:spacing w:before="10" w:after="10"/>
              <w:jc w:val="right"/>
            </w:pPr>
            <w:r>
              <w:rPr>
                <w:sz w:val="16"/>
              </w:rPr>
              <w:t>$1.47</w:t>
            </w:r>
          </w:p>
        </w:tc>
        <w:tc>
          <w:tcPr>
            <w:tcW w:w="750" w:type="dxa"/>
          </w:tcPr>
          <w:p w14:paraId="6A52FE2A" w14:textId="77777777" w:rsidR="009326A6" w:rsidRDefault="00D058EB">
            <w:pPr>
              <w:spacing w:before="10" w:after="10"/>
              <w:jc w:val="right"/>
            </w:pPr>
            <w:r>
              <w:rPr>
                <w:b/>
                <w:sz w:val="16"/>
              </w:rPr>
              <w:t>$0.100</w:t>
            </w:r>
          </w:p>
        </w:tc>
      </w:tr>
      <w:tr w:rsidR="009326A6" w14:paraId="55693B11" w14:textId="77777777">
        <w:trPr>
          <w:jc w:val="center"/>
        </w:trPr>
        <w:tc>
          <w:tcPr>
            <w:tcW w:w="1500" w:type="dxa"/>
          </w:tcPr>
          <w:p w14:paraId="0CFB7B32" w14:textId="77777777" w:rsidR="009326A6" w:rsidRDefault="00D058EB">
            <w:pPr>
              <w:spacing w:before="10" w:after="10"/>
            </w:pPr>
            <w:r>
              <w:rPr>
                <w:sz w:val="16"/>
              </w:rPr>
              <w:lastRenderedPageBreak/>
              <w:t>Luxembourg</w:t>
            </w:r>
          </w:p>
        </w:tc>
        <w:tc>
          <w:tcPr>
            <w:tcW w:w="650" w:type="dxa"/>
          </w:tcPr>
          <w:p w14:paraId="26B1DD1F" w14:textId="77777777" w:rsidR="009326A6" w:rsidRDefault="00D058EB">
            <w:pPr>
              <w:spacing w:before="10" w:after="10"/>
            </w:pPr>
            <w:r>
              <w:rPr>
                <w:sz w:val="16"/>
              </w:rPr>
              <w:t>$0.128</w:t>
            </w:r>
          </w:p>
        </w:tc>
        <w:tc>
          <w:tcPr>
            <w:tcW w:w="550" w:type="dxa"/>
          </w:tcPr>
          <w:p w14:paraId="107CAB55" w14:textId="77777777" w:rsidR="009326A6" w:rsidRDefault="00D058EB">
            <w:pPr>
              <w:spacing w:before="10" w:after="10"/>
              <w:jc w:val="right"/>
            </w:pPr>
            <w:r>
              <w:rPr>
                <w:sz w:val="16"/>
              </w:rPr>
              <w:t>18.0</w:t>
            </w:r>
          </w:p>
        </w:tc>
        <w:tc>
          <w:tcPr>
            <w:tcW w:w="500" w:type="dxa"/>
          </w:tcPr>
          <w:p w14:paraId="19C590C8" w14:textId="77777777" w:rsidR="009326A6" w:rsidRDefault="00D058EB">
            <w:pPr>
              <w:spacing w:before="10" w:after="10"/>
              <w:jc w:val="right"/>
            </w:pPr>
            <w:r>
              <w:rPr>
                <w:sz w:val="16"/>
              </w:rPr>
              <w:t>1.12</w:t>
            </w:r>
          </w:p>
        </w:tc>
        <w:tc>
          <w:tcPr>
            <w:tcW w:w="650" w:type="dxa"/>
          </w:tcPr>
          <w:p w14:paraId="4B500546" w14:textId="77777777" w:rsidR="009326A6" w:rsidRDefault="00D058EB">
            <w:pPr>
              <w:spacing w:before="10" w:after="10"/>
              <w:jc w:val="right"/>
            </w:pPr>
            <w:r>
              <w:rPr>
                <w:sz w:val="16"/>
              </w:rPr>
              <w:t>$10.99</w:t>
            </w:r>
          </w:p>
        </w:tc>
        <w:tc>
          <w:tcPr>
            <w:tcW w:w="650" w:type="dxa"/>
          </w:tcPr>
          <w:p w14:paraId="57E7263F" w14:textId="77777777" w:rsidR="009326A6" w:rsidRDefault="00D058EB">
            <w:pPr>
              <w:spacing w:before="10" w:after="10"/>
              <w:jc w:val="right"/>
            </w:pPr>
            <w:r>
              <w:rPr>
                <w:sz w:val="16"/>
              </w:rPr>
              <w:t>70</w:t>
            </w:r>
          </w:p>
        </w:tc>
        <w:tc>
          <w:tcPr>
            <w:tcW w:w="550" w:type="dxa"/>
          </w:tcPr>
          <w:p w14:paraId="59B3143B" w14:textId="77777777" w:rsidR="009326A6" w:rsidRDefault="00D058EB">
            <w:pPr>
              <w:spacing w:before="10" w:after="10"/>
              <w:jc w:val="right"/>
            </w:pPr>
            <w:r>
              <w:rPr>
                <w:sz w:val="16"/>
              </w:rPr>
              <w:t>0.1</w:t>
            </w:r>
          </w:p>
        </w:tc>
        <w:tc>
          <w:tcPr>
            <w:tcW w:w="700" w:type="dxa"/>
          </w:tcPr>
          <w:p w14:paraId="461BF100" w14:textId="77777777" w:rsidR="009326A6" w:rsidRDefault="00D058EB">
            <w:pPr>
              <w:spacing w:before="10" w:after="10"/>
              <w:jc w:val="right"/>
            </w:pPr>
            <w:r>
              <w:rPr>
                <w:sz w:val="16"/>
              </w:rPr>
              <w:t>$1.52</w:t>
            </w:r>
          </w:p>
        </w:tc>
        <w:tc>
          <w:tcPr>
            <w:tcW w:w="750" w:type="dxa"/>
          </w:tcPr>
          <w:p w14:paraId="38F97779" w14:textId="77777777" w:rsidR="009326A6" w:rsidRDefault="00D058EB">
            <w:pPr>
              <w:spacing w:before="10" w:after="10"/>
              <w:jc w:val="right"/>
            </w:pPr>
            <w:r>
              <w:rPr>
                <w:sz w:val="16"/>
              </w:rPr>
              <w:t>$0.128</w:t>
            </w:r>
          </w:p>
        </w:tc>
      </w:tr>
      <w:tr w:rsidR="009326A6" w14:paraId="5671FA03" w14:textId="77777777">
        <w:trPr>
          <w:jc w:val="center"/>
        </w:trPr>
        <w:tc>
          <w:tcPr>
            <w:tcW w:w="1500" w:type="dxa"/>
          </w:tcPr>
          <w:p w14:paraId="410BDA69" w14:textId="77777777" w:rsidR="009326A6" w:rsidRDefault="00D058EB">
            <w:pPr>
              <w:spacing w:before="10" w:after="10"/>
            </w:pPr>
            <w:r>
              <w:rPr>
                <w:sz w:val="16"/>
              </w:rPr>
              <w:t>Qatar</w:t>
            </w:r>
          </w:p>
        </w:tc>
        <w:tc>
          <w:tcPr>
            <w:tcW w:w="650" w:type="dxa"/>
          </w:tcPr>
          <w:p w14:paraId="7EC6C2CF" w14:textId="77777777" w:rsidR="009326A6" w:rsidRDefault="00D058EB">
            <w:pPr>
              <w:spacing w:before="10" w:after="10"/>
            </w:pPr>
            <w:r>
              <w:rPr>
                <w:sz w:val="16"/>
              </w:rPr>
              <w:t>$0.036</w:t>
            </w:r>
          </w:p>
        </w:tc>
        <w:tc>
          <w:tcPr>
            <w:tcW w:w="550" w:type="dxa"/>
          </w:tcPr>
          <w:p w14:paraId="2A2C8925" w14:textId="77777777" w:rsidR="009326A6" w:rsidRDefault="00D058EB">
            <w:pPr>
              <w:spacing w:before="10" w:after="10"/>
              <w:jc w:val="right"/>
            </w:pPr>
            <w:r>
              <w:rPr>
                <w:sz w:val="16"/>
              </w:rPr>
              <w:t>36.1</w:t>
            </w:r>
          </w:p>
        </w:tc>
        <w:tc>
          <w:tcPr>
            <w:tcW w:w="500" w:type="dxa"/>
          </w:tcPr>
          <w:p w14:paraId="0996135B" w14:textId="77777777" w:rsidR="009326A6" w:rsidRDefault="00D058EB">
            <w:pPr>
              <w:spacing w:before="10" w:after="10"/>
              <w:jc w:val="right"/>
            </w:pPr>
            <w:r>
              <w:rPr>
                <w:sz w:val="16"/>
              </w:rPr>
              <w:t>1.40</w:t>
            </w:r>
          </w:p>
        </w:tc>
        <w:tc>
          <w:tcPr>
            <w:tcW w:w="650" w:type="dxa"/>
          </w:tcPr>
          <w:p w14:paraId="5D714566" w14:textId="77777777" w:rsidR="009326A6" w:rsidRDefault="00D058EB">
            <w:pPr>
              <w:spacing w:before="10" w:after="10"/>
              <w:jc w:val="right"/>
            </w:pPr>
            <w:r>
              <w:rPr>
                <w:sz w:val="16"/>
              </w:rPr>
              <w:t>$11.86</w:t>
            </w:r>
          </w:p>
        </w:tc>
        <w:tc>
          <w:tcPr>
            <w:tcW w:w="650" w:type="dxa"/>
          </w:tcPr>
          <w:p w14:paraId="5D8054DC" w14:textId="77777777" w:rsidR="009326A6" w:rsidRDefault="00D058EB">
            <w:pPr>
              <w:spacing w:before="10" w:after="10"/>
              <w:jc w:val="right"/>
            </w:pPr>
            <w:r>
              <w:rPr>
                <w:sz w:val="16"/>
              </w:rPr>
              <w:t>80</w:t>
            </w:r>
          </w:p>
        </w:tc>
        <w:tc>
          <w:tcPr>
            <w:tcW w:w="550" w:type="dxa"/>
          </w:tcPr>
          <w:p w14:paraId="1F4470F6" w14:textId="77777777" w:rsidR="009326A6" w:rsidRDefault="00D058EB">
            <w:pPr>
              <w:spacing w:before="10" w:after="10"/>
              <w:jc w:val="right"/>
            </w:pPr>
            <w:r>
              <w:rPr>
                <w:sz w:val="16"/>
              </w:rPr>
              <w:t>0.1</w:t>
            </w:r>
          </w:p>
        </w:tc>
        <w:tc>
          <w:tcPr>
            <w:tcW w:w="700" w:type="dxa"/>
          </w:tcPr>
          <w:p w14:paraId="1FAE5C92" w14:textId="77777777" w:rsidR="009326A6" w:rsidRDefault="00D058EB">
            <w:pPr>
              <w:spacing w:before="10" w:after="10"/>
              <w:jc w:val="right"/>
            </w:pPr>
            <w:r>
              <w:rPr>
                <w:sz w:val="16"/>
              </w:rPr>
              <w:t>$1.46</w:t>
            </w:r>
          </w:p>
        </w:tc>
        <w:tc>
          <w:tcPr>
            <w:tcW w:w="750" w:type="dxa"/>
          </w:tcPr>
          <w:p w14:paraId="7F220049" w14:textId="77777777" w:rsidR="009326A6" w:rsidRDefault="00D058EB">
            <w:pPr>
              <w:spacing w:before="10" w:after="10"/>
              <w:jc w:val="right"/>
            </w:pPr>
            <w:r>
              <w:rPr>
                <w:b/>
                <w:sz w:val="16"/>
              </w:rPr>
              <w:t>$0.100</w:t>
            </w:r>
          </w:p>
        </w:tc>
      </w:tr>
      <w:tr w:rsidR="009326A6" w14:paraId="57A884D3" w14:textId="77777777">
        <w:trPr>
          <w:jc w:val="center"/>
        </w:trPr>
        <w:tc>
          <w:tcPr>
            <w:tcW w:w="1500" w:type="dxa"/>
          </w:tcPr>
          <w:p w14:paraId="6D912AEA" w14:textId="77777777" w:rsidR="009326A6" w:rsidRDefault="00D058EB">
            <w:pPr>
              <w:spacing w:before="10" w:after="10"/>
            </w:pPr>
            <w:r>
              <w:rPr>
                <w:sz w:val="16"/>
              </w:rPr>
              <w:t>Netherlands</w:t>
            </w:r>
          </w:p>
        </w:tc>
        <w:tc>
          <w:tcPr>
            <w:tcW w:w="650" w:type="dxa"/>
          </w:tcPr>
          <w:p w14:paraId="75284D70" w14:textId="77777777" w:rsidR="009326A6" w:rsidRDefault="00D058EB">
            <w:pPr>
              <w:spacing w:before="10" w:after="10"/>
            </w:pPr>
            <w:r>
              <w:rPr>
                <w:sz w:val="16"/>
              </w:rPr>
              <w:t>$0.130</w:t>
            </w:r>
          </w:p>
        </w:tc>
        <w:tc>
          <w:tcPr>
            <w:tcW w:w="550" w:type="dxa"/>
          </w:tcPr>
          <w:p w14:paraId="262FBA66" w14:textId="77777777" w:rsidR="009326A6" w:rsidRDefault="00D058EB">
            <w:pPr>
              <w:spacing w:before="10" w:after="10"/>
              <w:jc w:val="right"/>
            </w:pPr>
            <w:r>
              <w:rPr>
                <w:sz w:val="16"/>
              </w:rPr>
              <w:t>18.9</w:t>
            </w:r>
          </w:p>
        </w:tc>
        <w:tc>
          <w:tcPr>
            <w:tcW w:w="500" w:type="dxa"/>
          </w:tcPr>
          <w:p w14:paraId="100EA683" w14:textId="77777777" w:rsidR="009326A6" w:rsidRDefault="00D058EB">
            <w:pPr>
              <w:spacing w:before="10" w:after="10"/>
              <w:jc w:val="right"/>
            </w:pPr>
            <w:r>
              <w:rPr>
                <w:sz w:val="16"/>
              </w:rPr>
              <w:t>1.14</w:t>
            </w:r>
          </w:p>
        </w:tc>
        <w:tc>
          <w:tcPr>
            <w:tcW w:w="650" w:type="dxa"/>
          </w:tcPr>
          <w:p w14:paraId="1D169FB2" w14:textId="77777777" w:rsidR="009326A6" w:rsidRDefault="00D058EB">
            <w:pPr>
              <w:spacing w:before="10" w:after="10"/>
              <w:jc w:val="right"/>
            </w:pPr>
            <w:r>
              <w:rPr>
                <w:sz w:val="16"/>
              </w:rPr>
              <w:t>$10.81</w:t>
            </w:r>
          </w:p>
        </w:tc>
        <w:tc>
          <w:tcPr>
            <w:tcW w:w="650" w:type="dxa"/>
          </w:tcPr>
          <w:p w14:paraId="07F93AAC" w14:textId="77777777" w:rsidR="009326A6" w:rsidRDefault="00D058EB">
            <w:pPr>
              <w:spacing w:before="10" w:after="10"/>
              <w:jc w:val="right"/>
            </w:pPr>
            <w:r>
              <w:rPr>
                <w:sz w:val="16"/>
              </w:rPr>
              <w:t>1,800</w:t>
            </w:r>
          </w:p>
        </w:tc>
        <w:tc>
          <w:tcPr>
            <w:tcW w:w="550" w:type="dxa"/>
          </w:tcPr>
          <w:p w14:paraId="7F4C8523" w14:textId="77777777" w:rsidR="009326A6" w:rsidRDefault="00D058EB">
            <w:pPr>
              <w:spacing w:before="10" w:after="10"/>
              <w:jc w:val="right"/>
            </w:pPr>
            <w:r>
              <w:rPr>
                <w:sz w:val="16"/>
              </w:rPr>
              <w:t>1.5</w:t>
            </w:r>
          </w:p>
        </w:tc>
        <w:tc>
          <w:tcPr>
            <w:tcW w:w="700" w:type="dxa"/>
          </w:tcPr>
          <w:p w14:paraId="359C99CF" w14:textId="77777777" w:rsidR="009326A6" w:rsidRDefault="00D058EB">
            <w:pPr>
              <w:spacing w:before="10" w:after="10"/>
              <w:jc w:val="right"/>
            </w:pPr>
            <w:r>
              <w:rPr>
                <w:sz w:val="16"/>
              </w:rPr>
              <w:t>$1.52</w:t>
            </w:r>
          </w:p>
        </w:tc>
        <w:tc>
          <w:tcPr>
            <w:tcW w:w="750" w:type="dxa"/>
          </w:tcPr>
          <w:p w14:paraId="53C56B0C" w14:textId="77777777" w:rsidR="009326A6" w:rsidRDefault="00D058EB">
            <w:pPr>
              <w:spacing w:before="10" w:after="10"/>
              <w:jc w:val="right"/>
            </w:pPr>
            <w:r>
              <w:rPr>
                <w:sz w:val="16"/>
              </w:rPr>
              <w:t>$0.130</w:t>
            </w:r>
          </w:p>
        </w:tc>
      </w:tr>
      <w:tr w:rsidR="009326A6" w14:paraId="0E7898BA" w14:textId="77777777">
        <w:trPr>
          <w:jc w:val="center"/>
        </w:trPr>
        <w:tc>
          <w:tcPr>
            <w:tcW w:w="1500" w:type="dxa"/>
          </w:tcPr>
          <w:p w14:paraId="76FC67D8" w14:textId="77777777" w:rsidR="009326A6" w:rsidRDefault="00D058EB">
            <w:pPr>
              <w:spacing w:before="10" w:after="10"/>
            </w:pPr>
            <w:r>
              <w:rPr>
                <w:sz w:val="16"/>
              </w:rPr>
              <w:t>Estonia</w:t>
            </w:r>
          </w:p>
        </w:tc>
        <w:tc>
          <w:tcPr>
            <w:tcW w:w="650" w:type="dxa"/>
          </w:tcPr>
          <w:p w14:paraId="4C28B777" w14:textId="77777777" w:rsidR="009326A6" w:rsidRDefault="00D058EB">
            <w:pPr>
              <w:spacing w:before="10" w:after="10"/>
            </w:pPr>
            <w:r>
              <w:rPr>
                <w:sz w:val="16"/>
              </w:rPr>
              <w:t>$0.129</w:t>
            </w:r>
          </w:p>
        </w:tc>
        <w:tc>
          <w:tcPr>
            <w:tcW w:w="550" w:type="dxa"/>
          </w:tcPr>
          <w:p w14:paraId="51131C95" w14:textId="77777777" w:rsidR="009326A6" w:rsidRDefault="00D058EB">
            <w:pPr>
              <w:spacing w:before="10" w:after="10"/>
              <w:jc w:val="right"/>
            </w:pPr>
            <w:r>
              <w:rPr>
                <w:sz w:val="16"/>
              </w:rPr>
              <w:t>18.2</w:t>
            </w:r>
          </w:p>
        </w:tc>
        <w:tc>
          <w:tcPr>
            <w:tcW w:w="500" w:type="dxa"/>
          </w:tcPr>
          <w:p w14:paraId="653C5D7D" w14:textId="77777777" w:rsidR="009326A6" w:rsidRDefault="00D058EB">
            <w:pPr>
              <w:spacing w:before="10" w:after="10"/>
              <w:jc w:val="right"/>
            </w:pPr>
            <w:r>
              <w:rPr>
                <w:sz w:val="16"/>
              </w:rPr>
              <w:t>1.13</w:t>
            </w:r>
          </w:p>
        </w:tc>
        <w:tc>
          <w:tcPr>
            <w:tcW w:w="650" w:type="dxa"/>
          </w:tcPr>
          <w:p w14:paraId="57DB6AB0" w14:textId="77777777" w:rsidR="009326A6" w:rsidRDefault="00D058EB">
            <w:pPr>
              <w:spacing w:before="10" w:after="10"/>
              <w:jc w:val="right"/>
            </w:pPr>
            <w:r>
              <w:rPr>
                <w:sz w:val="16"/>
              </w:rPr>
              <w:t>$11.19</w:t>
            </w:r>
          </w:p>
        </w:tc>
        <w:tc>
          <w:tcPr>
            <w:tcW w:w="650" w:type="dxa"/>
          </w:tcPr>
          <w:p w14:paraId="1798B975" w14:textId="77777777" w:rsidR="009326A6" w:rsidRDefault="00D058EB">
            <w:pPr>
              <w:spacing w:before="10" w:after="10"/>
              <w:jc w:val="right"/>
            </w:pPr>
            <w:r>
              <w:rPr>
                <w:sz w:val="16"/>
              </w:rPr>
              <w:t>50</w:t>
            </w:r>
          </w:p>
        </w:tc>
        <w:tc>
          <w:tcPr>
            <w:tcW w:w="550" w:type="dxa"/>
          </w:tcPr>
          <w:p w14:paraId="590F76F9" w14:textId="77777777" w:rsidR="009326A6" w:rsidRDefault="00D058EB">
            <w:pPr>
              <w:spacing w:before="10" w:after="10"/>
              <w:jc w:val="right"/>
            </w:pPr>
            <w:r>
              <w:rPr>
                <w:sz w:val="16"/>
              </w:rPr>
              <w:t>0.0</w:t>
            </w:r>
          </w:p>
        </w:tc>
        <w:tc>
          <w:tcPr>
            <w:tcW w:w="700" w:type="dxa"/>
          </w:tcPr>
          <w:p w14:paraId="41541482" w14:textId="77777777" w:rsidR="009326A6" w:rsidRDefault="00D058EB">
            <w:pPr>
              <w:spacing w:before="10" w:after="10"/>
              <w:jc w:val="right"/>
            </w:pPr>
            <w:r>
              <w:rPr>
                <w:sz w:val="16"/>
              </w:rPr>
              <w:t>$1.52</w:t>
            </w:r>
          </w:p>
        </w:tc>
        <w:tc>
          <w:tcPr>
            <w:tcW w:w="750" w:type="dxa"/>
          </w:tcPr>
          <w:p w14:paraId="51A3A833" w14:textId="77777777" w:rsidR="009326A6" w:rsidRDefault="00D058EB">
            <w:pPr>
              <w:spacing w:before="10" w:after="10"/>
              <w:jc w:val="right"/>
            </w:pPr>
            <w:r>
              <w:rPr>
                <w:sz w:val="16"/>
              </w:rPr>
              <w:t>$0.129</w:t>
            </w:r>
          </w:p>
        </w:tc>
      </w:tr>
      <w:tr w:rsidR="009326A6" w14:paraId="3191CFE6" w14:textId="77777777">
        <w:trPr>
          <w:jc w:val="center"/>
        </w:trPr>
        <w:tc>
          <w:tcPr>
            <w:tcW w:w="1500" w:type="dxa"/>
          </w:tcPr>
          <w:p w14:paraId="4387D623" w14:textId="77777777" w:rsidR="009326A6" w:rsidRDefault="00D058EB">
            <w:pPr>
              <w:spacing w:before="10" w:after="10"/>
            </w:pPr>
            <w:r>
              <w:rPr>
                <w:sz w:val="16"/>
              </w:rPr>
              <w:t>South Korea</w:t>
            </w:r>
          </w:p>
        </w:tc>
        <w:tc>
          <w:tcPr>
            <w:tcW w:w="650" w:type="dxa"/>
          </w:tcPr>
          <w:p w14:paraId="4D2EC9E4" w14:textId="77777777" w:rsidR="009326A6" w:rsidRDefault="00D058EB">
            <w:pPr>
              <w:spacing w:before="10" w:after="10"/>
            </w:pPr>
            <w:r>
              <w:rPr>
                <w:sz w:val="16"/>
              </w:rPr>
              <w:t>$0.125</w:t>
            </w:r>
          </w:p>
        </w:tc>
        <w:tc>
          <w:tcPr>
            <w:tcW w:w="550" w:type="dxa"/>
          </w:tcPr>
          <w:p w14:paraId="17040D1E" w14:textId="77777777" w:rsidR="009326A6" w:rsidRDefault="00D058EB">
            <w:pPr>
              <w:spacing w:before="10" w:after="10"/>
              <w:jc w:val="right"/>
            </w:pPr>
            <w:r>
              <w:rPr>
                <w:sz w:val="16"/>
              </w:rPr>
              <w:t>26.0</w:t>
            </w:r>
          </w:p>
        </w:tc>
        <w:tc>
          <w:tcPr>
            <w:tcW w:w="500" w:type="dxa"/>
          </w:tcPr>
          <w:p w14:paraId="1177F0D9" w14:textId="77777777" w:rsidR="009326A6" w:rsidRDefault="00D058EB">
            <w:pPr>
              <w:spacing w:before="10" w:after="10"/>
              <w:jc w:val="right"/>
            </w:pPr>
            <w:r>
              <w:rPr>
                <w:sz w:val="16"/>
              </w:rPr>
              <w:t>1.25</w:t>
            </w:r>
          </w:p>
        </w:tc>
        <w:tc>
          <w:tcPr>
            <w:tcW w:w="650" w:type="dxa"/>
          </w:tcPr>
          <w:p w14:paraId="415F6A1B" w14:textId="77777777" w:rsidR="009326A6" w:rsidRDefault="00D058EB">
            <w:pPr>
              <w:spacing w:before="10" w:after="10"/>
              <w:jc w:val="right"/>
            </w:pPr>
            <w:r>
              <w:rPr>
                <w:sz w:val="16"/>
              </w:rPr>
              <w:t>$10.07</w:t>
            </w:r>
          </w:p>
        </w:tc>
        <w:tc>
          <w:tcPr>
            <w:tcW w:w="650" w:type="dxa"/>
          </w:tcPr>
          <w:p w14:paraId="04766D45" w14:textId="77777777" w:rsidR="009326A6" w:rsidRDefault="00D058EB">
            <w:pPr>
              <w:spacing w:before="10" w:after="10"/>
              <w:jc w:val="right"/>
            </w:pPr>
            <w:r>
              <w:rPr>
                <w:sz w:val="16"/>
              </w:rPr>
              <w:t>850</w:t>
            </w:r>
          </w:p>
        </w:tc>
        <w:tc>
          <w:tcPr>
            <w:tcW w:w="550" w:type="dxa"/>
          </w:tcPr>
          <w:p w14:paraId="4E4AB347" w14:textId="77777777" w:rsidR="009326A6" w:rsidRDefault="00D058EB">
            <w:pPr>
              <w:spacing w:before="10" w:after="10"/>
              <w:jc w:val="right"/>
            </w:pPr>
            <w:r>
              <w:rPr>
                <w:sz w:val="16"/>
              </w:rPr>
              <w:t>0.7</w:t>
            </w:r>
          </w:p>
        </w:tc>
        <w:tc>
          <w:tcPr>
            <w:tcW w:w="700" w:type="dxa"/>
          </w:tcPr>
          <w:p w14:paraId="22CC8203" w14:textId="77777777" w:rsidR="009326A6" w:rsidRDefault="00D058EB">
            <w:pPr>
              <w:spacing w:before="10" w:after="10"/>
              <w:jc w:val="right"/>
            </w:pPr>
            <w:r>
              <w:rPr>
                <w:sz w:val="16"/>
              </w:rPr>
              <w:t>$1.52</w:t>
            </w:r>
          </w:p>
        </w:tc>
        <w:tc>
          <w:tcPr>
            <w:tcW w:w="750" w:type="dxa"/>
          </w:tcPr>
          <w:p w14:paraId="1AA4710D" w14:textId="77777777" w:rsidR="009326A6" w:rsidRDefault="00D058EB">
            <w:pPr>
              <w:spacing w:before="10" w:after="10"/>
              <w:jc w:val="right"/>
            </w:pPr>
            <w:r>
              <w:rPr>
                <w:sz w:val="16"/>
              </w:rPr>
              <w:t>$0.125</w:t>
            </w:r>
          </w:p>
        </w:tc>
      </w:tr>
      <w:tr w:rsidR="009326A6" w14:paraId="7AB0FD34" w14:textId="77777777">
        <w:trPr>
          <w:jc w:val="center"/>
        </w:trPr>
        <w:tc>
          <w:tcPr>
            <w:tcW w:w="1500" w:type="dxa"/>
          </w:tcPr>
          <w:p w14:paraId="41E16BAB" w14:textId="77777777" w:rsidR="009326A6" w:rsidRDefault="00D058EB">
            <w:pPr>
              <w:spacing w:before="10" w:after="10"/>
            </w:pPr>
            <w:r>
              <w:rPr>
                <w:sz w:val="16"/>
              </w:rPr>
              <w:t>Moldova</w:t>
            </w:r>
          </w:p>
        </w:tc>
        <w:tc>
          <w:tcPr>
            <w:tcW w:w="650" w:type="dxa"/>
          </w:tcPr>
          <w:p w14:paraId="7FEC530A" w14:textId="77777777" w:rsidR="009326A6" w:rsidRDefault="00D058EB">
            <w:pPr>
              <w:spacing w:before="10" w:after="10"/>
            </w:pPr>
            <w:r>
              <w:rPr>
                <w:sz w:val="16"/>
              </w:rPr>
              <w:t>$0.135</w:t>
            </w:r>
          </w:p>
        </w:tc>
        <w:tc>
          <w:tcPr>
            <w:tcW w:w="550" w:type="dxa"/>
          </w:tcPr>
          <w:p w14:paraId="283A9142" w14:textId="77777777" w:rsidR="009326A6" w:rsidRDefault="00D058EB">
            <w:pPr>
              <w:spacing w:before="10" w:after="10"/>
              <w:jc w:val="right"/>
            </w:pPr>
            <w:r>
              <w:rPr>
                <w:sz w:val="16"/>
              </w:rPr>
              <w:t>24.2</w:t>
            </w:r>
          </w:p>
        </w:tc>
        <w:tc>
          <w:tcPr>
            <w:tcW w:w="500" w:type="dxa"/>
          </w:tcPr>
          <w:p w14:paraId="69E356BC" w14:textId="77777777" w:rsidR="009326A6" w:rsidRDefault="00D058EB">
            <w:pPr>
              <w:spacing w:before="10" w:after="10"/>
              <w:jc w:val="right"/>
            </w:pPr>
            <w:r>
              <w:rPr>
                <w:sz w:val="16"/>
              </w:rPr>
              <w:t>1.22</w:t>
            </w:r>
          </w:p>
        </w:tc>
        <w:tc>
          <w:tcPr>
            <w:tcW w:w="650" w:type="dxa"/>
          </w:tcPr>
          <w:p w14:paraId="51834842" w14:textId="77777777" w:rsidR="009326A6" w:rsidRDefault="00D058EB">
            <w:pPr>
              <w:spacing w:before="10" w:after="10"/>
              <w:jc w:val="right"/>
            </w:pPr>
            <w:r>
              <w:rPr>
                <w:sz w:val="16"/>
              </w:rPr>
              <w:t>$9.21</w:t>
            </w:r>
          </w:p>
        </w:tc>
        <w:tc>
          <w:tcPr>
            <w:tcW w:w="650" w:type="dxa"/>
          </w:tcPr>
          <w:p w14:paraId="3477DD46" w14:textId="77777777" w:rsidR="009326A6" w:rsidRDefault="00D058EB">
            <w:pPr>
              <w:spacing w:before="10" w:after="10"/>
              <w:jc w:val="right"/>
            </w:pPr>
            <w:r>
              <w:rPr>
                <w:sz w:val="16"/>
              </w:rPr>
              <w:t>20</w:t>
            </w:r>
          </w:p>
        </w:tc>
        <w:tc>
          <w:tcPr>
            <w:tcW w:w="550" w:type="dxa"/>
          </w:tcPr>
          <w:p w14:paraId="7570A356" w14:textId="77777777" w:rsidR="009326A6" w:rsidRDefault="00D058EB">
            <w:pPr>
              <w:spacing w:before="10" w:after="10"/>
              <w:jc w:val="right"/>
            </w:pPr>
            <w:r>
              <w:rPr>
                <w:sz w:val="16"/>
              </w:rPr>
              <w:t>0.0</w:t>
            </w:r>
          </w:p>
        </w:tc>
        <w:tc>
          <w:tcPr>
            <w:tcW w:w="700" w:type="dxa"/>
          </w:tcPr>
          <w:p w14:paraId="7D37236F" w14:textId="77777777" w:rsidR="009326A6" w:rsidRDefault="00D058EB">
            <w:pPr>
              <w:spacing w:before="10" w:after="10"/>
              <w:jc w:val="right"/>
            </w:pPr>
            <w:r>
              <w:rPr>
                <w:sz w:val="16"/>
              </w:rPr>
              <w:t>$1.52</w:t>
            </w:r>
          </w:p>
        </w:tc>
        <w:tc>
          <w:tcPr>
            <w:tcW w:w="750" w:type="dxa"/>
          </w:tcPr>
          <w:p w14:paraId="475749A4" w14:textId="77777777" w:rsidR="009326A6" w:rsidRDefault="00D058EB">
            <w:pPr>
              <w:spacing w:before="10" w:after="10"/>
              <w:jc w:val="right"/>
            </w:pPr>
            <w:r>
              <w:rPr>
                <w:sz w:val="16"/>
              </w:rPr>
              <w:t>$0.135</w:t>
            </w:r>
          </w:p>
        </w:tc>
      </w:tr>
      <w:tr w:rsidR="009326A6" w14:paraId="58F6CF8F" w14:textId="77777777">
        <w:trPr>
          <w:jc w:val="center"/>
        </w:trPr>
        <w:tc>
          <w:tcPr>
            <w:tcW w:w="1500" w:type="dxa"/>
          </w:tcPr>
          <w:p w14:paraId="72EEB1EB" w14:textId="77777777" w:rsidR="009326A6" w:rsidRDefault="00D058EB">
            <w:pPr>
              <w:spacing w:before="10" w:after="10"/>
            </w:pPr>
            <w:r>
              <w:rPr>
                <w:sz w:val="16"/>
              </w:rPr>
              <w:t>Denmark</w:t>
            </w:r>
          </w:p>
        </w:tc>
        <w:tc>
          <w:tcPr>
            <w:tcW w:w="650" w:type="dxa"/>
          </w:tcPr>
          <w:p w14:paraId="4A2C724A" w14:textId="77777777" w:rsidR="009326A6" w:rsidRDefault="00D058EB">
            <w:pPr>
              <w:spacing w:before="10" w:after="10"/>
            </w:pPr>
            <w:r>
              <w:rPr>
                <w:sz w:val="16"/>
              </w:rPr>
              <w:t>$0.129</w:t>
            </w:r>
          </w:p>
        </w:tc>
        <w:tc>
          <w:tcPr>
            <w:tcW w:w="550" w:type="dxa"/>
          </w:tcPr>
          <w:p w14:paraId="26296CB5" w14:textId="77777777" w:rsidR="009326A6" w:rsidRDefault="00D058EB">
            <w:pPr>
              <w:spacing w:before="10" w:after="10"/>
              <w:jc w:val="right"/>
            </w:pPr>
            <w:r>
              <w:rPr>
                <w:sz w:val="16"/>
              </w:rPr>
              <w:t>17.2</w:t>
            </w:r>
          </w:p>
        </w:tc>
        <w:tc>
          <w:tcPr>
            <w:tcW w:w="500" w:type="dxa"/>
          </w:tcPr>
          <w:p w14:paraId="1E3C1DD8" w14:textId="77777777" w:rsidR="009326A6" w:rsidRDefault="00D058EB">
            <w:pPr>
              <w:spacing w:before="10" w:after="10"/>
              <w:jc w:val="right"/>
            </w:pPr>
            <w:r>
              <w:rPr>
                <w:sz w:val="16"/>
              </w:rPr>
              <w:t>1.11</w:t>
            </w:r>
          </w:p>
        </w:tc>
        <w:tc>
          <w:tcPr>
            <w:tcW w:w="650" w:type="dxa"/>
          </w:tcPr>
          <w:p w14:paraId="0351A2E4" w14:textId="77777777" w:rsidR="009326A6" w:rsidRDefault="00D058EB">
            <w:pPr>
              <w:spacing w:before="10" w:after="10"/>
              <w:jc w:val="right"/>
            </w:pPr>
            <w:r>
              <w:rPr>
                <w:sz w:val="16"/>
              </w:rPr>
              <w:t>$12.02</w:t>
            </w:r>
          </w:p>
        </w:tc>
        <w:tc>
          <w:tcPr>
            <w:tcW w:w="650" w:type="dxa"/>
          </w:tcPr>
          <w:p w14:paraId="6DE2B9E0" w14:textId="77777777" w:rsidR="009326A6" w:rsidRDefault="00D058EB">
            <w:pPr>
              <w:spacing w:before="10" w:after="10"/>
              <w:jc w:val="right"/>
            </w:pPr>
            <w:r>
              <w:rPr>
                <w:sz w:val="16"/>
              </w:rPr>
              <w:t>300</w:t>
            </w:r>
          </w:p>
        </w:tc>
        <w:tc>
          <w:tcPr>
            <w:tcW w:w="550" w:type="dxa"/>
          </w:tcPr>
          <w:p w14:paraId="2E01B74C" w14:textId="77777777" w:rsidR="009326A6" w:rsidRDefault="00D058EB">
            <w:pPr>
              <w:spacing w:before="10" w:after="10"/>
              <w:jc w:val="right"/>
            </w:pPr>
            <w:r>
              <w:rPr>
                <w:sz w:val="16"/>
              </w:rPr>
              <w:t>0.2</w:t>
            </w:r>
          </w:p>
        </w:tc>
        <w:tc>
          <w:tcPr>
            <w:tcW w:w="700" w:type="dxa"/>
          </w:tcPr>
          <w:p w14:paraId="12E19ED3" w14:textId="77777777" w:rsidR="009326A6" w:rsidRDefault="00D058EB">
            <w:pPr>
              <w:spacing w:before="10" w:after="10"/>
              <w:jc w:val="right"/>
            </w:pPr>
            <w:r>
              <w:rPr>
                <w:sz w:val="16"/>
              </w:rPr>
              <w:t>$1.52</w:t>
            </w:r>
          </w:p>
        </w:tc>
        <w:tc>
          <w:tcPr>
            <w:tcW w:w="750" w:type="dxa"/>
          </w:tcPr>
          <w:p w14:paraId="7496D1AD" w14:textId="77777777" w:rsidR="009326A6" w:rsidRDefault="00D058EB">
            <w:pPr>
              <w:spacing w:before="10" w:after="10"/>
              <w:jc w:val="right"/>
            </w:pPr>
            <w:r>
              <w:rPr>
                <w:sz w:val="16"/>
              </w:rPr>
              <w:t>$0.129</w:t>
            </w:r>
          </w:p>
        </w:tc>
      </w:tr>
      <w:tr w:rsidR="009326A6" w14:paraId="2B49586F" w14:textId="77777777">
        <w:trPr>
          <w:jc w:val="center"/>
        </w:trPr>
        <w:tc>
          <w:tcPr>
            <w:tcW w:w="1500" w:type="dxa"/>
          </w:tcPr>
          <w:p w14:paraId="0F858894" w14:textId="77777777" w:rsidR="009326A6" w:rsidRDefault="00D058EB">
            <w:pPr>
              <w:spacing w:before="10" w:after="10"/>
            </w:pPr>
            <w:r>
              <w:rPr>
                <w:sz w:val="16"/>
              </w:rPr>
              <w:t>Lithuania</w:t>
            </w:r>
          </w:p>
        </w:tc>
        <w:tc>
          <w:tcPr>
            <w:tcW w:w="650" w:type="dxa"/>
          </w:tcPr>
          <w:p w14:paraId="10D55143" w14:textId="77777777" w:rsidR="009326A6" w:rsidRDefault="00D058EB">
            <w:pPr>
              <w:spacing w:before="10" w:after="10"/>
            </w:pPr>
            <w:r>
              <w:rPr>
                <w:sz w:val="16"/>
              </w:rPr>
              <w:t>$0.134</w:t>
            </w:r>
          </w:p>
        </w:tc>
        <w:tc>
          <w:tcPr>
            <w:tcW w:w="550" w:type="dxa"/>
          </w:tcPr>
          <w:p w14:paraId="629B335B" w14:textId="77777777" w:rsidR="009326A6" w:rsidRDefault="00D058EB">
            <w:pPr>
              <w:spacing w:before="10" w:after="10"/>
              <w:jc w:val="right"/>
            </w:pPr>
            <w:r>
              <w:rPr>
                <w:sz w:val="16"/>
              </w:rPr>
              <w:t>18.8</w:t>
            </w:r>
          </w:p>
        </w:tc>
        <w:tc>
          <w:tcPr>
            <w:tcW w:w="500" w:type="dxa"/>
          </w:tcPr>
          <w:p w14:paraId="770E16DA" w14:textId="77777777" w:rsidR="009326A6" w:rsidRDefault="00D058EB">
            <w:pPr>
              <w:spacing w:before="10" w:after="10"/>
              <w:jc w:val="right"/>
            </w:pPr>
            <w:r>
              <w:rPr>
                <w:sz w:val="16"/>
              </w:rPr>
              <w:t>1.14</w:t>
            </w:r>
          </w:p>
        </w:tc>
        <w:tc>
          <w:tcPr>
            <w:tcW w:w="650" w:type="dxa"/>
          </w:tcPr>
          <w:p w14:paraId="728F9F81" w14:textId="77777777" w:rsidR="009326A6" w:rsidRDefault="00D058EB">
            <w:pPr>
              <w:spacing w:before="10" w:after="10"/>
              <w:jc w:val="right"/>
            </w:pPr>
            <w:r>
              <w:rPr>
                <w:sz w:val="16"/>
              </w:rPr>
              <w:t>$10.97</w:t>
            </w:r>
          </w:p>
        </w:tc>
        <w:tc>
          <w:tcPr>
            <w:tcW w:w="650" w:type="dxa"/>
          </w:tcPr>
          <w:p w14:paraId="0AE710E0" w14:textId="77777777" w:rsidR="009326A6" w:rsidRDefault="00D058EB">
            <w:pPr>
              <w:spacing w:before="10" w:after="10"/>
              <w:jc w:val="right"/>
            </w:pPr>
            <w:r>
              <w:rPr>
                <w:sz w:val="16"/>
              </w:rPr>
              <w:t>55</w:t>
            </w:r>
          </w:p>
        </w:tc>
        <w:tc>
          <w:tcPr>
            <w:tcW w:w="550" w:type="dxa"/>
          </w:tcPr>
          <w:p w14:paraId="5D7F2256" w14:textId="77777777" w:rsidR="009326A6" w:rsidRDefault="00D058EB">
            <w:pPr>
              <w:spacing w:before="10" w:after="10"/>
              <w:jc w:val="right"/>
            </w:pPr>
            <w:r>
              <w:rPr>
                <w:sz w:val="16"/>
              </w:rPr>
              <w:t>0.0</w:t>
            </w:r>
          </w:p>
        </w:tc>
        <w:tc>
          <w:tcPr>
            <w:tcW w:w="700" w:type="dxa"/>
          </w:tcPr>
          <w:p w14:paraId="71552996" w14:textId="77777777" w:rsidR="009326A6" w:rsidRDefault="00D058EB">
            <w:pPr>
              <w:spacing w:before="10" w:after="10"/>
              <w:jc w:val="right"/>
            </w:pPr>
            <w:r>
              <w:rPr>
                <w:sz w:val="16"/>
              </w:rPr>
              <w:t>$1.52</w:t>
            </w:r>
          </w:p>
        </w:tc>
        <w:tc>
          <w:tcPr>
            <w:tcW w:w="750" w:type="dxa"/>
          </w:tcPr>
          <w:p w14:paraId="6B29525B" w14:textId="77777777" w:rsidR="009326A6" w:rsidRDefault="00D058EB">
            <w:pPr>
              <w:spacing w:before="10" w:after="10"/>
              <w:jc w:val="right"/>
            </w:pPr>
            <w:r>
              <w:rPr>
                <w:sz w:val="16"/>
              </w:rPr>
              <w:t>$0.134</w:t>
            </w:r>
          </w:p>
        </w:tc>
      </w:tr>
      <w:tr w:rsidR="009326A6" w14:paraId="2758D916" w14:textId="77777777">
        <w:trPr>
          <w:jc w:val="center"/>
        </w:trPr>
        <w:tc>
          <w:tcPr>
            <w:tcW w:w="1500" w:type="dxa"/>
          </w:tcPr>
          <w:p w14:paraId="37D2590A" w14:textId="77777777" w:rsidR="009326A6" w:rsidRDefault="00D058EB">
            <w:pPr>
              <w:spacing w:before="10" w:after="10"/>
            </w:pPr>
            <w:r>
              <w:rPr>
                <w:sz w:val="16"/>
              </w:rPr>
              <w:t>North Macedonia</w:t>
            </w:r>
          </w:p>
        </w:tc>
        <w:tc>
          <w:tcPr>
            <w:tcW w:w="650" w:type="dxa"/>
          </w:tcPr>
          <w:p w14:paraId="1BAEAFC0" w14:textId="77777777" w:rsidR="009326A6" w:rsidRDefault="00D058EB">
            <w:pPr>
              <w:spacing w:before="10" w:after="10"/>
            </w:pPr>
            <w:r>
              <w:rPr>
                <w:sz w:val="16"/>
              </w:rPr>
              <w:t>$0.135</w:t>
            </w:r>
          </w:p>
        </w:tc>
        <w:tc>
          <w:tcPr>
            <w:tcW w:w="550" w:type="dxa"/>
          </w:tcPr>
          <w:p w14:paraId="1799076F" w14:textId="77777777" w:rsidR="009326A6" w:rsidRDefault="00D058EB">
            <w:pPr>
              <w:spacing w:before="10" w:after="10"/>
              <w:jc w:val="right"/>
            </w:pPr>
            <w:r>
              <w:rPr>
                <w:sz w:val="16"/>
              </w:rPr>
              <w:t>24.0</w:t>
            </w:r>
          </w:p>
        </w:tc>
        <w:tc>
          <w:tcPr>
            <w:tcW w:w="500" w:type="dxa"/>
          </w:tcPr>
          <w:p w14:paraId="64BEE704" w14:textId="77777777" w:rsidR="009326A6" w:rsidRDefault="00D058EB">
            <w:pPr>
              <w:spacing w:before="10" w:after="10"/>
              <w:jc w:val="right"/>
            </w:pPr>
            <w:r>
              <w:rPr>
                <w:sz w:val="16"/>
              </w:rPr>
              <w:t>1.21</w:t>
            </w:r>
          </w:p>
        </w:tc>
        <w:tc>
          <w:tcPr>
            <w:tcW w:w="650" w:type="dxa"/>
          </w:tcPr>
          <w:p w14:paraId="0AB17F6A" w14:textId="77777777" w:rsidR="009326A6" w:rsidRDefault="00D058EB">
            <w:pPr>
              <w:spacing w:before="10" w:after="10"/>
              <w:jc w:val="right"/>
            </w:pPr>
            <w:r>
              <w:rPr>
                <w:sz w:val="16"/>
              </w:rPr>
              <w:t>$9.79</w:t>
            </w:r>
          </w:p>
        </w:tc>
        <w:tc>
          <w:tcPr>
            <w:tcW w:w="650" w:type="dxa"/>
          </w:tcPr>
          <w:p w14:paraId="5671BBC1" w14:textId="77777777" w:rsidR="009326A6" w:rsidRDefault="00D058EB">
            <w:pPr>
              <w:spacing w:before="10" w:after="10"/>
              <w:jc w:val="right"/>
            </w:pPr>
            <w:r>
              <w:rPr>
                <w:sz w:val="16"/>
              </w:rPr>
              <w:t>18</w:t>
            </w:r>
          </w:p>
        </w:tc>
        <w:tc>
          <w:tcPr>
            <w:tcW w:w="550" w:type="dxa"/>
          </w:tcPr>
          <w:p w14:paraId="643CC86F" w14:textId="77777777" w:rsidR="009326A6" w:rsidRDefault="00D058EB">
            <w:pPr>
              <w:spacing w:before="10" w:after="10"/>
              <w:jc w:val="right"/>
            </w:pPr>
            <w:r>
              <w:rPr>
                <w:sz w:val="16"/>
              </w:rPr>
              <w:t>0.0</w:t>
            </w:r>
          </w:p>
        </w:tc>
        <w:tc>
          <w:tcPr>
            <w:tcW w:w="700" w:type="dxa"/>
          </w:tcPr>
          <w:p w14:paraId="0AE224B1" w14:textId="77777777" w:rsidR="009326A6" w:rsidRDefault="00D058EB">
            <w:pPr>
              <w:spacing w:before="10" w:after="10"/>
              <w:jc w:val="right"/>
            </w:pPr>
            <w:r>
              <w:rPr>
                <w:sz w:val="16"/>
              </w:rPr>
              <w:t>$1.53</w:t>
            </w:r>
          </w:p>
        </w:tc>
        <w:tc>
          <w:tcPr>
            <w:tcW w:w="750" w:type="dxa"/>
          </w:tcPr>
          <w:p w14:paraId="20A65007" w14:textId="77777777" w:rsidR="009326A6" w:rsidRDefault="00D058EB">
            <w:pPr>
              <w:spacing w:before="10" w:after="10"/>
              <w:jc w:val="right"/>
            </w:pPr>
            <w:r>
              <w:rPr>
                <w:sz w:val="16"/>
              </w:rPr>
              <w:t>$0.135</w:t>
            </w:r>
          </w:p>
        </w:tc>
      </w:tr>
      <w:tr w:rsidR="009326A6" w14:paraId="6AC26DA1" w14:textId="77777777">
        <w:trPr>
          <w:jc w:val="center"/>
        </w:trPr>
        <w:tc>
          <w:tcPr>
            <w:tcW w:w="1500" w:type="dxa"/>
          </w:tcPr>
          <w:p w14:paraId="168CF1D8" w14:textId="77777777" w:rsidR="009326A6" w:rsidRDefault="00D058EB">
            <w:pPr>
              <w:spacing w:before="10" w:after="10"/>
            </w:pPr>
            <w:r>
              <w:rPr>
                <w:sz w:val="16"/>
              </w:rPr>
              <w:t>Ghana</w:t>
            </w:r>
          </w:p>
        </w:tc>
        <w:tc>
          <w:tcPr>
            <w:tcW w:w="650" w:type="dxa"/>
          </w:tcPr>
          <w:p w14:paraId="38269E92" w14:textId="77777777" w:rsidR="009326A6" w:rsidRDefault="00D058EB">
            <w:pPr>
              <w:spacing w:before="10" w:after="10"/>
            </w:pPr>
            <w:r>
              <w:rPr>
                <w:sz w:val="16"/>
              </w:rPr>
              <w:t>$0.120</w:t>
            </w:r>
          </w:p>
        </w:tc>
        <w:tc>
          <w:tcPr>
            <w:tcW w:w="550" w:type="dxa"/>
          </w:tcPr>
          <w:p w14:paraId="3C9E1C3C" w14:textId="77777777" w:rsidR="009326A6" w:rsidRDefault="00D058EB">
            <w:pPr>
              <w:spacing w:before="10" w:after="10"/>
              <w:jc w:val="right"/>
            </w:pPr>
            <w:r>
              <w:rPr>
                <w:sz w:val="16"/>
              </w:rPr>
              <w:t>30.7</w:t>
            </w:r>
          </w:p>
        </w:tc>
        <w:tc>
          <w:tcPr>
            <w:tcW w:w="500" w:type="dxa"/>
          </w:tcPr>
          <w:p w14:paraId="18ADF16E" w14:textId="77777777" w:rsidR="009326A6" w:rsidRDefault="00D058EB">
            <w:pPr>
              <w:spacing w:before="10" w:after="10"/>
              <w:jc w:val="right"/>
            </w:pPr>
            <w:r>
              <w:rPr>
                <w:sz w:val="16"/>
              </w:rPr>
              <w:t>1.31</w:t>
            </w:r>
          </w:p>
        </w:tc>
        <w:tc>
          <w:tcPr>
            <w:tcW w:w="650" w:type="dxa"/>
          </w:tcPr>
          <w:p w14:paraId="6413D550" w14:textId="77777777" w:rsidR="009326A6" w:rsidRDefault="00D058EB">
            <w:pPr>
              <w:spacing w:before="10" w:after="10"/>
              <w:jc w:val="right"/>
            </w:pPr>
            <w:r>
              <w:rPr>
                <w:sz w:val="16"/>
              </w:rPr>
              <w:t>$10.80</w:t>
            </w:r>
          </w:p>
        </w:tc>
        <w:tc>
          <w:tcPr>
            <w:tcW w:w="650" w:type="dxa"/>
          </w:tcPr>
          <w:p w14:paraId="67EB3B6C" w14:textId="77777777" w:rsidR="009326A6" w:rsidRDefault="00D058EB">
            <w:pPr>
              <w:spacing w:before="10" w:after="10"/>
              <w:jc w:val="right"/>
            </w:pPr>
            <w:r>
              <w:rPr>
                <w:sz w:val="16"/>
              </w:rPr>
              <w:t>15</w:t>
            </w:r>
          </w:p>
        </w:tc>
        <w:tc>
          <w:tcPr>
            <w:tcW w:w="550" w:type="dxa"/>
          </w:tcPr>
          <w:p w14:paraId="46538483" w14:textId="77777777" w:rsidR="009326A6" w:rsidRDefault="00D058EB">
            <w:pPr>
              <w:spacing w:before="10" w:after="10"/>
              <w:jc w:val="right"/>
            </w:pPr>
            <w:r>
              <w:rPr>
                <w:sz w:val="16"/>
              </w:rPr>
              <w:t>0.0</w:t>
            </w:r>
          </w:p>
        </w:tc>
        <w:tc>
          <w:tcPr>
            <w:tcW w:w="700" w:type="dxa"/>
          </w:tcPr>
          <w:p w14:paraId="0D0F6D1C" w14:textId="77777777" w:rsidR="009326A6" w:rsidRDefault="00D058EB">
            <w:pPr>
              <w:spacing w:before="10" w:after="10"/>
              <w:jc w:val="right"/>
            </w:pPr>
            <w:r>
              <w:rPr>
                <w:sz w:val="16"/>
              </w:rPr>
              <w:t>$1.53</w:t>
            </w:r>
          </w:p>
        </w:tc>
        <w:tc>
          <w:tcPr>
            <w:tcW w:w="750" w:type="dxa"/>
          </w:tcPr>
          <w:p w14:paraId="23D984A5" w14:textId="77777777" w:rsidR="009326A6" w:rsidRDefault="00D058EB">
            <w:pPr>
              <w:spacing w:before="10" w:after="10"/>
              <w:jc w:val="right"/>
            </w:pPr>
            <w:r>
              <w:rPr>
                <w:sz w:val="16"/>
              </w:rPr>
              <w:t>$0.120</w:t>
            </w:r>
          </w:p>
        </w:tc>
      </w:tr>
      <w:tr w:rsidR="009326A6" w14:paraId="730F7CCC" w14:textId="77777777">
        <w:trPr>
          <w:jc w:val="center"/>
        </w:trPr>
        <w:tc>
          <w:tcPr>
            <w:tcW w:w="1500" w:type="dxa"/>
          </w:tcPr>
          <w:p w14:paraId="3FF4A277" w14:textId="77777777" w:rsidR="009326A6" w:rsidRDefault="00D058EB">
            <w:pPr>
              <w:spacing w:before="10" w:after="10"/>
            </w:pPr>
            <w:r>
              <w:rPr>
                <w:sz w:val="16"/>
              </w:rPr>
              <w:t>Slovenia</w:t>
            </w:r>
          </w:p>
        </w:tc>
        <w:tc>
          <w:tcPr>
            <w:tcW w:w="650" w:type="dxa"/>
          </w:tcPr>
          <w:p w14:paraId="27097511" w14:textId="77777777" w:rsidR="009326A6" w:rsidRDefault="00D058EB">
            <w:pPr>
              <w:spacing w:before="10" w:after="10"/>
            </w:pPr>
            <w:r>
              <w:rPr>
                <w:sz w:val="16"/>
              </w:rPr>
              <w:t>$0.147</w:t>
            </w:r>
          </w:p>
        </w:tc>
        <w:tc>
          <w:tcPr>
            <w:tcW w:w="550" w:type="dxa"/>
          </w:tcPr>
          <w:p w14:paraId="30DCCBBE" w14:textId="77777777" w:rsidR="009326A6" w:rsidRDefault="00D058EB">
            <w:pPr>
              <w:spacing w:before="10" w:after="10"/>
              <w:jc w:val="right"/>
            </w:pPr>
            <w:r>
              <w:rPr>
                <w:sz w:val="16"/>
              </w:rPr>
              <w:t>21.7</w:t>
            </w:r>
          </w:p>
        </w:tc>
        <w:tc>
          <w:tcPr>
            <w:tcW w:w="500" w:type="dxa"/>
          </w:tcPr>
          <w:p w14:paraId="21810534" w14:textId="77777777" w:rsidR="009326A6" w:rsidRDefault="00D058EB">
            <w:pPr>
              <w:spacing w:before="10" w:after="10"/>
              <w:jc w:val="right"/>
            </w:pPr>
            <w:r>
              <w:rPr>
                <w:sz w:val="16"/>
              </w:rPr>
              <w:t>1.18</w:t>
            </w:r>
          </w:p>
        </w:tc>
        <w:tc>
          <w:tcPr>
            <w:tcW w:w="650" w:type="dxa"/>
          </w:tcPr>
          <w:p w14:paraId="6DB152D0" w14:textId="77777777" w:rsidR="009326A6" w:rsidRDefault="00D058EB">
            <w:pPr>
              <w:spacing w:before="10" w:after="10"/>
              <w:jc w:val="right"/>
            </w:pPr>
            <w:r>
              <w:rPr>
                <w:sz w:val="16"/>
              </w:rPr>
              <w:t>$10.17</w:t>
            </w:r>
          </w:p>
        </w:tc>
        <w:tc>
          <w:tcPr>
            <w:tcW w:w="650" w:type="dxa"/>
          </w:tcPr>
          <w:p w14:paraId="46C2D4DF" w14:textId="77777777" w:rsidR="009326A6" w:rsidRDefault="00D058EB">
            <w:pPr>
              <w:spacing w:before="10" w:after="10"/>
              <w:jc w:val="right"/>
            </w:pPr>
            <w:r>
              <w:rPr>
                <w:sz w:val="16"/>
              </w:rPr>
              <w:t>40</w:t>
            </w:r>
          </w:p>
        </w:tc>
        <w:tc>
          <w:tcPr>
            <w:tcW w:w="550" w:type="dxa"/>
          </w:tcPr>
          <w:p w14:paraId="3B6D4AA6" w14:textId="77777777" w:rsidR="009326A6" w:rsidRDefault="00D058EB">
            <w:pPr>
              <w:spacing w:before="10" w:after="10"/>
              <w:jc w:val="right"/>
            </w:pPr>
            <w:r>
              <w:rPr>
                <w:sz w:val="16"/>
              </w:rPr>
              <w:t>0.0</w:t>
            </w:r>
          </w:p>
        </w:tc>
        <w:tc>
          <w:tcPr>
            <w:tcW w:w="700" w:type="dxa"/>
          </w:tcPr>
          <w:p w14:paraId="6AD5A1C3" w14:textId="77777777" w:rsidR="009326A6" w:rsidRDefault="00D058EB">
            <w:pPr>
              <w:spacing w:before="10" w:after="10"/>
              <w:jc w:val="right"/>
            </w:pPr>
            <w:r>
              <w:rPr>
                <w:sz w:val="16"/>
              </w:rPr>
              <w:t>$1.53</w:t>
            </w:r>
          </w:p>
        </w:tc>
        <w:tc>
          <w:tcPr>
            <w:tcW w:w="750" w:type="dxa"/>
          </w:tcPr>
          <w:p w14:paraId="20AB9F6B" w14:textId="77777777" w:rsidR="009326A6" w:rsidRDefault="00D058EB">
            <w:pPr>
              <w:spacing w:before="10" w:after="10"/>
              <w:jc w:val="right"/>
            </w:pPr>
            <w:r>
              <w:rPr>
                <w:sz w:val="16"/>
              </w:rPr>
              <w:t>$0.147</w:t>
            </w:r>
          </w:p>
        </w:tc>
      </w:tr>
      <w:tr w:rsidR="009326A6" w14:paraId="4AE62F22" w14:textId="77777777">
        <w:trPr>
          <w:jc w:val="center"/>
        </w:trPr>
        <w:tc>
          <w:tcPr>
            <w:tcW w:w="1500" w:type="dxa"/>
          </w:tcPr>
          <w:p w14:paraId="34338F67" w14:textId="77777777" w:rsidR="009326A6" w:rsidRDefault="00D058EB">
            <w:pPr>
              <w:spacing w:before="10" w:after="10"/>
            </w:pPr>
            <w:r>
              <w:rPr>
                <w:sz w:val="16"/>
              </w:rPr>
              <w:t>Albania</w:t>
            </w:r>
          </w:p>
        </w:tc>
        <w:tc>
          <w:tcPr>
            <w:tcW w:w="650" w:type="dxa"/>
          </w:tcPr>
          <w:p w14:paraId="39112E79" w14:textId="77777777" w:rsidR="009326A6" w:rsidRDefault="00D058EB">
            <w:pPr>
              <w:spacing w:before="10" w:after="10"/>
            </w:pPr>
            <w:r>
              <w:rPr>
                <w:sz w:val="16"/>
              </w:rPr>
              <w:t>$0.147</w:t>
            </w:r>
          </w:p>
        </w:tc>
        <w:tc>
          <w:tcPr>
            <w:tcW w:w="550" w:type="dxa"/>
          </w:tcPr>
          <w:p w14:paraId="63309971" w14:textId="77777777" w:rsidR="009326A6" w:rsidRDefault="00D058EB">
            <w:pPr>
              <w:spacing w:before="10" w:after="10"/>
              <w:jc w:val="right"/>
            </w:pPr>
            <w:r>
              <w:rPr>
                <w:sz w:val="16"/>
              </w:rPr>
              <w:t>23.7</w:t>
            </w:r>
          </w:p>
        </w:tc>
        <w:tc>
          <w:tcPr>
            <w:tcW w:w="500" w:type="dxa"/>
          </w:tcPr>
          <w:p w14:paraId="5A7B7AD0" w14:textId="77777777" w:rsidR="009326A6" w:rsidRDefault="00D058EB">
            <w:pPr>
              <w:spacing w:before="10" w:after="10"/>
              <w:jc w:val="right"/>
            </w:pPr>
            <w:r>
              <w:rPr>
                <w:sz w:val="16"/>
              </w:rPr>
              <w:t>1.21</w:t>
            </w:r>
          </w:p>
        </w:tc>
        <w:tc>
          <w:tcPr>
            <w:tcW w:w="650" w:type="dxa"/>
          </w:tcPr>
          <w:p w14:paraId="4E235394" w14:textId="77777777" w:rsidR="009326A6" w:rsidRDefault="00D058EB">
            <w:pPr>
              <w:spacing w:before="10" w:after="10"/>
              <w:jc w:val="right"/>
            </w:pPr>
            <w:r>
              <w:rPr>
                <w:sz w:val="16"/>
              </w:rPr>
              <w:t>$9.55</w:t>
            </w:r>
          </w:p>
        </w:tc>
        <w:tc>
          <w:tcPr>
            <w:tcW w:w="650" w:type="dxa"/>
          </w:tcPr>
          <w:p w14:paraId="3C4A42B0" w14:textId="77777777" w:rsidR="009326A6" w:rsidRDefault="00D058EB">
            <w:pPr>
              <w:spacing w:before="10" w:after="10"/>
              <w:jc w:val="right"/>
            </w:pPr>
            <w:r>
              <w:rPr>
                <w:sz w:val="16"/>
              </w:rPr>
              <w:t>5</w:t>
            </w:r>
          </w:p>
        </w:tc>
        <w:tc>
          <w:tcPr>
            <w:tcW w:w="550" w:type="dxa"/>
          </w:tcPr>
          <w:p w14:paraId="07ED1F53" w14:textId="77777777" w:rsidR="009326A6" w:rsidRDefault="00D058EB">
            <w:pPr>
              <w:spacing w:before="10" w:after="10"/>
              <w:jc w:val="right"/>
            </w:pPr>
            <w:r>
              <w:rPr>
                <w:sz w:val="16"/>
              </w:rPr>
              <w:t>0.0</w:t>
            </w:r>
          </w:p>
        </w:tc>
        <w:tc>
          <w:tcPr>
            <w:tcW w:w="700" w:type="dxa"/>
          </w:tcPr>
          <w:p w14:paraId="2ED76E46" w14:textId="77777777" w:rsidR="009326A6" w:rsidRDefault="00D058EB">
            <w:pPr>
              <w:spacing w:before="10" w:after="10"/>
              <w:jc w:val="right"/>
            </w:pPr>
            <w:r>
              <w:rPr>
                <w:sz w:val="16"/>
              </w:rPr>
              <w:t>$1.53</w:t>
            </w:r>
          </w:p>
        </w:tc>
        <w:tc>
          <w:tcPr>
            <w:tcW w:w="750" w:type="dxa"/>
          </w:tcPr>
          <w:p w14:paraId="19AE32F9" w14:textId="77777777" w:rsidR="009326A6" w:rsidRDefault="00D058EB">
            <w:pPr>
              <w:spacing w:before="10" w:after="10"/>
              <w:jc w:val="right"/>
            </w:pPr>
            <w:r>
              <w:rPr>
                <w:sz w:val="16"/>
              </w:rPr>
              <w:t>$0.147</w:t>
            </w:r>
          </w:p>
        </w:tc>
      </w:tr>
      <w:tr w:rsidR="009326A6" w14:paraId="6FD33BF5" w14:textId="77777777">
        <w:trPr>
          <w:jc w:val="center"/>
        </w:trPr>
        <w:tc>
          <w:tcPr>
            <w:tcW w:w="1500" w:type="dxa"/>
          </w:tcPr>
          <w:p w14:paraId="7BAAF96C" w14:textId="77777777" w:rsidR="009326A6" w:rsidRDefault="00D058EB">
            <w:pPr>
              <w:spacing w:before="10" w:after="10"/>
            </w:pPr>
            <w:r>
              <w:rPr>
                <w:sz w:val="16"/>
              </w:rPr>
              <w:t>Romania</w:t>
            </w:r>
          </w:p>
        </w:tc>
        <w:tc>
          <w:tcPr>
            <w:tcW w:w="650" w:type="dxa"/>
          </w:tcPr>
          <w:p w14:paraId="692FAEC6" w14:textId="77777777" w:rsidR="009326A6" w:rsidRDefault="00D058EB">
            <w:pPr>
              <w:spacing w:before="10" w:after="10"/>
            </w:pPr>
            <w:r>
              <w:rPr>
                <w:sz w:val="16"/>
              </w:rPr>
              <w:t>$0.156</w:t>
            </w:r>
          </w:p>
        </w:tc>
        <w:tc>
          <w:tcPr>
            <w:tcW w:w="550" w:type="dxa"/>
          </w:tcPr>
          <w:p w14:paraId="6550DC96" w14:textId="77777777" w:rsidR="009326A6" w:rsidRDefault="00D058EB">
            <w:pPr>
              <w:spacing w:before="10" w:after="10"/>
              <w:jc w:val="right"/>
            </w:pPr>
            <w:r>
              <w:rPr>
                <w:sz w:val="16"/>
              </w:rPr>
              <w:t>22.1</w:t>
            </w:r>
          </w:p>
        </w:tc>
        <w:tc>
          <w:tcPr>
            <w:tcW w:w="500" w:type="dxa"/>
          </w:tcPr>
          <w:p w14:paraId="6A2B4D97" w14:textId="77777777" w:rsidR="009326A6" w:rsidRDefault="00D058EB">
            <w:pPr>
              <w:spacing w:before="10" w:after="10"/>
              <w:jc w:val="right"/>
            </w:pPr>
            <w:r>
              <w:rPr>
                <w:sz w:val="16"/>
              </w:rPr>
              <w:t>1.19</w:t>
            </w:r>
          </w:p>
        </w:tc>
        <w:tc>
          <w:tcPr>
            <w:tcW w:w="650" w:type="dxa"/>
          </w:tcPr>
          <w:p w14:paraId="1A4C97AA" w14:textId="77777777" w:rsidR="009326A6" w:rsidRDefault="00D058EB">
            <w:pPr>
              <w:spacing w:before="10" w:after="10"/>
              <w:jc w:val="right"/>
            </w:pPr>
            <w:r>
              <w:rPr>
                <w:sz w:val="16"/>
              </w:rPr>
              <w:t>$9.24</w:t>
            </w:r>
          </w:p>
        </w:tc>
        <w:tc>
          <w:tcPr>
            <w:tcW w:w="650" w:type="dxa"/>
          </w:tcPr>
          <w:p w14:paraId="07630743" w14:textId="77777777" w:rsidR="009326A6" w:rsidRDefault="00D058EB">
            <w:pPr>
              <w:spacing w:before="10" w:after="10"/>
              <w:jc w:val="right"/>
            </w:pPr>
            <w:r>
              <w:rPr>
                <w:sz w:val="16"/>
              </w:rPr>
              <w:t>100</w:t>
            </w:r>
          </w:p>
        </w:tc>
        <w:tc>
          <w:tcPr>
            <w:tcW w:w="550" w:type="dxa"/>
          </w:tcPr>
          <w:p w14:paraId="7D1A5926" w14:textId="77777777" w:rsidR="009326A6" w:rsidRDefault="00D058EB">
            <w:pPr>
              <w:spacing w:before="10" w:after="10"/>
              <w:jc w:val="right"/>
            </w:pPr>
            <w:r>
              <w:rPr>
                <w:sz w:val="16"/>
              </w:rPr>
              <w:t>0.1</w:t>
            </w:r>
          </w:p>
        </w:tc>
        <w:tc>
          <w:tcPr>
            <w:tcW w:w="700" w:type="dxa"/>
          </w:tcPr>
          <w:p w14:paraId="76DAEF67" w14:textId="77777777" w:rsidR="009326A6" w:rsidRDefault="00D058EB">
            <w:pPr>
              <w:spacing w:before="10" w:after="10"/>
              <w:jc w:val="right"/>
            </w:pPr>
            <w:r>
              <w:rPr>
                <w:sz w:val="16"/>
              </w:rPr>
              <w:t>$1.54</w:t>
            </w:r>
          </w:p>
        </w:tc>
        <w:tc>
          <w:tcPr>
            <w:tcW w:w="750" w:type="dxa"/>
          </w:tcPr>
          <w:p w14:paraId="481F3223" w14:textId="77777777" w:rsidR="009326A6" w:rsidRDefault="00D058EB">
            <w:pPr>
              <w:spacing w:before="10" w:after="10"/>
              <w:jc w:val="right"/>
            </w:pPr>
            <w:r>
              <w:rPr>
                <w:sz w:val="16"/>
              </w:rPr>
              <w:t>$0.156</w:t>
            </w:r>
          </w:p>
        </w:tc>
      </w:tr>
      <w:tr w:rsidR="009326A6" w14:paraId="484596DB" w14:textId="77777777">
        <w:trPr>
          <w:jc w:val="center"/>
        </w:trPr>
        <w:tc>
          <w:tcPr>
            <w:tcW w:w="1500" w:type="dxa"/>
          </w:tcPr>
          <w:p w14:paraId="15B01EA4" w14:textId="77777777" w:rsidR="009326A6" w:rsidRDefault="00D058EB">
            <w:pPr>
              <w:spacing w:before="10" w:after="10"/>
            </w:pPr>
            <w:r>
              <w:rPr>
                <w:sz w:val="16"/>
              </w:rPr>
              <w:t>Germany</w:t>
            </w:r>
          </w:p>
        </w:tc>
        <w:tc>
          <w:tcPr>
            <w:tcW w:w="650" w:type="dxa"/>
          </w:tcPr>
          <w:p w14:paraId="20943E24" w14:textId="77777777" w:rsidR="009326A6" w:rsidRDefault="00D058EB">
            <w:pPr>
              <w:spacing w:before="10" w:after="10"/>
            </w:pPr>
            <w:r>
              <w:rPr>
                <w:sz w:val="16"/>
              </w:rPr>
              <w:t>$0.155</w:t>
            </w:r>
          </w:p>
        </w:tc>
        <w:tc>
          <w:tcPr>
            <w:tcW w:w="550" w:type="dxa"/>
          </w:tcPr>
          <w:p w14:paraId="7220A645" w14:textId="77777777" w:rsidR="009326A6" w:rsidRDefault="00D058EB">
            <w:pPr>
              <w:spacing w:before="10" w:after="10"/>
              <w:jc w:val="right"/>
            </w:pPr>
            <w:r>
              <w:rPr>
                <w:sz w:val="16"/>
              </w:rPr>
              <w:t>19.0</w:t>
            </w:r>
          </w:p>
        </w:tc>
        <w:tc>
          <w:tcPr>
            <w:tcW w:w="500" w:type="dxa"/>
          </w:tcPr>
          <w:p w14:paraId="699791EF" w14:textId="77777777" w:rsidR="009326A6" w:rsidRDefault="00D058EB">
            <w:pPr>
              <w:spacing w:before="10" w:after="10"/>
              <w:jc w:val="right"/>
            </w:pPr>
            <w:r>
              <w:rPr>
                <w:sz w:val="16"/>
              </w:rPr>
              <w:t>1.14</w:t>
            </w:r>
          </w:p>
        </w:tc>
        <w:tc>
          <w:tcPr>
            <w:tcW w:w="650" w:type="dxa"/>
          </w:tcPr>
          <w:p w14:paraId="76C67B2D" w14:textId="77777777" w:rsidR="009326A6" w:rsidRDefault="00D058EB">
            <w:pPr>
              <w:spacing w:before="10" w:after="10"/>
              <w:jc w:val="right"/>
            </w:pPr>
            <w:r>
              <w:rPr>
                <w:sz w:val="16"/>
              </w:rPr>
              <w:t>$11.54</w:t>
            </w:r>
          </w:p>
        </w:tc>
        <w:tc>
          <w:tcPr>
            <w:tcW w:w="650" w:type="dxa"/>
          </w:tcPr>
          <w:p w14:paraId="37706921" w14:textId="77777777" w:rsidR="009326A6" w:rsidRDefault="00D058EB">
            <w:pPr>
              <w:spacing w:before="10" w:after="10"/>
              <w:jc w:val="right"/>
            </w:pPr>
            <w:r>
              <w:rPr>
                <w:sz w:val="16"/>
              </w:rPr>
              <w:t>1,955</w:t>
            </w:r>
          </w:p>
        </w:tc>
        <w:tc>
          <w:tcPr>
            <w:tcW w:w="550" w:type="dxa"/>
          </w:tcPr>
          <w:p w14:paraId="6E7DF386" w14:textId="77777777" w:rsidR="009326A6" w:rsidRDefault="00D058EB">
            <w:pPr>
              <w:spacing w:before="10" w:after="10"/>
              <w:jc w:val="right"/>
            </w:pPr>
            <w:r>
              <w:rPr>
                <w:sz w:val="16"/>
              </w:rPr>
              <w:t>1.6</w:t>
            </w:r>
          </w:p>
        </w:tc>
        <w:tc>
          <w:tcPr>
            <w:tcW w:w="700" w:type="dxa"/>
          </w:tcPr>
          <w:p w14:paraId="70F44207" w14:textId="77777777" w:rsidR="009326A6" w:rsidRDefault="00D058EB">
            <w:pPr>
              <w:spacing w:before="10" w:after="10"/>
              <w:jc w:val="right"/>
            </w:pPr>
            <w:r>
              <w:rPr>
                <w:sz w:val="16"/>
              </w:rPr>
              <w:t>$1.54</w:t>
            </w:r>
          </w:p>
        </w:tc>
        <w:tc>
          <w:tcPr>
            <w:tcW w:w="750" w:type="dxa"/>
          </w:tcPr>
          <w:p w14:paraId="65960B8A" w14:textId="77777777" w:rsidR="009326A6" w:rsidRDefault="00D058EB">
            <w:pPr>
              <w:spacing w:before="10" w:after="10"/>
              <w:jc w:val="right"/>
            </w:pPr>
            <w:r>
              <w:rPr>
                <w:sz w:val="16"/>
              </w:rPr>
              <w:t>$0.155</w:t>
            </w:r>
          </w:p>
        </w:tc>
      </w:tr>
      <w:tr w:rsidR="009326A6" w14:paraId="19A3B745" w14:textId="77777777">
        <w:trPr>
          <w:jc w:val="center"/>
        </w:trPr>
        <w:tc>
          <w:tcPr>
            <w:tcW w:w="1500" w:type="dxa"/>
          </w:tcPr>
          <w:p w14:paraId="30B934B7" w14:textId="77777777" w:rsidR="009326A6" w:rsidRDefault="00D058EB">
            <w:pPr>
              <w:spacing w:before="10" w:after="10"/>
            </w:pPr>
            <w:r>
              <w:rPr>
                <w:sz w:val="16"/>
              </w:rPr>
              <w:t>Greece</w:t>
            </w:r>
          </w:p>
        </w:tc>
        <w:tc>
          <w:tcPr>
            <w:tcW w:w="650" w:type="dxa"/>
          </w:tcPr>
          <w:p w14:paraId="4C280C33" w14:textId="77777777" w:rsidR="009326A6" w:rsidRDefault="00D058EB">
            <w:pPr>
              <w:spacing w:before="10" w:after="10"/>
            </w:pPr>
            <w:r>
              <w:rPr>
                <w:sz w:val="16"/>
              </w:rPr>
              <w:t>$0.165</w:t>
            </w:r>
          </w:p>
        </w:tc>
        <w:tc>
          <w:tcPr>
            <w:tcW w:w="550" w:type="dxa"/>
          </w:tcPr>
          <w:p w14:paraId="3768D173" w14:textId="77777777" w:rsidR="009326A6" w:rsidRDefault="00D058EB">
            <w:pPr>
              <w:spacing w:before="10" w:after="10"/>
              <w:jc w:val="right"/>
            </w:pPr>
            <w:r>
              <w:rPr>
                <w:sz w:val="16"/>
              </w:rPr>
              <w:t>26.1</w:t>
            </w:r>
          </w:p>
        </w:tc>
        <w:tc>
          <w:tcPr>
            <w:tcW w:w="500" w:type="dxa"/>
          </w:tcPr>
          <w:p w14:paraId="4B380936" w14:textId="77777777" w:rsidR="009326A6" w:rsidRDefault="00D058EB">
            <w:pPr>
              <w:spacing w:before="10" w:after="10"/>
              <w:jc w:val="right"/>
            </w:pPr>
            <w:r>
              <w:rPr>
                <w:sz w:val="16"/>
              </w:rPr>
              <w:t>1.25</w:t>
            </w:r>
          </w:p>
        </w:tc>
        <w:tc>
          <w:tcPr>
            <w:tcW w:w="650" w:type="dxa"/>
          </w:tcPr>
          <w:p w14:paraId="3FC62DB1" w14:textId="77777777" w:rsidR="009326A6" w:rsidRDefault="00D058EB">
            <w:pPr>
              <w:spacing w:before="10" w:after="10"/>
              <w:jc w:val="right"/>
            </w:pPr>
            <w:r>
              <w:rPr>
                <w:sz w:val="16"/>
              </w:rPr>
              <w:t>$7.84</w:t>
            </w:r>
          </w:p>
        </w:tc>
        <w:tc>
          <w:tcPr>
            <w:tcW w:w="650" w:type="dxa"/>
          </w:tcPr>
          <w:p w14:paraId="30D3A74F" w14:textId="77777777" w:rsidR="009326A6" w:rsidRDefault="00D058EB">
            <w:pPr>
              <w:spacing w:before="10" w:after="10"/>
              <w:jc w:val="right"/>
            </w:pPr>
            <w:r>
              <w:rPr>
                <w:sz w:val="16"/>
              </w:rPr>
              <w:t>50</w:t>
            </w:r>
          </w:p>
        </w:tc>
        <w:tc>
          <w:tcPr>
            <w:tcW w:w="550" w:type="dxa"/>
          </w:tcPr>
          <w:p w14:paraId="42C64A88" w14:textId="77777777" w:rsidR="009326A6" w:rsidRDefault="00D058EB">
            <w:pPr>
              <w:spacing w:before="10" w:after="10"/>
              <w:jc w:val="right"/>
            </w:pPr>
            <w:r>
              <w:rPr>
                <w:sz w:val="16"/>
              </w:rPr>
              <w:t>0.0</w:t>
            </w:r>
          </w:p>
        </w:tc>
        <w:tc>
          <w:tcPr>
            <w:tcW w:w="700" w:type="dxa"/>
          </w:tcPr>
          <w:p w14:paraId="4C260C29" w14:textId="77777777" w:rsidR="009326A6" w:rsidRDefault="00D058EB">
            <w:pPr>
              <w:spacing w:before="10" w:after="10"/>
              <w:jc w:val="right"/>
            </w:pPr>
            <w:r>
              <w:rPr>
                <w:sz w:val="16"/>
              </w:rPr>
              <w:t>$1.54</w:t>
            </w:r>
          </w:p>
        </w:tc>
        <w:tc>
          <w:tcPr>
            <w:tcW w:w="750" w:type="dxa"/>
          </w:tcPr>
          <w:p w14:paraId="6AAD690B" w14:textId="77777777" w:rsidR="009326A6" w:rsidRDefault="00D058EB">
            <w:pPr>
              <w:spacing w:before="10" w:after="10"/>
              <w:jc w:val="right"/>
            </w:pPr>
            <w:r>
              <w:rPr>
                <w:sz w:val="16"/>
              </w:rPr>
              <w:t>$0.165</w:t>
            </w:r>
          </w:p>
        </w:tc>
      </w:tr>
      <w:tr w:rsidR="009326A6" w14:paraId="3AA0901F" w14:textId="77777777">
        <w:trPr>
          <w:jc w:val="center"/>
        </w:trPr>
        <w:tc>
          <w:tcPr>
            <w:tcW w:w="1500" w:type="dxa"/>
          </w:tcPr>
          <w:p w14:paraId="38BA979A" w14:textId="77777777" w:rsidR="009326A6" w:rsidRDefault="00D058EB">
            <w:pPr>
              <w:spacing w:before="10" w:after="10"/>
            </w:pPr>
            <w:r>
              <w:rPr>
                <w:sz w:val="16"/>
              </w:rPr>
              <w:t>Bulgaria</w:t>
            </w:r>
          </w:p>
        </w:tc>
        <w:tc>
          <w:tcPr>
            <w:tcW w:w="650" w:type="dxa"/>
          </w:tcPr>
          <w:p w14:paraId="6956B800" w14:textId="77777777" w:rsidR="009326A6" w:rsidRDefault="00D058EB">
            <w:pPr>
              <w:spacing w:before="10" w:after="10"/>
            </w:pPr>
            <w:r>
              <w:rPr>
                <w:sz w:val="16"/>
              </w:rPr>
              <w:t>$0.155</w:t>
            </w:r>
          </w:p>
        </w:tc>
        <w:tc>
          <w:tcPr>
            <w:tcW w:w="550" w:type="dxa"/>
          </w:tcPr>
          <w:p w14:paraId="3EDDB5A9" w14:textId="77777777" w:rsidR="009326A6" w:rsidRDefault="00D058EB">
            <w:pPr>
              <w:spacing w:before="10" w:after="10"/>
              <w:jc w:val="right"/>
            </w:pPr>
            <w:r>
              <w:rPr>
                <w:sz w:val="16"/>
              </w:rPr>
              <w:t>23.9</w:t>
            </w:r>
          </w:p>
        </w:tc>
        <w:tc>
          <w:tcPr>
            <w:tcW w:w="500" w:type="dxa"/>
          </w:tcPr>
          <w:p w14:paraId="5A8EF02E" w14:textId="77777777" w:rsidR="009326A6" w:rsidRDefault="00D058EB">
            <w:pPr>
              <w:spacing w:before="10" w:after="10"/>
              <w:jc w:val="right"/>
            </w:pPr>
            <w:r>
              <w:rPr>
                <w:sz w:val="16"/>
              </w:rPr>
              <w:t>1.21</w:t>
            </w:r>
          </w:p>
        </w:tc>
        <w:tc>
          <w:tcPr>
            <w:tcW w:w="650" w:type="dxa"/>
          </w:tcPr>
          <w:p w14:paraId="38A1021B" w14:textId="77777777" w:rsidR="009326A6" w:rsidRDefault="00D058EB">
            <w:pPr>
              <w:spacing w:before="10" w:after="10"/>
              <w:jc w:val="right"/>
            </w:pPr>
            <w:r>
              <w:rPr>
                <w:sz w:val="16"/>
              </w:rPr>
              <w:t>$10.31</w:t>
            </w:r>
          </w:p>
        </w:tc>
        <w:tc>
          <w:tcPr>
            <w:tcW w:w="650" w:type="dxa"/>
          </w:tcPr>
          <w:p w14:paraId="13DAA725" w14:textId="77777777" w:rsidR="009326A6" w:rsidRDefault="00D058EB">
            <w:pPr>
              <w:spacing w:before="10" w:after="10"/>
              <w:jc w:val="right"/>
            </w:pPr>
            <w:r>
              <w:rPr>
                <w:sz w:val="16"/>
              </w:rPr>
              <w:t>75</w:t>
            </w:r>
          </w:p>
        </w:tc>
        <w:tc>
          <w:tcPr>
            <w:tcW w:w="550" w:type="dxa"/>
          </w:tcPr>
          <w:p w14:paraId="464AE80B" w14:textId="77777777" w:rsidR="009326A6" w:rsidRDefault="00D058EB">
            <w:pPr>
              <w:spacing w:before="10" w:after="10"/>
              <w:jc w:val="right"/>
            </w:pPr>
            <w:r>
              <w:rPr>
                <w:sz w:val="16"/>
              </w:rPr>
              <w:t>0.1</w:t>
            </w:r>
          </w:p>
        </w:tc>
        <w:tc>
          <w:tcPr>
            <w:tcW w:w="700" w:type="dxa"/>
          </w:tcPr>
          <w:p w14:paraId="42B4D147" w14:textId="77777777" w:rsidR="009326A6" w:rsidRDefault="00D058EB">
            <w:pPr>
              <w:spacing w:before="10" w:after="10"/>
              <w:jc w:val="right"/>
            </w:pPr>
            <w:r>
              <w:rPr>
                <w:sz w:val="16"/>
              </w:rPr>
              <w:t>$1.54</w:t>
            </w:r>
          </w:p>
        </w:tc>
        <w:tc>
          <w:tcPr>
            <w:tcW w:w="750" w:type="dxa"/>
          </w:tcPr>
          <w:p w14:paraId="2DCD5E1F" w14:textId="77777777" w:rsidR="009326A6" w:rsidRDefault="00D058EB">
            <w:pPr>
              <w:spacing w:before="10" w:after="10"/>
              <w:jc w:val="right"/>
            </w:pPr>
            <w:r>
              <w:rPr>
                <w:sz w:val="16"/>
              </w:rPr>
              <w:t>$0.155</w:t>
            </w:r>
          </w:p>
        </w:tc>
      </w:tr>
      <w:tr w:rsidR="009326A6" w14:paraId="1BC17DB7" w14:textId="77777777">
        <w:trPr>
          <w:jc w:val="center"/>
        </w:trPr>
        <w:tc>
          <w:tcPr>
            <w:tcW w:w="1500" w:type="dxa"/>
          </w:tcPr>
          <w:p w14:paraId="3CC5CC54" w14:textId="77777777" w:rsidR="009326A6" w:rsidRDefault="00D058EB">
            <w:pPr>
              <w:spacing w:before="10" w:after="10"/>
            </w:pPr>
            <w:r>
              <w:rPr>
                <w:sz w:val="16"/>
              </w:rPr>
              <w:t>Slovakia</w:t>
            </w:r>
          </w:p>
        </w:tc>
        <w:tc>
          <w:tcPr>
            <w:tcW w:w="650" w:type="dxa"/>
          </w:tcPr>
          <w:p w14:paraId="0B3C8EE8" w14:textId="77777777" w:rsidR="009326A6" w:rsidRDefault="00D058EB">
            <w:pPr>
              <w:spacing w:before="10" w:after="10"/>
            </w:pPr>
            <w:r>
              <w:rPr>
                <w:sz w:val="16"/>
              </w:rPr>
              <w:t>$0.164</w:t>
            </w:r>
          </w:p>
        </w:tc>
        <w:tc>
          <w:tcPr>
            <w:tcW w:w="550" w:type="dxa"/>
          </w:tcPr>
          <w:p w14:paraId="2D430C56" w14:textId="77777777" w:rsidR="009326A6" w:rsidRDefault="00D058EB">
            <w:pPr>
              <w:spacing w:before="10" w:after="10"/>
              <w:jc w:val="right"/>
            </w:pPr>
            <w:r>
              <w:rPr>
                <w:sz w:val="16"/>
              </w:rPr>
              <w:t>20.9</w:t>
            </w:r>
          </w:p>
        </w:tc>
        <w:tc>
          <w:tcPr>
            <w:tcW w:w="500" w:type="dxa"/>
          </w:tcPr>
          <w:p w14:paraId="003CFF9C" w14:textId="77777777" w:rsidR="009326A6" w:rsidRDefault="00D058EB">
            <w:pPr>
              <w:spacing w:before="10" w:after="10"/>
              <w:jc w:val="right"/>
            </w:pPr>
            <w:r>
              <w:rPr>
                <w:sz w:val="16"/>
              </w:rPr>
              <w:t>1.17</w:t>
            </w:r>
          </w:p>
        </w:tc>
        <w:tc>
          <w:tcPr>
            <w:tcW w:w="650" w:type="dxa"/>
          </w:tcPr>
          <w:p w14:paraId="3F26B846" w14:textId="77777777" w:rsidR="009326A6" w:rsidRDefault="00D058EB">
            <w:pPr>
              <w:spacing w:before="10" w:after="10"/>
              <w:jc w:val="right"/>
            </w:pPr>
            <w:r>
              <w:rPr>
                <w:sz w:val="16"/>
              </w:rPr>
              <w:t>$10.02</w:t>
            </w:r>
          </w:p>
        </w:tc>
        <w:tc>
          <w:tcPr>
            <w:tcW w:w="650" w:type="dxa"/>
          </w:tcPr>
          <w:p w14:paraId="4B781C8A" w14:textId="77777777" w:rsidR="009326A6" w:rsidRDefault="00D058EB">
            <w:pPr>
              <w:spacing w:before="10" w:after="10"/>
              <w:jc w:val="right"/>
            </w:pPr>
            <w:r>
              <w:rPr>
                <w:sz w:val="16"/>
              </w:rPr>
              <w:t>40</w:t>
            </w:r>
          </w:p>
        </w:tc>
        <w:tc>
          <w:tcPr>
            <w:tcW w:w="550" w:type="dxa"/>
          </w:tcPr>
          <w:p w14:paraId="59EBAA74" w14:textId="77777777" w:rsidR="009326A6" w:rsidRDefault="00D058EB">
            <w:pPr>
              <w:spacing w:before="10" w:after="10"/>
              <w:jc w:val="right"/>
            </w:pPr>
            <w:r>
              <w:rPr>
                <w:sz w:val="16"/>
              </w:rPr>
              <w:t>0.0</w:t>
            </w:r>
          </w:p>
        </w:tc>
        <w:tc>
          <w:tcPr>
            <w:tcW w:w="700" w:type="dxa"/>
          </w:tcPr>
          <w:p w14:paraId="40F7198E" w14:textId="77777777" w:rsidR="009326A6" w:rsidRDefault="00D058EB">
            <w:pPr>
              <w:spacing w:before="10" w:after="10"/>
              <w:jc w:val="right"/>
            </w:pPr>
            <w:r>
              <w:rPr>
                <w:sz w:val="16"/>
              </w:rPr>
              <w:t>$1.55</w:t>
            </w:r>
          </w:p>
        </w:tc>
        <w:tc>
          <w:tcPr>
            <w:tcW w:w="750" w:type="dxa"/>
          </w:tcPr>
          <w:p w14:paraId="629C2843" w14:textId="77777777" w:rsidR="009326A6" w:rsidRDefault="00D058EB">
            <w:pPr>
              <w:spacing w:before="10" w:after="10"/>
              <w:jc w:val="right"/>
            </w:pPr>
            <w:r>
              <w:rPr>
                <w:sz w:val="16"/>
              </w:rPr>
              <w:t>$0.164</w:t>
            </w:r>
          </w:p>
        </w:tc>
      </w:tr>
      <w:tr w:rsidR="009326A6" w14:paraId="4E33FF58" w14:textId="77777777">
        <w:trPr>
          <w:jc w:val="center"/>
        </w:trPr>
        <w:tc>
          <w:tcPr>
            <w:tcW w:w="1500" w:type="dxa"/>
          </w:tcPr>
          <w:p w14:paraId="6900941E" w14:textId="77777777" w:rsidR="009326A6" w:rsidRDefault="00D058EB">
            <w:pPr>
              <w:spacing w:before="10" w:after="10"/>
            </w:pPr>
            <w:r>
              <w:rPr>
                <w:sz w:val="16"/>
              </w:rPr>
              <w:t>Austria</w:t>
            </w:r>
          </w:p>
        </w:tc>
        <w:tc>
          <w:tcPr>
            <w:tcW w:w="650" w:type="dxa"/>
          </w:tcPr>
          <w:p w14:paraId="563F3D68" w14:textId="77777777" w:rsidR="009326A6" w:rsidRDefault="00D058EB">
            <w:pPr>
              <w:spacing w:before="10" w:after="10"/>
            </w:pPr>
            <w:r>
              <w:rPr>
                <w:sz w:val="16"/>
              </w:rPr>
              <w:t>$0.160</w:t>
            </w:r>
          </w:p>
        </w:tc>
        <w:tc>
          <w:tcPr>
            <w:tcW w:w="550" w:type="dxa"/>
          </w:tcPr>
          <w:p w14:paraId="532397F2" w14:textId="77777777" w:rsidR="009326A6" w:rsidRDefault="00D058EB">
            <w:pPr>
              <w:spacing w:before="10" w:after="10"/>
              <w:jc w:val="right"/>
            </w:pPr>
            <w:r>
              <w:rPr>
                <w:sz w:val="16"/>
              </w:rPr>
              <w:t>18.6</w:t>
            </w:r>
          </w:p>
        </w:tc>
        <w:tc>
          <w:tcPr>
            <w:tcW w:w="500" w:type="dxa"/>
          </w:tcPr>
          <w:p w14:paraId="1788FE9A" w14:textId="77777777" w:rsidR="009326A6" w:rsidRDefault="00D058EB">
            <w:pPr>
              <w:spacing w:before="10" w:after="10"/>
              <w:jc w:val="right"/>
            </w:pPr>
            <w:r>
              <w:rPr>
                <w:sz w:val="16"/>
              </w:rPr>
              <w:t>1.13</w:t>
            </w:r>
          </w:p>
        </w:tc>
        <w:tc>
          <w:tcPr>
            <w:tcW w:w="650" w:type="dxa"/>
          </w:tcPr>
          <w:p w14:paraId="7D9C0BB2" w14:textId="77777777" w:rsidR="009326A6" w:rsidRDefault="00D058EB">
            <w:pPr>
              <w:spacing w:before="10" w:after="10"/>
              <w:jc w:val="right"/>
            </w:pPr>
            <w:r>
              <w:rPr>
                <w:sz w:val="16"/>
              </w:rPr>
              <w:t>$11.81</w:t>
            </w:r>
          </w:p>
        </w:tc>
        <w:tc>
          <w:tcPr>
            <w:tcW w:w="650" w:type="dxa"/>
          </w:tcPr>
          <w:p w14:paraId="66799CE1" w14:textId="77777777" w:rsidR="009326A6" w:rsidRDefault="00D058EB">
            <w:pPr>
              <w:spacing w:before="10" w:after="10"/>
              <w:jc w:val="right"/>
            </w:pPr>
            <w:r>
              <w:rPr>
                <w:sz w:val="16"/>
              </w:rPr>
              <w:t>250</w:t>
            </w:r>
          </w:p>
        </w:tc>
        <w:tc>
          <w:tcPr>
            <w:tcW w:w="550" w:type="dxa"/>
          </w:tcPr>
          <w:p w14:paraId="62844F42" w14:textId="77777777" w:rsidR="009326A6" w:rsidRDefault="00D058EB">
            <w:pPr>
              <w:spacing w:before="10" w:after="10"/>
              <w:jc w:val="right"/>
            </w:pPr>
            <w:r>
              <w:rPr>
                <w:sz w:val="16"/>
              </w:rPr>
              <w:t>0.2</w:t>
            </w:r>
          </w:p>
        </w:tc>
        <w:tc>
          <w:tcPr>
            <w:tcW w:w="700" w:type="dxa"/>
          </w:tcPr>
          <w:p w14:paraId="08E189EC" w14:textId="77777777" w:rsidR="009326A6" w:rsidRDefault="00D058EB">
            <w:pPr>
              <w:spacing w:before="10" w:after="10"/>
              <w:jc w:val="right"/>
            </w:pPr>
            <w:r>
              <w:rPr>
                <w:sz w:val="16"/>
              </w:rPr>
              <w:t>$1.55</w:t>
            </w:r>
          </w:p>
        </w:tc>
        <w:tc>
          <w:tcPr>
            <w:tcW w:w="750" w:type="dxa"/>
          </w:tcPr>
          <w:p w14:paraId="4F74C846" w14:textId="77777777" w:rsidR="009326A6" w:rsidRDefault="00D058EB">
            <w:pPr>
              <w:spacing w:before="10" w:after="10"/>
              <w:jc w:val="right"/>
            </w:pPr>
            <w:r>
              <w:rPr>
                <w:sz w:val="16"/>
              </w:rPr>
              <w:t>$0.160</w:t>
            </w:r>
          </w:p>
        </w:tc>
      </w:tr>
      <w:tr w:rsidR="009326A6" w14:paraId="5D11AD83" w14:textId="77777777">
        <w:trPr>
          <w:jc w:val="center"/>
        </w:trPr>
        <w:tc>
          <w:tcPr>
            <w:tcW w:w="1500" w:type="dxa"/>
          </w:tcPr>
          <w:p w14:paraId="3BD7AB9C" w14:textId="77777777" w:rsidR="009326A6" w:rsidRDefault="00D058EB">
            <w:pPr>
              <w:spacing w:before="10" w:after="10"/>
            </w:pPr>
            <w:r>
              <w:rPr>
                <w:sz w:val="16"/>
              </w:rPr>
              <w:t>Italy</w:t>
            </w:r>
          </w:p>
        </w:tc>
        <w:tc>
          <w:tcPr>
            <w:tcW w:w="650" w:type="dxa"/>
          </w:tcPr>
          <w:p w14:paraId="5BDF54F0" w14:textId="77777777" w:rsidR="009326A6" w:rsidRDefault="00D058EB">
            <w:pPr>
              <w:spacing w:before="10" w:after="10"/>
            </w:pPr>
            <w:r>
              <w:rPr>
                <w:sz w:val="16"/>
              </w:rPr>
              <w:t>$0.162</w:t>
            </w:r>
          </w:p>
        </w:tc>
        <w:tc>
          <w:tcPr>
            <w:tcW w:w="550" w:type="dxa"/>
          </w:tcPr>
          <w:p w14:paraId="21CA7027" w14:textId="77777777" w:rsidR="009326A6" w:rsidRDefault="00D058EB">
            <w:pPr>
              <w:spacing w:before="10" w:after="10"/>
              <w:jc w:val="right"/>
            </w:pPr>
            <w:r>
              <w:rPr>
                <w:sz w:val="16"/>
              </w:rPr>
              <w:t>24.0</w:t>
            </w:r>
          </w:p>
        </w:tc>
        <w:tc>
          <w:tcPr>
            <w:tcW w:w="500" w:type="dxa"/>
          </w:tcPr>
          <w:p w14:paraId="6E3D5065" w14:textId="77777777" w:rsidR="009326A6" w:rsidRDefault="00D058EB">
            <w:pPr>
              <w:spacing w:before="10" w:after="10"/>
              <w:jc w:val="right"/>
            </w:pPr>
            <w:r>
              <w:rPr>
                <w:sz w:val="16"/>
              </w:rPr>
              <w:t>1.22</w:t>
            </w:r>
          </w:p>
        </w:tc>
        <w:tc>
          <w:tcPr>
            <w:tcW w:w="650" w:type="dxa"/>
          </w:tcPr>
          <w:p w14:paraId="414236CA" w14:textId="77777777" w:rsidR="009326A6" w:rsidRDefault="00D058EB">
            <w:pPr>
              <w:spacing w:before="10" w:after="10"/>
              <w:jc w:val="right"/>
            </w:pPr>
            <w:r>
              <w:rPr>
                <w:sz w:val="16"/>
              </w:rPr>
              <w:t>$9.79</w:t>
            </w:r>
          </w:p>
        </w:tc>
        <w:tc>
          <w:tcPr>
            <w:tcW w:w="650" w:type="dxa"/>
          </w:tcPr>
          <w:p w14:paraId="243CC637" w14:textId="77777777" w:rsidR="009326A6" w:rsidRDefault="00D058EB">
            <w:pPr>
              <w:spacing w:before="10" w:after="10"/>
              <w:jc w:val="right"/>
            </w:pPr>
            <w:r>
              <w:rPr>
                <w:sz w:val="16"/>
              </w:rPr>
              <w:t>850</w:t>
            </w:r>
          </w:p>
        </w:tc>
        <w:tc>
          <w:tcPr>
            <w:tcW w:w="550" w:type="dxa"/>
          </w:tcPr>
          <w:p w14:paraId="4A8CF5DC" w14:textId="77777777" w:rsidR="009326A6" w:rsidRDefault="00D058EB">
            <w:pPr>
              <w:spacing w:before="10" w:after="10"/>
              <w:jc w:val="right"/>
            </w:pPr>
            <w:r>
              <w:rPr>
                <w:sz w:val="16"/>
              </w:rPr>
              <w:t>0.7</w:t>
            </w:r>
          </w:p>
        </w:tc>
        <w:tc>
          <w:tcPr>
            <w:tcW w:w="700" w:type="dxa"/>
          </w:tcPr>
          <w:p w14:paraId="1CC0D683" w14:textId="77777777" w:rsidR="009326A6" w:rsidRDefault="00D058EB">
            <w:pPr>
              <w:spacing w:before="10" w:after="10"/>
              <w:jc w:val="right"/>
            </w:pPr>
            <w:r>
              <w:rPr>
                <w:sz w:val="16"/>
              </w:rPr>
              <w:t>$1.55</w:t>
            </w:r>
          </w:p>
        </w:tc>
        <w:tc>
          <w:tcPr>
            <w:tcW w:w="750" w:type="dxa"/>
          </w:tcPr>
          <w:p w14:paraId="2CF20E0C" w14:textId="77777777" w:rsidR="009326A6" w:rsidRDefault="00D058EB">
            <w:pPr>
              <w:spacing w:before="10" w:after="10"/>
              <w:jc w:val="right"/>
            </w:pPr>
            <w:r>
              <w:rPr>
                <w:sz w:val="16"/>
              </w:rPr>
              <w:t>$0.162</w:t>
            </w:r>
          </w:p>
        </w:tc>
      </w:tr>
      <w:tr w:rsidR="009326A6" w14:paraId="5D84A2DC" w14:textId="77777777">
        <w:trPr>
          <w:jc w:val="center"/>
        </w:trPr>
        <w:tc>
          <w:tcPr>
            <w:tcW w:w="1500" w:type="dxa"/>
          </w:tcPr>
          <w:p w14:paraId="0A3A5B8D" w14:textId="77777777" w:rsidR="009326A6" w:rsidRDefault="00D058EB">
            <w:pPr>
              <w:spacing w:before="10" w:after="10"/>
            </w:pPr>
            <w:r>
              <w:rPr>
                <w:sz w:val="16"/>
              </w:rPr>
              <w:t>Japan</w:t>
            </w:r>
          </w:p>
        </w:tc>
        <w:tc>
          <w:tcPr>
            <w:tcW w:w="650" w:type="dxa"/>
          </w:tcPr>
          <w:p w14:paraId="7BD6E558" w14:textId="77777777" w:rsidR="009326A6" w:rsidRDefault="00D058EB">
            <w:pPr>
              <w:spacing w:before="10" w:after="10"/>
            </w:pPr>
            <w:r>
              <w:rPr>
                <w:sz w:val="16"/>
              </w:rPr>
              <w:t>$0.135</w:t>
            </w:r>
          </w:p>
        </w:tc>
        <w:tc>
          <w:tcPr>
            <w:tcW w:w="550" w:type="dxa"/>
          </w:tcPr>
          <w:p w14:paraId="7E2958DA" w14:textId="77777777" w:rsidR="009326A6" w:rsidRDefault="00D058EB">
            <w:pPr>
              <w:spacing w:before="10" w:after="10"/>
              <w:jc w:val="right"/>
            </w:pPr>
            <w:r>
              <w:rPr>
                <w:sz w:val="16"/>
              </w:rPr>
              <w:t>25.2</w:t>
            </w:r>
          </w:p>
        </w:tc>
        <w:tc>
          <w:tcPr>
            <w:tcW w:w="500" w:type="dxa"/>
          </w:tcPr>
          <w:p w14:paraId="13429504" w14:textId="77777777" w:rsidR="009326A6" w:rsidRDefault="00D058EB">
            <w:pPr>
              <w:spacing w:before="10" w:after="10"/>
              <w:jc w:val="right"/>
            </w:pPr>
            <w:r>
              <w:rPr>
                <w:sz w:val="16"/>
              </w:rPr>
              <w:t>1.23</w:t>
            </w:r>
          </w:p>
        </w:tc>
        <w:tc>
          <w:tcPr>
            <w:tcW w:w="650" w:type="dxa"/>
          </w:tcPr>
          <w:p w14:paraId="7C5B6AA1" w14:textId="77777777" w:rsidR="009326A6" w:rsidRDefault="00D058EB">
            <w:pPr>
              <w:spacing w:before="10" w:after="10"/>
              <w:jc w:val="right"/>
            </w:pPr>
            <w:r>
              <w:rPr>
                <w:sz w:val="16"/>
              </w:rPr>
              <w:t>$14.64</w:t>
            </w:r>
          </w:p>
        </w:tc>
        <w:tc>
          <w:tcPr>
            <w:tcW w:w="650" w:type="dxa"/>
          </w:tcPr>
          <w:p w14:paraId="5A169AD2" w14:textId="77777777" w:rsidR="009326A6" w:rsidRDefault="00D058EB">
            <w:pPr>
              <w:spacing w:before="10" w:after="10"/>
              <w:jc w:val="right"/>
            </w:pPr>
            <w:r>
              <w:rPr>
                <w:sz w:val="16"/>
              </w:rPr>
              <w:t>2,400</w:t>
            </w:r>
          </w:p>
        </w:tc>
        <w:tc>
          <w:tcPr>
            <w:tcW w:w="550" w:type="dxa"/>
          </w:tcPr>
          <w:p w14:paraId="303E5FB4" w14:textId="77777777" w:rsidR="009326A6" w:rsidRDefault="00D058EB">
            <w:pPr>
              <w:spacing w:before="10" w:after="10"/>
              <w:jc w:val="right"/>
            </w:pPr>
            <w:r>
              <w:rPr>
                <w:sz w:val="16"/>
              </w:rPr>
              <w:t>1.9</w:t>
            </w:r>
          </w:p>
        </w:tc>
        <w:tc>
          <w:tcPr>
            <w:tcW w:w="700" w:type="dxa"/>
          </w:tcPr>
          <w:p w14:paraId="63EA4811" w14:textId="77777777" w:rsidR="009326A6" w:rsidRDefault="00D058EB">
            <w:pPr>
              <w:spacing w:before="10" w:after="10"/>
              <w:jc w:val="right"/>
            </w:pPr>
            <w:r>
              <w:rPr>
                <w:sz w:val="16"/>
              </w:rPr>
              <w:t>$1.55</w:t>
            </w:r>
          </w:p>
        </w:tc>
        <w:tc>
          <w:tcPr>
            <w:tcW w:w="750" w:type="dxa"/>
          </w:tcPr>
          <w:p w14:paraId="2DDB9F8D" w14:textId="77777777" w:rsidR="009326A6" w:rsidRDefault="00D058EB">
            <w:pPr>
              <w:spacing w:before="10" w:after="10"/>
              <w:jc w:val="right"/>
            </w:pPr>
            <w:r>
              <w:rPr>
                <w:sz w:val="16"/>
              </w:rPr>
              <w:t>$0.135</w:t>
            </w:r>
          </w:p>
        </w:tc>
      </w:tr>
      <w:tr w:rsidR="009326A6" w14:paraId="2AA0369B" w14:textId="77777777">
        <w:trPr>
          <w:jc w:val="center"/>
        </w:trPr>
        <w:tc>
          <w:tcPr>
            <w:tcW w:w="1500" w:type="dxa"/>
          </w:tcPr>
          <w:p w14:paraId="4468CC6E" w14:textId="77777777" w:rsidR="009326A6" w:rsidRDefault="00D058EB">
            <w:pPr>
              <w:spacing w:before="10" w:after="10"/>
            </w:pPr>
            <w:r>
              <w:rPr>
                <w:sz w:val="16"/>
              </w:rPr>
              <w:t>Czechia</w:t>
            </w:r>
          </w:p>
        </w:tc>
        <w:tc>
          <w:tcPr>
            <w:tcW w:w="650" w:type="dxa"/>
          </w:tcPr>
          <w:p w14:paraId="03777121" w14:textId="77777777" w:rsidR="009326A6" w:rsidRDefault="00D058EB">
            <w:pPr>
              <w:spacing w:before="10" w:after="10"/>
            </w:pPr>
            <w:r>
              <w:rPr>
                <w:sz w:val="16"/>
              </w:rPr>
              <w:t>$0.172</w:t>
            </w:r>
          </w:p>
        </w:tc>
        <w:tc>
          <w:tcPr>
            <w:tcW w:w="550" w:type="dxa"/>
          </w:tcPr>
          <w:p w14:paraId="183BB850" w14:textId="77777777" w:rsidR="009326A6" w:rsidRDefault="00D058EB">
            <w:pPr>
              <w:spacing w:before="10" w:after="10"/>
              <w:jc w:val="right"/>
            </w:pPr>
            <w:r>
              <w:rPr>
                <w:sz w:val="16"/>
              </w:rPr>
              <w:t>19.1</w:t>
            </w:r>
          </w:p>
        </w:tc>
        <w:tc>
          <w:tcPr>
            <w:tcW w:w="500" w:type="dxa"/>
          </w:tcPr>
          <w:p w14:paraId="461A86D1" w14:textId="77777777" w:rsidR="009326A6" w:rsidRDefault="00D058EB">
            <w:pPr>
              <w:spacing w:before="10" w:after="10"/>
              <w:jc w:val="right"/>
            </w:pPr>
            <w:r>
              <w:rPr>
                <w:sz w:val="16"/>
              </w:rPr>
              <w:t>1.14</w:t>
            </w:r>
          </w:p>
        </w:tc>
        <w:tc>
          <w:tcPr>
            <w:tcW w:w="650" w:type="dxa"/>
          </w:tcPr>
          <w:p w14:paraId="02B2CAC9" w14:textId="77777777" w:rsidR="009326A6" w:rsidRDefault="00D058EB">
            <w:pPr>
              <w:spacing w:before="10" w:after="10"/>
              <w:jc w:val="right"/>
            </w:pPr>
            <w:r>
              <w:rPr>
                <w:sz w:val="16"/>
              </w:rPr>
              <w:t>$10.93</w:t>
            </w:r>
          </w:p>
        </w:tc>
        <w:tc>
          <w:tcPr>
            <w:tcW w:w="650" w:type="dxa"/>
          </w:tcPr>
          <w:p w14:paraId="201A1FBE" w14:textId="77777777" w:rsidR="009326A6" w:rsidRDefault="00D058EB">
            <w:pPr>
              <w:spacing w:before="10" w:after="10"/>
              <w:jc w:val="right"/>
            </w:pPr>
            <w:r>
              <w:rPr>
                <w:sz w:val="16"/>
              </w:rPr>
              <w:t>130</w:t>
            </w:r>
          </w:p>
        </w:tc>
        <w:tc>
          <w:tcPr>
            <w:tcW w:w="550" w:type="dxa"/>
          </w:tcPr>
          <w:p w14:paraId="254081A3" w14:textId="77777777" w:rsidR="009326A6" w:rsidRDefault="00D058EB">
            <w:pPr>
              <w:spacing w:before="10" w:after="10"/>
              <w:jc w:val="right"/>
            </w:pPr>
            <w:r>
              <w:rPr>
                <w:sz w:val="16"/>
              </w:rPr>
              <w:t>0.1</w:t>
            </w:r>
          </w:p>
        </w:tc>
        <w:tc>
          <w:tcPr>
            <w:tcW w:w="700" w:type="dxa"/>
          </w:tcPr>
          <w:p w14:paraId="36BA0AE1" w14:textId="77777777" w:rsidR="009326A6" w:rsidRDefault="00D058EB">
            <w:pPr>
              <w:spacing w:before="10" w:after="10"/>
              <w:jc w:val="right"/>
            </w:pPr>
            <w:r>
              <w:rPr>
                <w:sz w:val="16"/>
              </w:rPr>
              <w:t>$1.55</w:t>
            </w:r>
          </w:p>
        </w:tc>
        <w:tc>
          <w:tcPr>
            <w:tcW w:w="750" w:type="dxa"/>
          </w:tcPr>
          <w:p w14:paraId="1A402A37" w14:textId="77777777" w:rsidR="009326A6" w:rsidRDefault="00D058EB">
            <w:pPr>
              <w:spacing w:before="10" w:after="10"/>
              <w:jc w:val="right"/>
            </w:pPr>
            <w:r>
              <w:rPr>
                <w:sz w:val="16"/>
              </w:rPr>
              <w:t>$0.172</w:t>
            </w:r>
          </w:p>
        </w:tc>
      </w:tr>
      <w:tr w:rsidR="009326A6" w14:paraId="08150F16" w14:textId="77777777">
        <w:trPr>
          <w:jc w:val="center"/>
        </w:trPr>
        <w:tc>
          <w:tcPr>
            <w:tcW w:w="1500" w:type="dxa"/>
          </w:tcPr>
          <w:p w14:paraId="5F5B9BBE" w14:textId="77777777" w:rsidR="009326A6" w:rsidRDefault="00D058EB">
            <w:pPr>
              <w:spacing w:before="10" w:after="10"/>
            </w:pPr>
            <w:r>
              <w:rPr>
                <w:sz w:val="16"/>
              </w:rPr>
              <w:t>Switzerland</w:t>
            </w:r>
          </w:p>
        </w:tc>
        <w:tc>
          <w:tcPr>
            <w:tcW w:w="650" w:type="dxa"/>
          </w:tcPr>
          <w:p w14:paraId="5872B425" w14:textId="77777777" w:rsidR="009326A6" w:rsidRDefault="00D058EB">
            <w:pPr>
              <w:spacing w:before="10" w:after="10"/>
            </w:pPr>
            <w:r>
              <w:rPr>
                <w:sz w:val="16"/>
              </w:rPr>
              <w:t>$0.160</w:t>
            </w:r>
          </w:p>
        </w:tc>
        <w:tc>
          <w:tcPr>
            <w:tcW w:w="550" w:type="dxa"/>
          </w:tcPr>
          <w:p w14:paraId="4375CD67" w14:textId="77777777" w:rsidR="009326A6" w:rsidRDefault="00D058EB">
            <w:pPr>
              <w:spacing w:before="10" w:after="10"/>
              <w:jc w:val="right"/>
            </w:pPr>
            <w:r>
              <w:rPr>
                <w:sz w:val="16"/>
              </w:rPr>
              <w:t>15.7</w:t>
            </w:r>
          </w:p>
        </w:tc>
        <w:tc>
          <w:tcPr>
            <w:tcW w:w="500" w:type="dxa"/>
          </w:tcPr>
          <w:p w14:paraId="1955B9B8" w14:textId="77777777" w:rsidR="009326A6" w:rsidRDefault="00D058EB">
            <w:pPr>
              <w:spacing w:before="10" w:after="10"/>
              <w:jc w:val="right"/>
            </w:pPr>
            <w:r>
              <w:rPr>
                <w:sz w:val="16"/>
              </w:rPr>
              <w:t>1.09</w:t>
            </w:r>
          </w:p>
        </w:tc>
        <w:tc>
          <w:tcPr>
            <w:tcW w:w="650" w:type="dxa"/>
          </w:tcPr>
          <w:p w14:paraId="08C27E65" w14:textId="77777777" w:rsidR="009326A6" w:rsidRDefault="00D058EB">
            <w:pPr>
              <w:spacing w:before="10" w:after="10"/>
              <w:jc w:val="right"/>
            </w:pPr>
            <w:r>
              <w:rPr>
                <w:sz w:val="16"/>
              </w:rPr>
              <w:t>$14.24</w:t>
            </w:r>
          </w:p>
        </w:tc>
        <w:tc>
          <w:tcPr>
            <w:tcW w:w="650" w:type="dxa"/>
          </w:tcPr>
          <w:p w14:paraId="2877A529" w14:textId="77777777" w:rsidR="009326A6" w:rsidRDefault="00D058EB">
            <w:pPr>
              <w:spacing w:before="10" w:after="10"/>
              <w:jc w:val="right"/>
            </w:pPr>
            <w:r>
              <w:rPr>
                <w:sz w:val="16"/>
              </w:rPr>
              <w:t>500</w:t>
            </w:r>
          </w:p>
        </w:tc>
        <w:tc>
          <w:tcPr>
            <w:tcW w:w="550" w:type="dxa"/>
          </w:tcPr>
          <w:p w14:paraId="1107DFC7" w14:textId="77777777" w:rsidR="009326A6" w:rsidRDefault="00D058EB">
            <w:pPr>
              <w:spacing w:before="10" w:after="10"/>
              <w:jc w:val="right"/>
            </w:pPr>
            <w:r>
              <w:rPr>
                <w:sz w:val="16"/>
              </w:rPr>
              <w:t>0.4</w:t>
            </w:r>
          </w:p>
        </w:tc>
        <w:tc>
          <w:tcPr>
            <w:tcW w:w="700" w:type="dxa"/>
          </w:tcPr>
          <w:p w14:paraId="76208C83" w14:textId="77777777" w:rsidR="009326A6" w:rsidRDefault="00D058EB">
            <w:pPr>
              <w:spacing w:before="10" w:after="10"/>
              <w:jc w:val="right"/>
            </w:pPr>
            <w:r>
              <w:rPr>
                <w:sz w:val="16"/>
              </w:rPr>
              <w:t>$1.56</w:t>
            </w:r>
          </w:p>
        </w:tc>
        <w:tc>
          <w:tcPr>
            <w:tcW w:w="750" w:type="dxa"/>
          </w:tcPr>
          <w:p w14:paraId="59BB78C5" w14:textId="77777777" w:rsidR="009326A6" w:rsidRDefault="00D058EB">
            <w:pPr>
              <w:spacing w:before="10" w:after="10"/>
              <w:jc w:val="right"/>
            </w:pPr>
            <w:r>
              <w:rPr>
                <w:sz w:val="16"/>
              </w:rPr>
              <w:t>$0.160</w:t>
            </w:r>
          </w:p>
        </w:tc>
      </w:tr>
      <w:tr w:rsidR="009326A6" w14:paraId="35393A4E" w14:textId="77777777">
        <w:trPr>
          <w:jc w:val="center"/>
        </w:trPr>
        <w:tc>
          <w:tcPr>
            <w:tcW w:w="1500" w:type="dxa"/>
          </w:tcPr>
          <w:p w14:paraId="2AF07996" w14:textId="77777777" w:rsidR="009326A6" w:rsidRDefault="00D058EB">
            <w:pPr>
              <w:spacing w:before="10" w:after="10"/>
            </w:pPr>
            <w:r>
              <w:rPr>
                <w:sz w:val="16"/>
              </w:rPr>
              <w:t>Hungary</w:t>
            </w:r>
          </w:p>
        </w:tc>
        <w:tc>
          <w:tcPr>
            <w:tcW w:w="650" w:type="dxa"/>
          </w:tcPr>
          <w:p w14:paraId="66754AFA" w14:textId="77777777" w:rsidR="009326A6" w:rsidRDefault="00D058EB">
            <w:pPr>
              <w:spacing w:before="10" w:after="10"/>
            </w:pPr>
            <w:r>
              <w:rPr>
                <w:sz w:val="16"/>
              </w:rPr>
              <w:t>$0.176</w:t>
            </w:r>
          </w:p>
        </w:tc>
        <w:tc>
          <w:tcPr>
            <w:tcW w:w="550" w:type="dxa"/>
          </w:tcPr>
          <w:p w14:paraId="3CCA50B5" w14:textId="77777777" w:rsidR="009326A6" w:rsidRDefault="00D058EB">
            <w:pPr>
              <w:spacing w:before="10" w:after="10"/>
              <w:jc w:val="right"/>
            </w:pPr>
            <w:r>
              <w:rPr>
                <w:sz w:val="16"/>
              </w:rPr>
              <w:t>23.6</w:t>
            </w:r>
          </w:p>
        </w:tc>
        <w:tc>
          <w:tcPr>
            <w:tcW w:w="500" w:type="dxa"/>
          </w:tcPr>
          <w:p w14:paraId="3886FB35" w14:textId="77777777" w:rsidR="009326A6" w:rsidRDefault="00D058EB">
            <w:pPr>
              <w:spacing w:before="10" w:after="10"/>
              <w:jc w:val="right"/>
            </w:pPr>
            <w:r>
              <w:rPr>
                <w:sz w:val="16"/>
              </w:rPr>
              <w:t>1.21</w:t>
            </w:r>
          </w:p>
        </w:tc>
        <w:tc>
          <w:tcPr>
            <w:tcW w:w="650" w:type="dxa"/>
          </w:tcPr>
          <w:p w14:paraId="2D5FF6B9" w14:textId="77777777" w:rsidR="009326A6" w:rsidRDefault="00D058EB">
            <w:pPr>
              <w:spacing w:before="10" w:after="10"/>
              <w:jc w:val="right"/>
            </w:pPr>
            <w:r>
              <w:rPr>
                <w:sz w:val="16"/>
              </w:rPr>
              <w:t>$10.73</w:t>
            </w:r>
          </w:p>
        </w:tc>
        <w:tc>
          <w:tcPr>
            <w:tcW w:w="650" w:type="dxa"/>
          </w:tcPr>
          <w:p w14:paraId="5588E236" w14:textId="77777777" w:rsidR="009326A6" w:rsidRDefault="00D058EB">
            <w:pPr>
              <w:spacing w:before="10" w:after="10"/>
              <w:jc w:val="right"/>
            </w:pPr>
            <w:r>
              <w:rPr>
                <w:sz w:val="16"/>
              </w:rPr>
              <w:t>50</w:t>
            </w:r>
          </w:p>
        </w:tc>
        <w:tc>
          <w:tcPr>
            <w:tcW w:w="550" w:type="dxa"/>
          </w:tcPr>
          <w:p w14:paraId="7F5B04A2" w14:textId="77777777" w:rsidR="009326A6" w:rsidRDefault="00D058EB">
            <w:pPr>
              <w:spacing w:before="10" w:after="10"/>
              <w:jc w:val="right"/>
            </w:pPr>
            <w:r>
              <w:rPr>
                <w:sz w:val="16"/>
              </w:rPr>
              <w:t>0.0</w:t>
            </w:r>
          </w:p>
        </w:tc>
        <w:tc>
          <w:tcPr>
            <w:tcW w:w="700" w:type="dxa"/>
          </w:tcPr>
          <w:p w14:paraId="61CDC4F1" w14:textId="77777777" w:rsidR="009326A6" w:rsidRDefault="00D058EB">
            <w:pPr>
              <w:spacing w:before="10" w:after="10"/>
              <w:jc w:val="right"/>
            </w:pPr>
            <w:r>
              <w:rPr>
                <w:sz w:val="16"/>
              </w:rPr>
              <w:t>$1.56</w:t>
            </w:r>
          </w:p>
        </w:tc>
        <w:tc>
          <w:tcPr>
            <w:tcW w:w="750" w:type="dxa"/>
          </w:tcPr>
          <w:p w14:paraId="2E0948C3" w14:textId="77777777" w:rsidR="009326A6" w:rsidRDefault="00D058EB">
            <w:pPr>
              <w:spacing w:before="10" w:after="10"/>
              <w:jc w:val="right"/>
            </w:pPr>
            <w:r>
              <w:rPr>
                <w:sz w:val="16"/>
              </w:rPr>
              <w:t>$0.176</w:t>
            </w:r>
          </w:p>
        </w:tc>
      </w:tr>
      <w:tr w:rsidR="009326A6" w14:paraId="7FBFA08A" w14:textId="77777777">
        <w:trPr>
          <w:jc w:val="center"/>
        </w:trPr>
        <w:tc>
          <w:tcPr>
            <w:tcW w:w="1500" w:type="dxa"/>
          </w:tcPr>
          <w:p w14:paraId="6F7E9787" w14:textId="77777777" w:rsidR="009326A6" w:rsidRDefault="00D058EB">
            <w:pPr>
              <w:spacing w:before="10" w:after="10"/>
            </w:pPr>
            <w:r>
              <w:rPr>
                <w:sz w:val="16"/>
              </w:rPr>
              <w:t>Singapore</w:t>
            </w:r>
          </w:p>
        </w:tc>
        <w:tc>
          <w:tcPr>
            <w:tcW w:w="650" w:type="dxa"/>
          </w:tcPr>
          <w:p w14:paraId="66880409" w14:textId="77777777" w:rsidR="009326A6" w:rsidRDefault="00D058EB">
            <w:pPr>
              <w:spacing w:before="10" w:after="10"/>
            </w:pPr>
            <w:r>
              <w:rPr>
                <w:sz w:val="16"/>
              </w:rPr>
              <w:t>$0.145</w:t>
            </w:r>
          </w:p>
        </w:tc>
        <w:tc>
          <w:tcPr>
            <w:tcW w:w="550" w:type="dxa"/>
          </w:tcPr>
          <w:p w14:paraId="0B0FBFFD" w14:textId="77777777" w:rsidR="009326A6" w:rsidRDefault="00D058EB">
            <w:pPr>
              <w:spacing w:before="10" w:after="10"/>
              <w:jc w:val="right"/>
            </w:pPr>
            <w:r>
              <w:rPr>
                <w:sz w:val="16"/>
              </w:rPr>
              <w:t>28.5</w:t>
            </w:r>
          </w:p>
        </w:tc>
        <w:tc>
          <w:tcPr>
            <w:tcW w:w="500" w:type="dxa"/>
          </w:tcPr>
          <w:p w14:paraId="764503E8" w14:textId="77777777" w:rsidR="009326A6" w:rsidRDefault="00D058EB">
            <w:pPr>
              <w:spacing w:before="10" w:after="10"/>
              <w:jc w:val="right"/>
            </w:pPr>
            <w:r>
              <w:rPr>
                <w:sz w:val="16"/>
              </w:rPr>
              <w:t>1.28</w:t>
            </w:r>
          </w:p>
        </w:tc>
        <w:tc>
          <w:tcPr>
            <w:tcW w:w="650" w:type="dxa"/>
          </w:tcPr>
          <w:p w14:paraId="50B3C18F" w14:textId="77777777" w:rsidR="009326A6" w:rsidRDefault="00D058EB">
            <w:pPr>
              <w:spacing w:before="10" w:after="10"/>
              <w:jc w:val="right"/>
            </w:pPr>
            <w:r>
              <w:rPr>
                <w:sz w:val="16"/>
              </w:rPr>
              <w:t>$14.53</w:t>
            </w:r>
          </w:p>
        </w:tc>
        <w:tc>
          <w:tcPr>
            <w:tcW w:w="650" w:type="dxa"/>
          </w:tcPr>
          <w:p w14:paraId="1B15628B" w14:textId="77777777" w:rsidR="009326A6" w:rsidRDefault="00D058EB">
            <w:pPr>
              <w:spacing w:before="10" w:after="10"/>
              <w:jc w:val="right"/>
            </w:pPr>
            <w:r>
              <w:rPr>
                <w:sz w:val="16"/>
              </w:rPr>
              <w:t>1,130</w:t>
            </w:r>
          </w:p>
        </w:tc>
        <w:tc>
          <w:tcPr>
            <w:tcW w:w="550" w:type="dxa"/>
          </w:tcPr>
          <w:p w14:paraId="1E722EF0" w14:textId="77777777" w:rsidR="009326A6" w:rsidRDefault="00D058EB">
            <w:pPr>
              <w:spacing w:before="10" w:after="10"/>
              <w:jc w:val="right"/>
            </w:pPr>
            <w:r>
              <w:rPr>
                <w:sz w:val="16"/>
              </w:rPr>
              <w:t>0.9</w:t>
            </w:r>
          </w:p>
        </w:tc>
        <w:tc>
          <w:tcPr>
            <w:tcW w:w="700" w:type="dxa"/>
          </w:tcPr>
          <w:p w14:paraId="1D7F68C2" w14:textId="77777777" w:rsidR="009326A6" w:rsidRDefault="00D058EB">
            <w:pPr>
              <w:spacing w:before="10" w:after="10"/>
              <w:jc w:val="right"/>
            </w:pPr>
            <w:r>
              <w:rPr>
                <w:sz w:val="16"/>
              </w:rPr>
              <w:t>$1.57</w:t>
            </w:r>
          </w:p>
        </w:tc>
        <w:tc>
          <w:tcPr>
            <w:tcW w:w="750" w:type="dxa"/>
          </w:tcPr>
          <w:p w14:paraId="3BE29D77" w14:textId="77777777" w:rsidR="009326A6" w:rsidRDefault="00D058EB">
            <w:pPr>
              <w:spacing w:before="10" w:after="10"/>
              <w:jc w:val="right"/>
            </w:pPr>
            <w:r>
              <w:rPr>
                <w:sz w:val="16"/>
              </w:rPr>
              <w:t>$0.145</w:t>
            </w:r>
          </w:p>
        </w:tc>
      </w:tr>
      <w:tr w:rsidR="009326A6" w14:paraId="0B09CB1C" w14:textId="77777777">
        <w:trPr>
          <w:jc w:val="center"/>
        </w:trPr>
        <w:tc>
          <w:tcPr>
            <w:tcW w:w="1500" w:type="dxa"/>
          </w:tcPr>
          <w:p w14:paraId="757EC4D1" w14:textId="77777777" w:rsidR="009326A6" w:rsidRDefault="00D058EB">
            <w:pPr>
              <w:spacing w:before="10" w:after="10"/>
            </w:pPr>
            <w:r>
              <w:rPr>
                <w:sz w:val="16"/>
              </w:rPr>
              <w:t>Cyprus</w:t>
            </w:r>
          </w:p>
        </w:tc>
        <w:tc>
          <w:tcPr>
            <w:tcW w:w="650" w:type="dxa"/>
          </w:tcPr>
          <w:p w14:paraId="1B517B57" w14:textId="77777777" w:rsidR="009326A6" w:rsidRDefault="00D058EB">
            <w:pPr>
              <w:spacing w:before="10" w:after="10"/>
            </w:pPr>
            <w:r>
              <w:rPr>
                <w:sz w:val="16"/>
              </w:rPr>
              <w:t>$0.185</w:t>
            </w:r>
          </w:p>
        </w:tc>
        <w:tc>
          <w:tcPr>
            <w:tcW w:w="550" w:type="dxa"/>
          </w:tcPr>
          <w:p w14:paraId="1FF5845C" w14:textId="77777777" w:rsidR="009326A6" w:rsidRDefault="00D058EB">
            <w:pPr>
              <w:spacing w:before="10" w:after="10"/>
              <w:jc w:val="right"/>
            </w:pPr>
            <w:r>
              <w:rPr>
                <w:sz w:val="16"/>
              </w:rPr>
              <w:t>28.0</w:t>
            </w:r>
          </w:p>
        </w:tc>
        <w:tc>
          <w:tcPr>
            <w:tcW w:w="500" w:type="dxa"/>
          </w:tcPr>
          <w:p w14:paraId="28E38967" w14:textId="77777777" w:rsidR="009326A6" w:rsidRDefault="00D058EB">
            <w:pPr>
              <w:spacing w:before="10" w:after="10"/>
              <w:jc w:val="right"/>
            </w:pPr>
            <w:r>
              <w:rPr>
                <w:sz w:val="16"/>
              </w:rPr>
              <w:t>1.27</w:t>
            </w:r>
          </w:p>
        </w:tc>
        <w:tc>
          <w:tcPr>
            <w:tcW w:w="650" w:type="dxa"/>
          </w:tcPr>
          <w:p w14:paraId="3C1AEEF0" w14:textId="77777777" w:rsidR="009326A6" w:rsidRDefault="00D058EB">
            <w:pPr>
              <w:spacing w:before="10" w:after="10"/>
              <w:jc w:val="right"/>
            </w:pPr>
            <w:r>
              <w:rPr>
                <w:sz w:val="16"/>
              </w:rPr>
              <w:t>$10.29</w:t>
            </w:r>
          </w:p>
        </w:tc>
        <w:tc>
          <w:tcPr>
            <w:tcW w:w="650" w:type="dxa"/>
          </w:tcPr>
          <w:p w14:paraId="704D41B4" w14:textId="77777777" w:rsidR="009326A6" w:rsidRDefault="00D058EB">
            <w:pPr>
              <w:spacing w:before="10" w:after="10"/>
              <w:jc w:val="right"/>
            </w:pPr>
            <w:r>
              <w:rPr>
                <w:sz w:val="16"/>
              </w:rPr>
              <w:t>20</w:t>
            </w:r>
          </w:p>
        </w:tc>
        <w:tc>
          <w:tcPr>
            <w:tcW w:w="550" w:type="dxa"/>
          </w:tcPr>
          <w:p w14:paraId="5EDE9265" w14:textId="77777777" w:rsidR="009326A6" w:rsidRDefault="00D058EB">
            <w:pPr>
              <w:spacing w:before="10" w:after="10"/>
              <w:jc w:val="right"/>
            </w:pPr>
            <w:r>
              <w:rPr>
                <w:sz w:val="16"/>
              </w:rPr>
              <w:t>0.0</w:t>
            </w:r>
          </w:p>
        </w:tc>
        <w:tc>
          <w:tcPr>
            <w:tcW w:w="700" w:type="dxa"/>
          </w:tcPr>
          <w:p w14:paraId="1BA31E36" w14:textId="77777777" w:rsidR="009326A6" w:rsidRDefault="00D058EB">
            <w:pPr>
              <w:spacing w:before="10" w:after="10"/>
              <w:jc w:val="right"/>
            </w:pPr>
            <w:r>
              <w:rPr>
                <w:sz w:val="16"/>
              </w:rPr>
              <w:t>$1.58</w:t>
            </w:r>
          </w:p>
        </w:tc>
        <w:tc>
          <w:tcPr>
            <w:tcW w:w="750" w:type="dxa"/>
          </w:tcPr>
          <w:p w14:paraId="5BCAB836" w14:textId="77777777" w:rsidR="009326A6" w:rsidRDefault="00D058EB">
            <w:pPr>
              <w:spacing w:before="10" w:after="10"/>
              <w:jc w:val="right"/>
            </w:pPr>
            <w:r>
              <w:rPr>
                <w:sz w:val="16"/>
              </w:rPr>
              <w:t>$0.185</w:t>
            </w:r>
          </w:p>
        </w:tc>
      </w:tr>
      <w:tr w:rsidR="009326A6" w14:paraId="2F3A5659" w14:textId="77777777">
        <w:trPr>
          <w:jc w:val="center"/>
        </w:trPr>
        <w:tc>
          <w:tcPr>
            <w:tcW w:w="1500" w:type="dxa"/>
          </w:tcPr>
          <w:p w14:paraId="11C19C55" w14:textId="77777777" w:rsidR="009326A6" w:rsidRDefault="00D058EB">
            <w:pPr>
              <w:spacing w:before="10" w:after="10"/>
            </w:pPr>
            <w:r>
              <w:rPr>
                <w:sz w:val="16"/>
              </w:rPr>
              <w:t>Senegal</w:t>
            </w:r>
          </w:p>
        </w:tc>
        <w:tc>
          <w:tcPr>
            <w:tcW w:w="650" w:type="dxa"/>
          </w:tcPr>
          <w:p w14:paraId="4B973455" w14:textId="77777777" w:rsidR="009326A6" w:rsidRDefault="00D058EB">
            <w:pPr>
              <w:spacing w:before="10" w:after="10"/>
            </w:pPr>
            <w:r>
              <w:rPr>
                <w:sz w:val="16"/>
              </w:rPr>
              <w:t>$0.180</w:t>
            </w:r>
          </w:p>
        </w:tc>
        <w:tc>
          <w:tcPr>
            <w:tcW w:w="550" w:type="dxa"/>
          </w:tcPr>
          <w:p w14:paraId="02BF775A" w14:textId="77777777" w:rsidR="009326A6" w:rsidRDefault="00D058EB">
            <w:pPr>
              <w:spacing w:before="10" w:after="10"/>
              <w:jc w:val="right"/>
            </w:pPr>
            <w:r>
              <w:rPr>
                <w:sz w:val="16"/>
              </w:rPr>
              <w:t>32.4</w:t>
            </w:r>
          </w:p>
        </w:tc>
        <w:tc>
          <w:tcPr>
            <w:tcW w:w="500" w:type="dxa"/>
          </w:tcPr>
          <w:p w14:paraId="06525C57" w14:textId="77777777" w:rsidR="009326A6" w:rsidRDefault="00D058EB">
            <w:pPr>
              <w:spacing w:before="10" w:after="10"/>
              <w:jc w:val="right"/>
            </w:pPr>
            <w:r>
              <w:rPr>
                <w:sz w:val="16"/>
              </w:rPr>
              <w:t>1.34</w:t>
            </w:r>
          </w:p>
        </w:tc>
        <w:tc>
          <w:tcPr>
            <w:tcW w:w="650" w:type="dxa"/>
          </w:tcPr>
          <w:p w14:paraId="20AD2244" w14:textId="77777777" w:rsidR="009326A6" w:rsidRDefault="00D058EB">
            <w:pPr>
              <w:spacing w:before="10" w:after="10"/>
              <w:jc w:val="right"/>
            </w:pPr>
            <w:r>
              <w:rPr>
                <w:sz w:val="16"/>
              </w:rPr>
              <w:t>$10.50</w:t>
            </w:r>
          </w:p>
        </w:tc>
        <w:tc>
          <w:tcPr>
            <w:tcW w:w="650" w:type="dxa"/>
          </w:tcPr>
          <w:p w14:paraId="2D085F11" w14:textId="77777777" w:rsidR="009326A6" w:rsidRDefault="00D058EB">
            <w:pPr>
              <w:spacing w:before="10" w:after="10"/>
              <w:jc w:val="right"/>
            </w:pPr>
            <w:r>
              <w:rPr>
                <w:sz w:val="16"/>
              </w:rPr>
              <w:t>10</w:t>
            </w:r>
          </w:p>
        </w:tc>
        <w:tc>
          <w:tcPr>
            <w:tcW w:w="550" w:type="dxa"/>
          </w:tcPr>
          <w:p w14:paraId="3533C7A3" w14:textId="77777777" w:rsidR="009326A6" w:rsidRDefault="00D058EB">
            <w:pPr>
              <w:spacing w:before="10" w:after="10"/>
              <w:jc w:val="right"/>
            </w:pPr>
            <w:r>
              <w:rPr>
                <w:sz w:val="16"/>
              </w:rPr>
              <w:t>0.0</w:t>
            </w:r>
          </w:p>
        </w:tc>
        <w:tc>
          <w:tcPr>
            <w:tcW w:w="700" w:type="dxa"/>
          </w:tcPr>
          <w:p w14:paraId="1E7E79BE" w14:textId="77777777" w:rsidR="009326A6" w:rsidRDefault="00D058EB">
            <w:pPr>
              <w:spacing w:before="10" w:after="10"/>
              <w:jc w:val="right"/>
            </w:pPr>
            <w:r>
              <w:rPr>
                <w:sz w:val="16"/>
              </w:rPr>
              <w:t>$1.58</w:t>
            </w:r>
          </w:p>
        </w:tc>
        <w:tc>
          <w:tcPr>
            <w:tcW w:w="750" w:type="dxa"/>
          </w:tcPr>
          <w:p w14:paraId="75112EB9" w14:textId="77777777" w:rsidR="009326A6" w:rsidRDefault="00D058EB">
            <w:pPr>
              <w:spacing w:before="10" w:after="10"/>
              <w:jc w:val="right"/>
            </w:pPr>
            <w:r>
              <w:rPr>
                <w:sz w:val="16"/>
              </w:rPr>
              <w:t>$0.180</w:t>
            </w:r>
          </w:p>
        </w:tc>
      </w:tr>
      <w:tr w:rsidR="009326A6" w14:paraId="2A4B51CD" w14:textId="77777777">
        <w:trPr>
          <w:jc w:val="center"/>
        </w:trPr>
        <w:tc>
          <w:tcPr>
            <w:tcW w:w="1500" w:type="dxa"/>
          </w:tcPr>
          <w:p w14:paraId="6C0F5C30" w14:textId="77777777" w:rsidR="009326A6" w:rsidRDefault="00D058EB">
            <w:pPr>
              <w:spacing w:before="10" w:after="10"/>
            </w:pPr>
            <w:r>
              <w:rPr>
                <w:sz w:val="16"/>
              </w:rPr>
              <w:t>Croatia</w:t>
            </w:r>
          </w:p>
        </w:tc>
        <w:tc>
          <w:tcPr>
            <w:tcW w:w="650" w:type="dxa"/>
          </w:tcPr>
          <w:p w14:paraId="24507EB2" w14:textId="77777777" w:rsidR="009326A6" w:rsidRDefault="00D058EB">
            <w:pPr>
              <w:spacing w:before="10" w:after="10"/>
            </w:pPr>
            <w:r>
              <w:rPr>
                <w:sz w:val="16"/>
              </w:rPr>
              <w:t>$0.206</w:t>
            </w:r>
          </w:p>
        </w:tc>
        <w:tc>
          <w:tcPr>
            <w:tcW w:w="550" w:type="dxa"/>
          </w:tcPr>
          <w:p w14:paraId="3F1943D0" w14:textId="77777777" w:rsidR="009326A6" w:rsidRDefault="00D058EB">
            <w:pPr>
              <w:spacing w:before="10" w:after="10"/>
              <w:jc w:val="right"/>
            </w:pPr>
            <w:r>
              <w:rPr>
                <w:sz w:val="16"/>
              </w:rPr>
              <w:t>23.7</w:t>
            </w:r>
          </w:p>
        </w:tc>
        <w:tc>
          <w:tcPr>
            <w:tcW w:w="500" w:type="dxa"/>
          </w:tcPr>
          <w:p w14:paraId="474B5189" w14:textId="77777777" w:rsidR="009326A6" w:rsidRDefault="00D058EB">
            <w:pPr>
              <w:spacing w:before="10" w:after="10"/>
              <w:jc w:val="right"/>
            </w:pPr>
            <w:r>
              <w:rPr>
                <w:sz w:val="16"/>
              </w:rPr>
              <w:t>1.21</w:t>
            </w:r>
          </w:p>
        </w:tc>
        <w:tc>
          <w:tcPr>
            <w:tcW w:w="650" w:type="dxa"/>
          </w:tcPr>
          <w:p w14:paraId="2F83DFD8" w14:textId="77777777" w:rsidR="009326A6" w:rsidRDefault="00D058EB">
            <w:pPr>
              <w:spacing w:before="10" w:after="10"/>
              <w:jc w:val="right"/>
            </w:pPr>
            <w:r>
              <w:rPr>
                <w:sz w:val="16"/>
              </w:rPr>
              <w:t>$9.77</w:t>
            </w:r>
          </w:p>
        </w:tc>
        <w:tc>
          <w:tcPr>
            <w:tcW w:w="650" w:type="dxa"/>
          </w:tcPr>
          <w:p w14:paraId="712F2A99" w14:textId="77777777" w:rsidR="009326A6" w:rsidRDefault="00D058EB">
            <w:pPr>
              <w:spacing w:before="10" w:after="10"/>
              <w:jc w:val="right"/>
            </w:pPr>
            <w:r>
              <w:rPr>
                <w:sz w:val="16"/>
              </w:rPr>
              <w:t>30</w:t>
            </w:r>
          </w:p>
        </w:tc>
        <w:tc>
          <w:tcPr>
            <w:tcW w:w="550" w:type="dxa"/>
          </w:tcPr>
          <w:p w14:paraId="39821436" w14:textId="77777777" w:rsidR="009326A6" w:rsidRDefault="00D058EB">
            <w:pPr>
              <w:spacing w:before="10" w:after="10"/>
              <w:jc w:val="right"/>
            </w:pPr>
            <w:r>
              <w:rPr>
                <w:sz w:val="16"/>
              </w:rPr>
              <w:t>0.0</w:t>
            </w:r>
          </w:p>
        </w:tc>
        <w:tc>
          <w:tcPr>
            <w:tcW w:w="700" w:type="dxa"/>
          </w:tcPr>
          <w:p w14:paraId="4E4E335C" w14:textId="77777777" w:rsidR="009326A6" w:rsidRDefault="00D058EB">
            <w:pPr>
              <w:spacing w:before="10" w:after="10"/>
              <w:jc w:val="right"/>
            </w:pPr>
            <w:r>
              <w:rPr>
                <w:sz w:val="16"/>
              </w:rPr>
              <w:t>$1.58</w:t>
            </w:r>
          </w:p>
        </w:tc>
        <w:tc>
          <w:tcPr>
            <w:tcW w:w="750" w:type="dxa"/>
          </w:tcPr>
          <w:p w14:paraId="29151ECC" w14:textId="77777777" w:rsidR="009326A6" w:rsidRDefault="00D058EB">
            <w:pPr>
              <w:spacing w:before="10" w:after="10"/>
              <w:jc w:val="right"/>
            </w:pPr>
            <w:r>
              <w:rPr>
                <w:sz w:val="16"/>
              </w:rPr>
              <w:t>$0.206</w:t>
            </w:r>
          </w:p>
        </w:tc>
      </w:tr>
      <w:tr w:rsidR="009326A6" w14:paraId="4332DE7E" w14:textId="77777777">
        <w:trPr>
          <w:jc w:val="center"/>
        </w:trPr>
        <w:tc>
          <w:tcPr>
            <w:tcW w:w="1500" w:type="dxa"/>
          </w:tcPr>
          <w:p w14:paraId="268DE936" w14:textId="77777777" w:rsidR="009326A6" w:rsidRDefault="00D058EB">
            <w:pPr>
              <w:spacing w:before="10" w:after="10"/>
            </w:pPr>
            <w:r>
              <w:rPr>
                <w:sz w:val="16"/>
              </w:rPr>
              <w:t>Ireland</w:t>
            </w:r>
          </w:p>
        </w:tc>
        <w:tc>
          <w:tcPr>
            <w:tcW w:w="650" w:type="dxa"/>
          </w:tcPr>
          <w:p w14:paraId="2D3877E3" w14:textId="77777777" w:rsidR="009326A6" w:rsidRDefault="00D058EB">
            <w:pPr>
              <w:spacing w:before="10" w:after="10"/>
            </w:pPr>
            <w:r>
              <w:rPr>
                <w:sz w:val="16"/>
              </w:rPr>
              <w:t>$0.228</w:t>
            </w:r>
          </w:p>
        </w:tc>
        <w:tc>
          <w:tcPr>
            <w:tcW w:w="550" w:type="dxa"/>
          </w:tcPr>
          <w:p w14:paraId="6A5C0CF0" w14:textId="77777777" w:rsidR="009326A6" w:rsidRDefault="00D058EB">
            <w:pPr>
              <w:spacing w:before="10" w:after="10"/>
              <w:jc w:val="right"/>
            </w:pPr>
            <w:r>
              <w:rPr>
                <w:sz w:val="16"/>
              </w:rPr>
              <w:t>15.3</w:t>
            </w:r>
          </w:p>
        </w:tc>
        <w:tc>
          <w:tcPr>
            <w:tcW w:w="500" w:type="dxa"/>
          </w:tcPr>
          <w:p w14:paraId="68694C58" w14:textId="77777777" w:rsidR="009326A6" w:rsidRDefault="00D058EB">
            <w:pPr>
              <w:spacing w:before="10" w:after="10"/>
              <w:jc w:val="right"/>
            </w:pPr>
            <w:r>
              <w:rPr>
                <w:sz w:val="16"/>
              </w:rPr>
              <w:t>1.08</w:t>
            </w:r>
          </w:p>
        </w:tc>
        <w:tc>
          <w:tcPr>
            <w:tcW w:w="650" w:type="dxa"/>
          </w:tcPr>
          <w:p w14:paraId="2AA2C129" w14:textId="77777777" w:rsidR="009326A6" w:rsidRDefault="00D058EB">
            <w:pPr>
              <w:spacing w:before="10" w:after="10"/>
              <w:jc w:val="right"/>
            </w:pPr>
            <w:r>
              <w:rPr>
                <w:sz w:val="16"/>
              </w:rPr>
              <w:t>$10.05</w:t>
            </w:r>
          </w:p>
        </w:tc>
        <w:tc>
          <w:tcPr>
            <w:tcW w:w="650" w:type="dxa"/>
          </w:tcPr>
          <w:p w14:paraId="40D8F8AB" w14:textId="77777777" w:rsidR="009326A6" w:rsidRDefault="00D058EB">
            <w:pPr>
              <w:spacing w:before="10" w:after="10"/>
              <w:jc w:val="right"/>
            </w:pPr>
            <w:r>
              <w:rPr>
                <w:sz w:val="16"/>
              </w:rPr>
              <w:t>1,260</w:t>
            </w:r>
          </w:p>
        </w:tc>
        <w:tc>
          <w:tcPr>
            <w:tcW w:w="550" w:type="dxa"/>
          </w:tcPr>
          <w:p w14:paraId="5EC8897E" w14:textId="77777777" w:rsidR="009326A6" w:rsidRDefault="00D058EB">
            <w:pPr>
              <w:spacing w:before="10" w:after="10"/>
              <w:jc w:val="right"/>
            </w:pPr>
            <w:r>
              <w:rPr>
                <w:sz w:val="16"/>
              </w:rPr>
              <w:t>1.0</w:t>
            </w:r>
          </w:p>
        </w:tc>
        <w:tc>
          <w:tcPr>
            <w:tcW w:w="700" w:type="dxa"/>
          </w:tcPr>
          <w:p w14:paraId="4E4F8AA7" w14:textId="77777777" w:rsidR="009326A6" w:rsidRDefault="00D058EB">
            <w:pPr>
              <w:spacing w:before="10" w:after="10"/>
              <w:jc w:val="right"/>
            </w:pPr>
            <w:r>
              <w:rPr>
                <w:sz w:val="16"/>
              </w:rPr>
              <w:t>$1.58</w:t>
            </w:r>
          </w:p>
        </w:tc>
        <w:tc>
          <w:tcPr>
            <w:tcW w:w="750" w:type="dxa"/>
          </w:tcPr>
          <w:p w14:paraId="5C870760" w14:textId="77777777" w:rsidR="009326A6" w:rsidRDefault="00D058EB">
            <w:pPr>
              <w:spacing w:before="10" w:after="10"/>
              <w:jc w:val="right"/>
            </w:pPr>
            <w:r>
              <w:rPr>
                <w:sz w:val="16"/>
              </w:rPr>
              <w:t>$0.228</w:t>
            </w:r>
          </w:p>
        </w:tc>
      </w:tr>
      <w:tr w:rsidR="009326A6" w14:paraId="5B11DEAB" w14:textId="77777777">
        <w:trPr>
          <w:jc w:val="center"/>
        </w:trPr>
        <w:tc>
          <w:tcPr>
            <w:tcW w:w="1500" w:type="dxa"/>
            <w:tcBorders>
              <w:bottom w:val="double" w:sz="4" w:space="0" w:color="auto"/>
            </w:tcBorders>
          </w:tcPr>
          <w:p w14:paraId="118E61D7" w14:textId="77777777" w:rsidR="009326A6" w:rsidRDefault="00D058EB">
            <w:pPr>
              <w:spacing w:before="10" w:after="10"/>
            </w:pPr>
            <w:r>
              <w:rPr>
                <w:sz w:val="16"/>
              </w:rPr>
              <w:t>Greenland</w:t>
            </w:r>
          </w:p>
        </w:tc>
        <w:tc>
          <w:tcPr>
            <w:tcW w:w="650" w:type="dxa"/>
            <w:tcBorders>
              <w:bottom w:val="double" w:sz="4" w:space="0" w:color="auto"/>
            </w:tcBorders>
          </w:tcPr>
          <w:p w14:paraId="1E4C3552" w14:textId="77777777" w:rsidR="009326A6" w:rsidRDefault="00D058EB">
            <w:pPr>
              <w:spacing w:before="10" w:after="10"/>
            </w:pPr>
            <w:r>
              <w:rPr>
                <w:sz w:val="16"/>
              </w:rPr>
              <w:t>$0.263</w:t>
            </w:r>
          </w:p>
        </w:tc>
        <w:tc>
          <w:tcPr>
            <w:tcW w:w="550" w:type="dxa"/>
            <w:tcBorders>
              <w:bottom w:val="double" w:sz="4" w:space="0" w:color="auto"/>
            </w:tcBorders>
          </w:tcPr>
          <w:p w14:paraId="6CA657D0" w14:textId="77777777" w:rsidR="009326A6" w:rsidRDefault="00D058EB">
            <w:pPr>
              <w:spacing w:before="10" w:after="10"/>
              <w:jc w:val="right"/>
            </w:pPr>
            <w:r>
              <w:rPr>
                <w:sz w:val="16"/>
              </w:rPr>
              <w:t>-3.1</w:t>
            </w:r>
          </w:p>
        </w:tc>
        <w:tc>
          <w:tcPr>
            <w:tcW w:w="500" w:type="dxa"/>
            <w:tcBorders>
              <w:bottom w:val="double" w:sz="4" w:space="0" w:color="auto"/>
            </w:tcBorders>
          </w:tcPr>
          <w:p w14:paraId="4483BC46" w14:textId="77777777" w:rsidR="009326A6" w:rsidRDefault="00D058EB">
            <w:pPr>
              <w:spacing w:before="10" w:after="10"/>
              <w:jc w:val="right"/>
            </w:pPr>
            <w:r>
              <w:rPr>
                <w:sz w:val="16"/>
              </w:rPr>
              <w:t>1.08</w:t>
            </w:r>
          </w:p>
        </w:tc>
        <w:tc>
          <w:tcPr>
            <w:tcW w:w="650" w:type="dxa"/>
            <w:tcBorders>
              <w:bottom w:val="double" w:sz="4" w:space="0" w:color="auto"/>
            </w:tcBorders>
          </w:tcPr>
          <w:p w14:paraId="0CDAB10F" w14:textId="77777777" w:rsidR="009326A6" w:rsidRDefault="00D058EB">
            <w:pPr>
              <w:spacing w:before="10" w:after="10"/>
              <w:jc w:val="right"/>
            </w:pPr>
            <w:r>
              <w:rPr>
                <w:sz w:val="16"/>
              </w:rPr>
              <w:t>$11.12</w:t>
            </w:r>
          </w:p>
        </w:tc>
        <w:tc>
          <w:tcPr>
            <w:tcW w:w="650" w:type="dxa"/>
            <w:tcBorders>
              <w:bottom w:val="double" w:sz="4" w:space="0" w:color="auto"/>
            </w:tcBorders>
          </w:tcPr>
          <w:p w14:paraId="3CC747F1" w14:textId="77777777" w:rsidR="009326A6" w:rsidRDefault="00D058EB">
            <w:pPr>
              <w:spacing w:before="10" w:after="10"/>
              <w:jc w:val="right"/>
            </w:pPr>
            <w:r>
              <w:rPr>
                <w:sz w:val="16"/>
              </w:rPr>
              <w:t>5</w:t>
            </w:r>
          </w:p>
        </w:tc>
        <w:tc>
          <w:tcPr>
            <w:tcW w:w="550" w:type="dxa"/>
            <w:tcBorders>
              <w:bottom w:val="double" w:sz="4" w:space="0" w:color="auto"/>
            </w:tcBorders>
          </w:tcPr>
          <w:p w14:paraId="441FCAEF" w14:textId="77777777" w:rsidR="009326A6" w:rsidRDefault="00D058EB">
            <w:pPr>
              <w:spacing w:before="10" w:after="10"/>
              <w:jc w:val="right"/>
            </w:pPr>
            <w:r>
              <w:rPr>
                <w:sz w:val="16"/>
              </w:rPr>
              <w:t>0.0</w:t>
            </w:r>
          </w:p>
        </w:tc>
        <w:tc>
          <w:tcPr>
            <w:tcW w:w="700" w:type="dxa"/>
            <w:tcBorders>
              <w:bottom w:val="double" w:sz="4" w:space="0" w:color="auto"/>
            </w:tcBorders>
          </w:tcPr>
          <w:p w14:paraId="12B8F943" w14:textId="77777777" w:rsidR="009326A6" w:rsidRDefault="00D058EB">
            <w:pPr>
              <w:spacing w:before="10" w:after="10"/>
              <w:jc w:val="right"/>
            </w:pPr>
            <w:r>
              <w:rPr>
                <w:sz w:val="16"/>
              </w:rPr>
              <w:t>$1.62</w:t>
            </w:r>
          </w:p>
        </w:tc>
        <w:tc>
          <w:tcPr>
            <w:tcW w:w="750" w:type="dxa"/>
            <w:tcBorders>
              <w:bottom w:val="double" w:sz="4" w:space="0" w:color="auto"/>
            </w:tcBorders>
          </w:tcPr>
          <w:p w14:paraId="5D3F28EC" w14:textId="77777777" w:rsidR="009326A6" w:rsidRDefault="00D058EB">
            <w:pPr>
              <w:spacing w:before="10" w:after="10"/>
              <w:jc w:val="right"/>
            </w:pPr>
            <w:r>
              <w:rPr>
                <w:sz w:val="16"/>
              </w:rPr>
              <w:t>$0.263</w:t>
            </w:r>
          </w:p>
        </w:tc>
      </w:tr>
    </w:tbl>
    <w:p w14:paraId="57982667" w14:textId="77777777" w:rsidR="009326A6" w:rsidRDefault="00D058EB">
      <w:pPr>
        <w:spacing w:before="80" w:line="240" w:lineRule="auto"/>
        <w:sectPr w:rsidR="009326A6">
          <w:pgSz w:w="15840" w:h="12240" w:orient="landscape"/>
          <w:pgMar w:top="1440" w:right="1440" w:bottom="1440" w:left="1440" w:header="720" w:footer="720" w:gutter="0"/>
          <w:cols w:space="720"/>
        </w:sectPr>
      </w:pPr>
      <w:r>
        <w:rPr>
          <w:b/>
          <w:sz w:val="20"/>
        </w:rPr>
        <w:t xml:space="preserve">Notes: </w:t>
      </w:r>
      <w:r>
        <w:rPr>
          <w:sz w:val="20"/>
        </w:rPr>
        <w:t>Countries sorted by cost-recovery adjusted rank (ascending). p</w:t>
      </w:r>
      <w:r>
        <w:rPr>
          <w:sz w:val="20"/>
        </w:rPr>
        <w:t>ᴱ</w:t>
      </w:r>
      <w:r>
        <w:rPr>
          <w:sz w:val="20"/>
        </w:rPr>
        <w:t xml:space="preserve"> = national electricity price for industrial/data center consumers ($/kWh). θⱼ = peak summer temperature (°C). PUE = Power Usage Effectiveness. Constr. = predicted data center construction cost ($/W of IT load). k̄ⱼ = installed data center power </w:t>
      </w:r>
      <w:r>
        <w:rPr>
          <w:sz w:val="20"/>
        </w:rPr>
        <w:lastRenderedPageBreak/>
        <w:t xml:space="preserve">capacity (MW). ωⱼ = country share of global compute demand from </w:t>
      </w:r>
      <w:bookmarkStart w:id="132" w:name="Eq4txt905"/>
      <w:r>
        <w:fldChar w:fldCharType="begin"/>
      </w:r>
      <w:r>
        <w:instrText>HYPERLINK \l "Eq4"</w:instrText>
      </w:r>
      <w:r>
        <w:fldChar w:fldCharType="separate"/>
      </w:r>
      <w:r>
        <w:rPr>
          <w:color w:val="1F3864"/>
          <w:sz w:val="20"/>
          <w:u w:val="single"/>
        </w:rPr>
        <w:t>equation (4)</w:t>
      </w:r>
      <w:r>
        <w:fldChar w:fldCharType="end"/>
      </w:r>
      <w:bookmarkEnd w:id="132"/>
      <w:r>
        <w:rPr>
          <w:sz w:val="20"/>
        </w:rPr>
        <w:t>. cⱼ = hourly cost of operating one H100 GPU (electricity + hardware at $1.36/hr + amortized construction; excludes networking η = $0.15/hr, which is added in the equilibrium computations in Section 6). Cost-Rec. p</w:t>
      </w:r>
      <w:r>
        <w:rPr>
          <w:sz w:val="20"/>
        </w:rPr>
        <w:t>ᴱ</w:t>
      </w:r>
      <w:r>
        <w:rPr>
          <w:sz w:val="20"/>
        </w:rPr>
        <w:t xml:space="preserve">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w:t>
      </w:r>
      <w:r>
        <w:rPr>
          <w:sz w:val="20"/>
        </w:rPr>
        <w: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bookmarkStart w:id="133" w:name="TableA2"/>
    <w:p w14:paraId="030626EC" w14:textId="77777777" w:rsidR="009326A6" w:rsidRDefault="00D058EB">
      <w:pPr>
        <w:spacing w:after="60"/>
        <w:jc w:val="both"/>
      </w:pPr>
      <w:r>
        <w:lastRenderedPageBreak/>
        <w:fldChar w:fldCharType="begin"/>
      </w:r>
      <w:r>
        <w:instrText>HYPERLINK \l "TableA2txt"</w:instrText>
      </w:r>
      <w:r>
        <w:fldChar w:fldCharType="separate"/>
      </w:r>
      <w:r>
        <w:rPr>
          <w:b/>
          <w:color w:val="1F3864"/>
          <w:sz w:val="20"/>
          <w:u w:val="single"/>
        </w:rPr>
        <w:t>Table A2</w:t>
      </w:r>
      <w:r>
        <w:fldChar w:fldCharType="end"/>
      </w:r>
      <w:bookmarkEnd w:id="133"/>
      <w:r>
        <w:rPr>
          <w:b/>
          <w:sz w:val="20"/>
        </w:rPr>
        <w:t>. Country rankings under alternative cost and sovereignty specifications (all countries)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1691"/>
        <w:gridCol w:w="1224"/>
        <w:gridCol w:w="1172"/>
        <w:gridCol w:w="1691"/>
        <w:gridCol w:w="1224"/>
        <w:gridCol w:w="1172"/>
        <w:gridCol w:w="1662"/>
      </w:tblGrid>
      <w:tr w:rsidR="009326A6" w14:paraId="0DDD90FD" w14:textId="77777777">
        <w:trPr>
          <w:jc w:val="center"/>
        </w:trPr>
        <w:tc>
          <w:tcPr>
            <w:tcW w:w="1800" w:type="dxa"/>
            <w:tcBorders>
              <w:top w:val="single" w:sz="4" w:space="0" w:color="auto"/>
              <w:bottom w:val="single" w:sz="4" w:space="0" w:color="auto"/>
            </w:tcBorders>
          </w:tcPr>
          <w:p w14:paraId="1E0FD59F" w14:textId="77777777" w:rsidR="009326A6" w:rsidRDefault="009326A6">
            <w:pPr>
              <w:spacing w:before="5" w:after="5"/>
              <w:jc w:val="center"/>
            </w:pPr>
          </w:p>
        </w:tc>
        <w:tc>
          <w:tcPr>
            <w:tcW w:w="450" w:type="dxa"/>
            <w:gridSpan w:val="3"/>
            <w:tcBorders>
              <w:top w:val="single" w:sz="4" w:space="0" w:color="auto"/>
              <w:bottom w:val="single" w:sz="4" w:space="0" w:color="auto"/>
            </w:tcBorders>
          </w:tcPr>
          <w:p w14:paraId="6082FCD8" w14:textId="77777777" w:rsidR="009326A6" w:rsidRDefault="00D058EB">
            <w:pPr>
              <w:spacing w:before="5" w:after="5"/>
              <w:jc w:val="center"/>
            </w:pPr>
            <w:r>
              <w:rPr>
                <w:b/>
                <w:sz w:val="14"/>
              </w:rPr>
              <w:t>(1) Raw Electricity</w:t>
            </w:r>
          </w:p>
        </w:tc>
        <w:tc>
          <w:tcPr>
            <w:tcW w:w="450" w:type="dxa"/>
            <w:gridSpan w:val="3"/>
            <w:tcBorders>
              <w:top w:val="single" w:sz="4" w:space="0" w:color="auto"/>
              <w:bottom w:val="single" w:sz="4" w:space="0" w:color="auto"/>
            </w:tcBorders>
          </w:tcPr>
          <w:p w14:paraId="1C2AD146" w14:textId="77777777" w:rsidR="009326A6" w:rsidRDefault="00D058EB">
            <w:pPr>
              <w:spacing w:before="5" w:after="5"/>
              <w:jc w:val="center"/>
            </w:pPr>
            <w:r>
              <w:rPr>
                <w:b/>
                <w:sz w:val="14"/>
              </w:rPr>
              <w:t>(2) Cost-Recovery</w:t>
            </w:r>
          </w:p>
        </w:tc>
        <w:tc>
          <w:tcPr>
            <w:tcW w:w="500" w:type="dxa"/>
            <w:tcBorders>
              <w:top w:val="single" w:sz="4" w:space="0" w:color="auto"/>
              <w:bottom w:val="single" w:sz="4" w:space="0" w:color="auto"/>
            </w:tcBorders>
          </w:tcPr>
          <w:p w14:paraId="31AB2600" w14:textId="77777777" w:rsidR="009326A6" w:rsidRDefault="00D058EB">
            <w:pPr>
              <w:spacing w:before="5" w:after="5"/>
              <w:jc w:val="center"/>
            </w:pPr>
            <w:r>
              <w:rPr>
                <w:b/>
                <w:sz w:val="14"/>
              </w:rPr>
              <w:t>(3) Bilateral</w:t>
            </w:r>
          </w:p>
        </w:tc>
      </w:tr>
      <w:tr w:rsidR="009326A6" w14:paraId="4C9F6AA9" w14:textId="77777777">
        <w:trPr>
          <w:jc w:val="center"/>
        </w:trPr>
        <w:tc>
          <w:tcPr>
            <w:tcW w:w="1800" w:type="dxa"/>
            <w:tcBorders>
              <w:top w:val="single" w:sz="4" w:space="0" w:color="auto"/>
              <w:bottom w:val="single" w:sz="4" w:space="0" w:color="auto"/>
            </w:tcBorders>
          </w:tcPr>
          <w:p w14:paraId="080FFC3A" w14:textId="77777777" w:rsidR="009326A6" w:rsidRDefault="00D058EB">
            <w:pPr>
              <w:spacing w:before="5" w:after="5"/>
            </w:pPr>
            <w:r>
              <w:rPr>
                <w:b/>
                <w:sz w:val="14"/>
              </w:rPr>
              <w:t>Country</w:t>
            </w:r>
          </w:p>
        </w:tc>
        <w:tc>
          <w:tcPr>
            <w:tcW w:w="750" w:type="dxa"/>
            <w:tcBorders>
              <w:top w:val="single" w:sz="4" w:space="0" w:color="auto"/>
              <w:bottom w:val="single" w:sz="4" w:space="0" w:color="auto"/>
            </w:tcBorders>
          </w:tcPr>
          <w:p w14:paraId="684BE707" w14:textId="77777777" w:rsidR="009326A6" w:rsidRDefault="00D058EB">
            <w:pPr>
              <w:spacing w:before="5" w:after="5"/>
              <w:jc w:val="center"/>
            </w:pPr>
            <w:r>
              <w:rPr>
                <w:b/>
                <w:sz w:val="14"/>
              </w:rPr>
              <w:t>cⱼ</w:t>
            </w:r>
          </w:p>
        </w:tc>
        <w:tc>
          <w:tcPr>
            <w:tcW w:w="450" w:type="dxa"/>
            <w:tcBorders>
              <w:top w:val="single" w:sz="4" w:space="0" w:color="auto"/>
              <w:bottom w:val="single" w:sz="4" w:space="0" w:color="auto"/>
            </w:tcBorders>
          </w:tcPr>
          <w:p w14:paraId="42EAECF5" w14:textId="77777777" w:rsidR="009326A6" w:rsidRDefault="00D058EB">
            <w:pPr>
              <w:spacing w:before="5" w:after="5"/>
              <w:jc w:val="center"/>
            </w:pPr>
            <w:r>
              <w:rPr>
                <w:b/>
                <w:sz w:val="14"/>
              </w:rPr>
              <w:t>Rank</w:t>
            </w:r>
          </w:p>
        </w:tc>
        <w:tc>
          <w:tcPr>
            <w:tcW w:w="450" w:type="dxa"/>
            <w:tcBorders>
              <w:top w:val="single" w:sz="4" w:space="0" w:color="auto"/>
              <w:bottom w:val="single" w:sz="4" w:space="0" w:color="auto"/>
            </w:tcBorders>
          </w:tcPr>
          <w:p w14:paraId="49913EAE" w14:textId="77777777" w:rsidR="009326A6" w:rsidRDefault="00D058EB">
            <w:pPr>
              <w:spacing w:before="5" w:after="5"/>
              <w:jc w:val="center"/>
            </w:pPr>
            <w:r>
              <w:rPr>
                <w:b/>
                <w:sz w:val="14"/>
              </w:rPr>
              <w:t>Type</w:t>
            </w:r>
          </w:p>
        </w:tc>
        <w:tc>
          <w:tcPr>
            <w:tcW w:w="750" w:type="dxa"/>
            <w:tcBorders>
              <w:top w:val="single" w:sz="4" w:space="0" w:color="auto"/>
              <w:bottom w:val="single" w:sz="4" w:space="0" w:color="auto"/>
            </w:tcBorders>
          </w:tcPr>
          <w:p w14:paraId="641E8495" w14:textId="77777777" w:rsidR="009326A6" w:rsidRDefault="00D058EB">
            <w:pPr>
              <w:spacing w:before="5" w:after="5"/>
              <w:jc w:val="center"/>
            </w:pPr>
            <w:r>
              <w:rPr>
                <w:b/>
                <w:sz w:val="14"/>
              </w:rPr>
              <w:t>cⱼ</w:t>
            </w:r>
          </w:p>
        </w:tc>
        <w:tc>
          <w:tcPr>
            <w:tcW w:w="450" w:type="dxa"/>
            <w:tcBorders>
              <w:top w:val="single" w:sz="4" w:space="0" w:color="auto"/>
              <w:bottom w:val="single" w:sz="4" w:space="0" w:color="auto"/>
            </w:tcBorders>
          </w:tcPr>
          <w:p w14:paraId="01D12D23" w14:textId="77777777" w:rsidR="009326A6" w:rsidRDefault="00D058EB">
            <w:pPr>
              <w:spacing w:before="5" w:after="5"/>
              <w:jc w:val="center"/>
            </w:pPr>
            <w:r>
              <w:rPr>
                <w:b/>
                <w:sz w:val="14"/>
              </w:rPr>
              <w:t>Rank</w:t>
            </w:r>
          </w:p>
        </w:tc>
        <w:tc>
          <w:tcPr>
            <w:tcW w:w="450" w:type="dxa"/>
            <w:tcBorders>
              <w:top w:val="single" w:sz="4" w:space="0" w:color="auto"/>
              <w:bottom w:val="single" w:sz="4" w:space="0" w:color="auto"/>
            </w:tcBorders>
          </w:tcPr>
          <w:p w14:paraId="50BD457F" w14:textId="77777777" w:rsidR="009326A6" w:rsidRDefault="00D058EB">
            <w:pPr>
              <w:spacing w:before="5" w:after="5"/>
              <w:jc w:val="center"/>
            </w:pPr>
            <w:r>
              <w:rPr>
                <w:b/>
                <w:sz w:val="14"/>
              </w:rPr>
              <w:t>Type</w:t>
            </w:r>
          </w:p>
        </w:tc>
        <w:tc>
          <w:tcPr>
            <w:tcW w:w="500" w:type="dxa"/>
            <w:tcBorders>
              <w:top w:val="single" w:sz="4" w:space="0" w:color="auto"/>
              <w:bottom w:val="single" w:sz="4" w:space="0" w:color="auto"/>
            </w:tcBorders>
          </w:tcPr>
          <w:p w14:paraId="081FF24F" w14:textId="77777777" w:rsidR="009326A6" w:rsidRDefault="00D058EB">
            <w:pPr>
              <w:spacing w:before="5" w:after="5"/>
              <w:jc w:val="center"/>
            </w:pPr>
            <w:r>
              <w:rPr>
                <w:b/>
                <w:sz w:val="14"/>
              </w:rPr>
              <w:t>Type</w:t>
            </w:r>
          </w:p>
        </w:tc>
      </w:tr>
      <w:tr w:rsidR="009326A6" w14:paraId="1F995646" w14:textId="77777777">
        <w:trPr>
          <w:jc w:val="center"/>
        </w:trPr>
        <w:tc>
          <w:tcPr>
            <w:tcW w:w="1800" w:type="dxa"/>
          </w:tcPr>
          <w:p w14:paraId="1ACBA472" w14:textId="77777777" w:rsidR="009326A6" w:rsidRDefault="00D058EB">
            <w:pPr>
              <w:spacing w:before="5" w:after="5"/>
            </w:pPr>
            <w:r>
              <w:rPr>
                <w:sz w:val="14"/>
              </w:rPr>
              <w:t>Kyrgyzstan</w:t>
            </w:r>
          </w:p>
        </w:tc>
        <w:tc>
          <w:tcPr>
            <w:tcW w:w="750" w:type="dxa"/>
          </w:tcPr>
          <w:p w14:paraId="11707518" w14:textId="77777777" w:rsidR="009326A6" w:rsidRDefault="00D058EB">
            <w:pPr>
              <w:spacing w:before="5" w:after="5"/>
              <w:jc w:val="center"/>
            </w:pPr>
            <w:r>
              <w:rPr>
                <w:sz w:val="14"/>
              </w:rPr>
              <w:t>$1.58</w:t>
            </w:r>
          </w:p>
        </w:tc>
        <w:tc>
          <w:tcPr>
            <w:tcW w:w="450" w:type="dxa"/>
          </w:tcPr>
          <w:p w14:paraId="2248DEBB" w14:textId="77777777" w:rsidR="009326A6" w:rsidRDefault="00D058EB">
            <w:pPr>
              <w:spacing w:before="5" w:after="5"/>
              <w:jc w:val="center"/>
            </w:pPr>
            <w:r>
              <w:rPr>
                <w:sz w:val="14"/>
              </w:rPr>
              <w:t>4</w:t>
            </w:r>
          </w:p>
        </w:tc>
        <w:tc>
          <w:tcPr>
            <w:tcW w:w="450" w:type="dxa"/>
          </w:tcPr>
          <w:p w14:paraId="60956A92" w14:textId="77777777" w:rsidR="009326A6" w:rsidRDefault="00D058EB">
            <w:pPr>
              <w:spacing w:before="5" w:after="5"/>
              <w:jc w:val="center"/>
            </w:pPr>
            <w:r>
              <w:rPr>
                <w:sz w:val="14"/>
              </w:rPr>
              <w:t>EE</w:t>
            </w:r>
          </w:p>
        </w:tc>
        <w:tc>
          <w:tcPr>
            <w:tcW w:w="750" w:type="dxa"/>
          </w:tcPr>
          <w:p w14:paraId="5F265D8C" w14:textId="77777777" w:rsidR="009326A6" w:rsidRDefault="00D058EB">
            <w:pPr>
              <w:spacing w:before="5" w:after="5"/>
              <w:jc w:val="center"/>
            </w:pPr>
            <w:r>
              <w:rPr>
                <w:sz w:val="14"/>
              </w:rPr>
              <w:t>$1.58</w:t>
            </w:r>
          </w:p>
        </w:tc>
        <w:tc>
          <w:tcPr>
            <w:tcW w:w="450" w:type="dxa"/>
          </w:tcPr>
          <w:p w14:paraId="5DDF9D06" w14:textId="77777777" w:rsidR="009326A6" w:rsidRDefault="00D058EB">
            <w:pPr>
              <w:spacing w:before="5" w:after="5"/>
              <w:jc w:val="center"/>
            </w:pPr>
            <w:r>
              <w:rPr>
                <w:sz w:val="14"/>
              </w:rPr>
              <w:t>1</w:t>
            </w:r>
          </w:p>
        </w:tc>
        <w:tc>
          <w:tcPr>
            <w:tcW w:w="450" w:type="dxa"/>
          </w:tcPr>
          <w:p w14:paraId="6697CEDC" w14:textId="77777777" w:rsidR="009326A6" w:rsidRDefault="00D058EB">
            <w:pPr>
              <w:spacing w:before="5" w:after="5"/>
              <w:jc w:val="center"/>
            </w:pPr>
            <w:r>
              <w:rPr>
                <w:sz w:val="14"/>
              </w:rPr>
              <w:t>EE</w:t>
            </w:r>
          </w:p>
        </w:tc>
        <w:tc>
          <w:tcPr>
            <w:tcW w:w="500" w:type="dxa"/>
          </w:tcPr>
          <w:p w14:paraId="68E7CC66" w14:textId="77777777" w:rsidR="009326A6" w:rsidRDefault="00D058EB">
            <w:pPr>
              <w:spacing w:before="5" w:after="5"/>
              <w:jc w:val="center"/>
            </w:pPr>
            <w:r>
              <w:rPr>
                <w:sz w:val="14"/>
              </w:rPr>
              <w:t>EE</w:t>
            </w:r>
          </w:p>
        </w:tc>
      </w:tr>
      <w:tr w:rsidR="009326A6" w14:paraId="306096F8" w14:textId="77777777">
        <w:trPr>
          <w:jc w:val="center"/>
        </w:trPr>
        <w:tc>
          <w:tcPr>
            <w:tcW w:w="1800" w:type="dxa"/>
          </w:tcPr>
          <w:p w14:paraId="588F8083" w14:textId="77777777" w:rsidR="009326A6" w:rsidRDefault="00D058EB">
            <w:pPr>
              <w:spacing w:before="5" w:after="5"/>
            </w:pPr>
            <w:r>
              <w:rPr>
                <w:sz w:val="14"/>
              </w:rPr>
              <w:t>Canada</w:t>
            </w:r>
          </w:p>
        </w:tc>
        <w:tc>
          <w:tcPr>
            <w:tcW w:w="750" w:type="dxa"/>
          </w:tcPr>
          <w:p w14:paraId="14420D91" w14:textId="77777777" w:rsidR="009326A6" w:rsidRDefault="00D058EB">
            <w:pPr>
              <w:spacing w:before="5" w:after="5"/>
              <w:jc w:val="center"/>
            </w:pPr>
            <w:r>
              <w:rPr>
                <w:sz w:val="14"/>
              </w:rPr>
              <w:t>$1.59</w:t>
            </w:r>
          </w:p>
        </w:tc>
        <w:tc>
          <w:tcPr>
            <w:tcW w:w="450" w:type="dxa"/>
          </w:tcPr>
          <w:p w14:paraId="450F1D56" w14:textId="77777777" w:rsidR="009326A6" w:rsidRDefault="00D058EB">
            <w:pPr>
              <w:spacing w:before="5" w:after="5"/>
              <w:jc w:val="center"/>
            </w:pPr>
            <w:r>
              <w:rPr>
                <w:sz w:val="14"/>
              </w:rPr>
              <w:t>7</w:t>
            </w:r>
          </w:p>
        </w:tc>
        <w:tc>
          <w:tcPr>
            <w:tcW w:w="450" w:type="dxa"/>
          </w:tcPr>
          <w:p w14:paraId="6FE545C7" w14:textId="77777777" w:rsidR="009326A6" w:rsidRDefault="00D058EB">
            <w:pPr>
              <w:spacing w:before="5" w:after="5"/>
              <w:jc w:val="center"/>
            </w:pPr>
            <w:r>
              <w:rPr>
                <w:sz w:val="14"/>
              </w:rPr>
              <w:t>EE</w:t>
            </w:r>
          </w:p>
        </w:tc>
        <w:tc>
          <w:tcPr>
            <w:tcW w:w="750" w:type="dxa"/>
          </w:tcPr>
          <w:p w14:paraId="49B2E5D1" w14:textId="77777777" w:rsidR="009326A6" w:rsidRDefault="00D058EB">
            <w:pPr>
              <w:spacing w:before="5" w:after="5"/>
              <w:jc w:val="center"/>
            </w:pPr>
            <w:r>
              <w:rPr>
                <w:sz w:val="14"/>
              </w:rPr>
              <w:t>$1.59</w:t>
            </w:r>
          </w:p>
        </w:tc>
        <w:tc>
          <w:tcPr>
            <w:tcW w:w="450" w:type="dxa"/>
          </w:tcPr>
          <w:p w14:paraId="6F276CF2" w14:textId="77777777" w:rsidR="009326A6" w:rsidRDefault="00D058EB">
            <w:pPr>
              <w:spacing w:before="5" w:after="5"/>
              <w:jc w:val="center"/>
            </w:pPr>
            <w:r>
              <w:rPr>
                <w:sz w:val="14"/>
              </w:rPr>
              <w:t>2</w:t>
            </w:r>
          </w:p>
        </w:tc>
        <w:tc>
          <w:tcPr>
            <w:tcW w:w="450" w:type="dxa"/>
          </w:tcPr>
          <w:p w14:paraId="568B80F1" w14:textId="77777777" w:rsidR="009326A6" w:rsidRDefault="00D058EB">
            <w:pPr>
              <w:spacing w:before="5" w:after="5"/>
              <w:jc w:val="center"/>
            </w:pPr>
            <w:r>
              <w:rPr>
                <w:sz w:val="14"/>
              </w:rPr>
              <w:t>EE</w:t>
            </w:r>
          </w:p>
        </w:tc>
        <w:tc>
          <w:tcPr>
            <w:tcW w:w="500" w:type="dxa"/>
          </w:tcPr>
          <w:p w14:paraId="40DE6F4C" w14:textId="77777777" w:rsidR="009326A6" w:rsidRDefault="00D058EB">
            <w:pPr>
              <w:spacing w:before="5" w:after="5"/>
              <w:jc w:val="center"/>
            </w:pPr>
            <w:r>
              <w:rPr>
                <w:sz w:val="14"/>
              </w:rPr>
              <w:t>EE</w:t>
            </w:r>
          </w:p>
        </w:tc>
      </w:tr>
      <w:tr w:rsidR="009326A6" w14:paraId="78ECA230" w14:textId="77777777">
        <w:trPr>
          <w:jc w:val="center"/>
        </w:trPr>
        <w:tc>
          <w:tcPr>
            <w:tcW w:w="1800" w:type="dxa"/>
          </w:tcPr>
          <w:p w14:paraId="048C7234" w14:textId="77777777" w:rsidR="009326A6" w:rsidRDefault="00D058EB">
            <w:pPr>
              <w:spacing w:before="5" w:after="5"/>
            </w:pPr>
            <w:r>
              <w:rPr>
                <w:sz w:val="14"/>
              </w:rPr>
              <w:t>Ethiopia</w:t>
            </w:r>
          </w:p>
        </w:tc>
        <w:tc>
          <w:tcPr>
            <w:tcW w:w="750" w:type="dxa"/>
          </w:tcPr>
          <w:p w14:paraId="1B05DAA8" w14:textId="77777777" w:rsidR="009326A6" w:rsidRDefault="00D058EB">
            <w:pPr>
              <w:spacing w:before="5" w:after="5"/>
              <w:jc w:val="center"/>
            </w:pPr>
            <w:r>
              <w:rPr>
                <w:sz w:val="14"/>
              </w:rPr>
              <w:t>$1.58</w:t>
            </w:r>
          </w:p>
        </w:tc>
        <w:tc>
          <w:tcPr>
            <w:tcW w:w="450" w:type="dxa"/>
          </w:tcPr>
          <w:p w14:paraId="4AA2277D" w14:textId="77777777" w:rsidR="009326A6" w:rsidRDefault="00D058EB">
            <w:pPr>
              <w:spacing w:before="5" w:after="5"/>
              <w:jc w:val="center"/>
            </w:pPr>
            <w:r>
              <w:rPr>
                <w:sz w:val="14"/>
              </w:rPr>
              <w:t>3</w:t>
            </w:r>
          </w:p>
        </w:tc>
        <w:tc>
          <w:tcPr>
            <w:tcW w:w="450" w:type="dxa"/>
          </w:tcPr>
          <w:p w14:paraId="49D1B2B0" w14:textId="77777777" w:rsidR="009326A6" w:rsidRDefault="00D058EB">
            <w:pPr>
              <w:spacing w:before="5" w:after="5"/>
              <w:jc w:val="center"/>
            </w:pPr>
            <w:r>
              <w:rPr>
                <w:sz w:val="14"/>
              </w:rPr>
              <w:t>EE</w:t>
            </w:r>
          </w:p>
        </w:tc>
        <w:tc>
          <w:tcPr>
            <w:tcW w:w="750" w:type="dxa"/>
          </w:tcPr>
          <w:p w14:paraId="0CC0E055" w14:textId="77777777" w:rsidR="009326A6" w:rsidRDefault="00D058EB">
            <w:pPr>
              <w:spacing w:before="5" w:after="5"/>
              <w:jc w:val="center"/>
            </w:pPr>
            <w:r>
              <w:rPr>
                <w:sz w:val="14"/>
              </w:rPr>
              <w:t>$1.59</w:t>
            </w:r>
          </w:p>
        </w:tc>
        <w:tc>
          <w:tcPr>
            <w:tcW w:w="450" w:type="dxa"/>
          </w:tcPr>
          <w:p w14:paraId="5E6AE0EA" w14:textId="77777777" w:rsidR="009326A6" w:rsidRDefault="00D058EB">
            <w:pPr>
              <w:spacing w:before="5" w:after="5"/>
              <w:jc w:val="center"/>
            </w:pPr>
            <w:r>
              <w:rPr>
                <w:sz w:val="14"/>
              </w:rPr>
              <w:t>3</w:t>
            </w:r>
          </w:p>
        </w:tc>
        <w:tc>
          <w:tcPr>
            <w:tcW w:w="450" w:type="dxa"/>
          </w:tcPr>
          <w:p w14:paraId="45434826" w14:textId="77777777" w:rsidR="009326A6" w:rsidRDefault="00D058EB">
            <w:pPr>
              <w:spacing w:before="5" w:after="5"/>
              <w:jc w:val="center"/>
            </w:pPr>
            <w:r>
              <w:rPr>
                <w:sz w:val="14"/>
              </w:rPr>
              <w:t>II</w:t>
            </w:r>
          </w:p>
        </w:tc>
        <w:tc>
          <w:tcPr>
            <w:tcW w:w="500" w:type="dxa"/>
          </w:tcPr>
          <w:p w14:paraId="4133BD29" w14:textId="77777777" w:rsidR="009326A6" w:rsidRDefault="00D058EB">
            <w:pPr>
              <w:spacing w:before="5" w:after="5"/>
              <w:jc w:val="center"/>
            </w:pPr>
            <w:r>
              <w:rPr>
                <w:sz w:val="14"/>
              </w:rPr>
              <w:t>DD</w:t>
            </w:r>
          </w:p>
        </w:tc>
      </w:tr>
      <w:tr w:rsidR="009326A6" w14:paraId="3CE1BB7F" w14:textId="77777777">
        <w:trPr>
          <w:jc w:val="center"/>
        </w:trPr>
        <w:tc>
          <w:tcPr>
            <w:tcW w:w="1800" w:type="dxa"/>
          </w:tcPr>
          <w:p w14:paraId="2916F28A" w14:textId="77777777" w:rsidR="009326A6" w:rsidRDefault="00D058EB">
            <w:pPr>
              <w:spacing w:before="5" w:after="5"/>
            </w:pPr>
            <w:r>
              <w:rPr>
                <w:sz w:val="14"/>
              </w:rPr>
              <w:t>Kosovo</w:t>
            </w:r>
          </w:p>
        </w:tc>
        <w:tc>
          <w:tcPr>
            <w:tcW w:w="750" w:type="dxa"/>
          </w:tcPr>
          <w:p w14:paraId="70636F92" w14:textId="77777777" w:rsidR="009326A6" w:rsidRDefault="00D058EB">
            <w:pPr>
              <w:spacing w:before="5" w:after="5"/>
              <w:jc w:val="center"/>
            </w:pPr>
            <w:r>
              <w:rPr>
                <w:sz w:val="14"/>
              </w:rPr>
              <w:t>$1.60</w:t>
            </w:r>
          </w:p>
        </w:tc>
        <w:tc>
          <w:tcPr>
            <w:tcW w:w="450" w:type="dxa"/>
          </w:tcPr>
          <w:p w14:paraId="31BC3345" w14:textId="77777777" w:rsidR="009326A6" w:rsidRDefault="00D058EB">
            <w:pPr>
              <w:spacing w:before="5" w:after="5"/>
              <w:jc w:val="center"/>
            </w:pPr>
            <w:r>
              <w:rPr>
                <w:sz w:val="14"/>
              </w:rPr>
              <w:t>10</w:t>
            </w:r>
          </w:p>
        </w:tc>
        <w:tc>
          <w:tcPr>
            <w:tcW w:w="450" w:type="dxa"/>
          </w:tcPr>
          <w:p w14:paraId="1C07A207" w14:textId="77777777" w:rsidR="009326A6" w:rsidRDefault="00D058EB">
            <w:pPr>
              <w:spacing w:before="5" w:after="5"/>
              <w:jc w:val="center"/>
            </w:pPr>
            <w:r>
              <w:rPr>
                <w:sz w:val="14"/>
              </w:rPr>
              <w:t>IE</w:t>
            </w:r>
          </w:p>
        </w:tc>
        <w:tc>
          <w:tcPr>
            <w:tcW w:w="750" w:type="dxa"/>
          </w:tcPr>
          <w:p w14:paraId="6BDFB6B7" w14:textId="77777777" w:rsidR="009326A6" w:rsidRDefault="00D058EB">
            <w:pPr>
              <w:spacing w:before="5" w:after="5"/>
              <w:jc w:val="center"/>
            </w:pPr>
            <w:r>
              <w:rPr>
                <w:sz w:val="14"/>
              </w:rPr>
              <w:t>$1.60</w:t>
            </w:r>
          </w:p>
        </w:tc>
        <w:tc>
          <w:tcPr>
            <w:tcW w:w="450" w:type="dxa"/>
          </w:tcPr>
          <w:p w14:paraId="007171F6" w14:textId="77777777" w:rsidR="009326A6" w:rsidRDefault="00D058EB">
            <w:pPr>
              <w:spacing w:before="5" w:after="5"/>
              <w:jc w:val="center"/>
            </w:pPr>
            <w:r>
              <w:rPr>
                <w:sz w:val="14"/>
              </w:rPr>
              <w:t>4</w:t>
            </w:r>
          </w:p>
        </w:tc>
        <w:tc>
          <w:tcPr>
            <w:tcW w:w="450" w:type="dxa"/>
          </w:tcPr>
          <w:p w14:paraId="1B2D9800" w14:textId="77777777" w:rsidR="009326A6" w:rsidRDefault="00D058EB">
            <w:pPr>
              <w:spacing w:before="5" w:after="5"/>
              <w:jc w:val="center"/>
            </w:pPr>
            <w:r>
              <w:rPr>
                <w:sz w:val="14"/>
              </w:rPr>
              <w:t>IE</w:t>
            </w:r>
          </w:p>
        </w:tc>
        <w:tc>
          <w:tcPr>
            <w:tcW w:w="500" w:type="dxa"/>
          </w:tcPr>
          <w:p w14:paraId="3F2D033B" w14:textId="77777777" w:rsidR="009326A6" w:rsidRDefault="00D058EB">
            <w:pPr>
              <w:spacing w:before="5" w:after="5"/>
              <w:jc w:val="center"/>
            </w:pPr>
            <w:r>
              <w:rPr>
                <w:sz w:val="14"/>
              </w:rPr>
              <w:t>DD</w:t>
            </w:r>
          </w:p>
        </w:tc>
      </w:tr>
      <w:tr w:rsidR="009326A6" w14:paraId="471372B2" w14:textId="77777777">
        <w:trPr>
          <w:jc w:val="center"/>
        </w:trPr>
        <w:tc>
          <w:tcPr>
            <w:tcW w:w="1800" w:type="dxa"/>
          </w:tcPr>
          <w:p w14:paraId="3AE2DD31" w14:textId="77777777" w:rsidR="009326A6" w:rsidRDefault="00D058EB">
            <w:pPr>
              <w:spacing w:before="5" w:after="5"/>
            </w:pPr>
            <w:r>
              <w:rPr>
                <w:sz w:val="14"/>
              </w:rPr>
              <w:t>Tajikistan</w:t>
            </w:r>
          </w:p>
        </w:tc>
        <w:tc>
          <w:tcPr>
            <w:tcW w:w="750" w:type="dxa"/>
          </w:tcPr>
          <w:p w14:paraId="2C4C636A" w14:textId="77777777" w:rsidR="009326A6" w:rsidRDefault="00D058EB">
            <w:pPr>
              <w:spacing w:before="5" w:after="5"/>
              <w:jc w:val="center"/>
            </w:pPr>
            <w:r>
              <w:rPr>
                <w:sz w:val="14"/>
              </w:rPr>
              <w:t>$1.60</w:t>
            </w:r>
          </w:p>
        </w:tc>
        <w:tc>
          <w:tcPr>
            <w:tcW w:w="450" w:type="dxa"/>
          </w:tcPr>
          <w:p w14:paraId="098E9F58" w14:textId="77777777" w:rsidR="009326A6" w:rsidRDefault="00D058EB">
            <w:pPr>
              <w:spacing w:before="5" w:after="5"/>
              <w:jc w:val="center"/>
            </w:pPr>
            <w:r>
              <w:rPr>
                <w:sz w:val="14"/>
              </w:rPr>
              <w:t>12</w:t>
            </w:r>
          </w:p>
        </w:tc>
        <w:tc>
          <w:tcPr>
            <w:tcW w:w="450" w:type="dxa"/>
          </w:tcPr>
          <w:p w14:paraId="3F83B189" w14:textId="77777777" w:rsidR="009326A6" w:rsidRDefault="00D058EB">
            <w:pPr>
              <w:spacing w:before="5" w:after="5"/>
              <w:jc w:val="center"/>
            </w:pPr>
            <w:r>
              <w:rPr>
                <w:sz w:val="14"/>
              </w:rPr>
              <w:t>II</w:t>
            </w:r>
          </w:p>
        </w:tc>
        <w:tc>
          <w:tcPr>
            <w:tcW w:w="750" w:type="dxa"/>
          </w:tcPr>
          <w:p w14:paraId="3A3EA1F2" w14:textId="77777777" w:rsidR="009326A6" w:rsidRDefault="00D058EB">
            <w:pPr>
              <w:spacing w:before="5" w:after="5"/>
              <w:jc w:val="center"/>
            </w:pPr>
            <w:r>
              <w:rPr>
                <w:sz w:val="14"/>
              </w:rPr>
              <w:t>$1.60</w:t>
            </w:r>
          </w:p>
        </w:tc>
        <w:tc>
          <w:tcPr>
            <w:tcW w:w="450" w:type="dxa"/>
          </w:tcPr>
          <w:p w14:paraId="0FD79E34" w14:textId="77777777" w:rsidR="009326A6" w:rsidRDefault="00D058EB">
            <w:pPr>
              <w:spacing w:before="5" w:after="5"/>
              <w:jc w:val="center"/>
            </w:pPr>
            <w:r>
              <w:rPr>
                <w:sz w:val="14"/>
              </w:rPr>
              <w:t>5</w:t>
            </w:r>
          </w:p>
        </w:tc>
        <w:tc>
          <w:tcPr>
            <w:tcW w:w="450" w:type="dxa"/>
          </w:tcPr>
          <w:p w14:paraId="5DDCE9D6" w14:textId="77777777" w:rsidR="009326A6" w:rsidRDefault="00D058EB">
            <w:pPr>
              <w:spacing w:before="5" w:after="5"/>
              <w:jc w:val="center"/>
            </w:pPr>
            <w:r>
              <w:rPr>
                <w:sz w:val="14"/>
              </w:rPr>
              <w:t>II</w:t>
            </w:r>
          </w:p>
        </w:tc>
        <w:tc>
          <w:tcPr>
            <w:tcW w:w="500" w:type="dxa"/>
          </w:tcPr>
          <w:p w14:paraId="7F039260" w14:textId="77777777" w:rsidR="009326A6" w:rsidRDefault="00D058EB">
            <w:pPr>
              <w:spacing w:before="5" w:after="5"/>
              <w:jc w:val="center"/>
            </w:pPr>
            <w:r>
              <w:rPr>
                <w:sz w:val="14"/>
              </w:rPr>
              <w:t>DD</w:t>
            </w:r>
          </w:p>
        </w:tc>
      </w:tr>
      <w:tr w:rsidR="009326A6" w14:paraId="13A57AE6" w14:textId="77777777">
        <w:trPr>
          <w:jc w:val="center"/>
        </w:trPr>
        <w:tc>
          <w:tcPr>
            <w:tcW w:w="1800" w:type="dxa"/>
          </w:tcPr>
          <w:p w14:paraId="50240063" w14:textId="77777777" w:rsidR="009326A6" w:rsidRDefault="00D058EB">
            <w:pPr>
              <w:spacing w:before="5" w:after="5"/>
            </w:pPr>
            <w:r>
              <w:rPr>
                <w:sz w:val="14"/>
              </w:rPr>
              <w:t>Montenegro</w:t>
            </w:r>
          </w:p>
        </w:tc>
        <w:tc>
          <w:tcPr>
            <w:tcW w:w="750" w:type="dxa"/>
          </w:tcPr>
          <w:p w14:paraId="102FBB1F" w14:textId="77777777" w:rsidR="009326A6" w:rsidRDefault="00D058EB">
            <w:pPr>
              <w:spacing w:before="5" w:after="5"/>
              <w:jc w:val="center"/>
            </w:pPr>
            <w:r>
              <w:rPr>
                <w:sz w:val="14"/>
              </w:rPr>
              <w:t>$1.60</w:t>
            </w:r>
          </w:p>
        </w:tc>
        <w:tc>
          <w:tcPr>
            <w:tcW w:w="450" w:type="dxa"/>
          </w:tcPr>
          <w:p w14:paraId="122A4FFC" w14:textId="77777777" w:rsidR="009326A6" w:rsidRDefault="00D058EB">
            <w:pPr>
              <w:spacing w:before="5" w:after="5"/>
              <w:jc w:val="center"/>
            </w:pPr>
            <w:r>
              <w:rPr>
                <w:sz w:val="14"/>
              </w:rPr>
              <w:t>13</w:t>
            </w:r>
          </w:p>
        </w:tc>
        <w:tc>
          <w:tcPr>
            <w:tcW w:w="450" w:type="dxa"/>
          </w:tcPr>
          <w:p w14:paraId="7C4B211A" w14:textId="77777777" w:rsidR="009326A6" w:rsidRDefault="00D058EB">
            <w:pPr>
              <w:spacing w:before="5" w:after="5"/>
              <w:jc w:val="center"/>
            </w:pPr>
            <w:r>
              <w:rPr>
                <w:sz w:val="14"/>
              </w:rPr>
              <w:t>IE</w:t>
            </w:r>
          </w:p>
        </w:tc>
        <w:tc>
          <w:tcPr>
            <w:tcW w:w="750" w:type="dxa"/>
          </w:tcPr>
          <w:p w14:paraId="6941E93D" w14:textId="77777777" w:rsidR="009326A6" w:rsidRDefault="00D058EB">
            <w:pPr>
              <w:spacing w:before="5" w:after="5"/>
              <w:jc w:val="center"/>
            </w:pPr>
            <w:r>
              <w:rPr>
                <w:sz w:val="14"/>
              </w:rPr>
              <w:t>$1.60</w:t>
            </w:r>
          </w:p>
        </w:tc>
        <w:tc>
          <w:tcPr>
            <w:tcW w:w="450" w:type="dxa"/>
          </w:tcPr>
          <w:p w14:paraId="209DC0AC" w14:textId="77777777" w:rsidR="009326A6" w:rsidRDefault="00D058EB">
            <w:pPr>
              <w:spacing w:before="5" w:after="5"/>
              <w:jc w:val="center"/>
            </w:pPr>
            <w:r>
              <w:rPr>
                <w:sz w:val="14"/>
              </w:rPr>
              <w:t>6</w:t>
            </w:r>
          </w:p>
        </w:tc>
        <w:tc>
          <w:tcPr>
            <w:tcW w:w="450" w:type="dxa"/>
          </w:tcPr>
          <w:p w14:paraId="5EF55575" w14:textId="77777777" w:rsidR="009326A6" w:rsidRDefault="00D058EB">
            <w:pPr>
              <w:spacing w:before="5" w:after="5"/>
              <w:jc w:val="center"/>
            </w:pPr>
            <w:r>
              <w:rPr>
                <w:sz w:val="14"/>
              </w:rPr>
              <w:t>IE</w:t>
            </w:r>
          </w:p>
        </w:tc>
        <w:tc>
          <w:tcPr>
            <w:tcW w:w="500" w:type="dxa"/>
          </w:tcPr>
          <w:p w14:paraId="04DC5495" w14:textId="77777777" w:rsidR="009326A6" w:rsidRDefault="00D058EB">
            <w:pPr>
              <w:spacing w:before="5" w:after="5"/>
              <w:jc w:val="center"/>
            </w:pPr>
            <w:r>
              <w:rPr>
                <w:sz w:val="14"/>
              </w:rPr>
              <w:t>DD</w:t>
            </w:r>
          </w:p>
        </w:tc>
      </w:tr>
      <w:tr w:rsidR="009326A6" w14:paraId="7FCD9797" w14:textId="77777777">
        <w:trPr>
          <w:jc w:val="center"/>
        </w:trPr>
        <w:tc>
          <w:tcPr>
            <w:tcW w:w="1800" w:type="dxa"/>
          </w:tcPr>
          <w:p w14:paraId="4E6887D2" w14:textId="77777777" w:rsidR="009326A6" w:rsidRDefault="00D058EB">
            <w:pPr>
              <w:spacing w:before="5" w:after="5"/>
            </w:pPr>
            <w:r>
              <w:rPr>
                <w:sz w:val="14"/>
              </w:rPr>
              <w:t>China</w:t>
            </w:r>
          </w:p>
        </w:tc>
        <w:tc>
          <w:tcPr>
            <w:tcW w:w="750" w:type="dxa"/>
          </w:tcPr>
          <w:p w14:paraId="1B2F5AF5" w14:textId="77777777" w:rsidR="009326A6" w:rsidRDefault="00D058EB">
            <w:pPr>
              <w:spacing w:before="5" w:after="5"/>
              <w:jc w:val="center"/>
            </w:pPr>
            <w:r>
              <w:rPr>
                <w:sz w:val="14"/>
              </w:rPr>
              <w:t>$1.61</w:t>
            </w:r>
          </w:p>
        </w:tc>
        <w:tc>
          <w:tcPr>
            <w:tcW w:w="450" w:type="dxa"/>
          </w:tcPr>
          <w:p w14:paraId="02C1306A" w14:textId="77777777" w:rsidR="009326A6" w:rsidRDefault="00D058EB">
            <w:pPr>
              <w:spacing w:before="5" w:after="5"/>
              <w:jc w:val="center"/>
            </w:pPr>
            <w:r>
              <w:rPr>
                <w:sz w:val="14"/>
              </w:rPr>
              <w:t>14</w:t>
            </w:r>
          </w:p>
        </w:tc>
        <w:tc>
          <w:tcPr>
            <w:tcW w:w="450" w:type="dxa"/>
          </w:tcPr>
          <w:p w14:paraId="486B09F4" w14:textId="77777777" w:rsidR="009326A6" w:rsidRDefault="00D058EB">
            <w:pPr>
              <w:spacing w:before="5" w:after="5"/>
              <w:jc w:val="center"/>
            </w:pPr>
            <w:r>
              <w:rPr>
                <w:sz w:val="14"/>
              </w:rPr>
              <w:t>II</w:t>
            </w:r>
          </w:p>
        </w:tc>
        <w:tc>
          <w:tcPr>
            <w:tcW w:w="750" w:type="dxa"/>
          </w:tcPr>
          <w:p w14:paraId="4D69BF5E" w14:textId="77777777" w:rsidR="009326A6" w:rsidRDefault="00D058EB">
            <w:pPr>
              <w:spacing w:before="5" w:after="5"/>
              <w:jc w:val="center"/>
            </w:pPr>
            <w:r>
              <w:rPr>
                <w:sz w:val="14"/>
              </w:rPr>
              <w:t>$1.61</w:t>
            </w:r>
          </w:p>
        </w:tc>
        <w:tc>
          <w:tcPr>
            <w:tcW w:w="450" w:type="dxa"/>
          </w:tcPr>
          <w:p w14:paraId="6CDF4EF0" w14:textId="77777777" w:rsidR="009326A6" w:rsidRDefault="00D058EB">
            <w:pPr>
              <w:spacing w:before="5" w:after="5"/>
              <w:jc w:val="center"/>
            </w:pPr>
            <w:r>
              <w:rPr>
                <w:sz w:val="14"/>
              </w:rPr>
              <w:t>7</w:t>
            </w:r>
          </w:p>
        </w:tc>
        <w:tc>
          <w:tcPr>
            <w:tcW w:w="450" w:type="dxa"/>
          </w:tcPr>
          <w:p w14:paraId="4DE44C91" w14:textId="77777777" w:rsidR="009326A6" w:rsidRDefault="00D058EB">
            <w:pPr>
              <w:spacing w:before="5" w:after="5"/>
              <w:jc w:val="center"/>
            </w:pPr>
            <w:r>
              <w:rPr>
                <w:sz w:val="14"/>
              </w:rPr>
              <w:t>II</w:t>
            </w:r>
          </w:p>
        </w:tc>
        <w:tc>
          <w:tcPr>
            <w:tcW w:w="500" w:type="dxa"/>
          </w:tcPr>
          <w:p w14:paraId="4A5A286C" w14:textId="77777777" w:rsidR="009326A6" w:rsidRDefault="00D058EB">
            <w:pPr>
              <w:spacing w:before="5" w:after="5"/>
              <w:jc w:val="center"/>
            </w:pPr>
            <w:r>
              <w:rPr>
                <w:sz w:val="14"/>
              </w:rPr>
              <w:t>II</w:t>
            </w:r>
          </w:p>
        </w:tc>
      </w:tr>
      <w:tr w:rsidR="009326A6" w14:paraId="63749D3C" w14:textId="77777777">
        <w:trPr>
          <w:jc w:val="center"/>
        </w:trPr>
        <w:tc>
          <w:tcPr>
            <w:tcW w:w="1800" w:type="dxa"/>
          </w:tcPr>
          <w:p w14:paraId="0D3D6C54" w14:textId="77777777" w:rsidR="009326A6" w:rsidRDefault="00D058EB">
            <w:pPr>
              <w:spacing w:before="5" w:after="5"/>
            </w:pPr>
            <w:r>
              <w:rPr>
                <w:sz w:val="14"/>
              </w:rPr>
              <w:t>Ukraine</w:t>
            </w:r>
          </w:p>
        </w:tc>
        <w:tc>
          <w:tcPr>
            <w:tcW w:w="750" w:type="dxa"/>
          </w:tcPr>
          <w:p w14:paraId="0871785C" w14:textId="77777777" w:rsidR="009326A6" w:rsidRDefault="00D058EB">
            <w:pPr>
              <w:spacing w:before="5" w:after="5"/>
              <w:jc w:val="center"/>
            </w:pPr>
            <w:r>
              <w:rPr>
                <w:sz w:val="14"/>
              </w:rPr>
              <w:t>$1.61</w:t>
            </w:r>
          </w:p>
        </w:tc>
        <w:tc>
          <w:tcPr>
            <w:tcW w:w="450" w:type="dxa"/>
          </w:tcPr>
          <w:p w14:paraId="04230A7D" w14:textId="77777777" w:rsidR="009326A6" w:rsidRDefault="00D058EB">
            <w:pPr>
              <w:spacing w:before="5" w:after="5"/>
              <w:jc w:val="center"/>
            </w:pPr>
            <w:r>
              <w:rPr>
                <w:sz w:val="14"/>
              </w:rPr>
              <w:t>16</w:t>
            </w:r>
          </w:p>
        </w:tc>
        <w:tc>
          <w:tcPr>
            <w:tcW w:w="450" w:type="dxa"/>
          </w:tcPr>
          <w:p w14:paraId="4F55FF34" w14:textId="77777777" w:rsidR="009326A6" w:rsidRDefault="00D058EB">
            <w:pPr>
              <w:spacing w:before="5" w:after="5"/>
              <w:jc w:val="center"/>
            </w:pPr>
            <w:r>
              <w:rPr>
                <w:sz w:val="14"/>
              </w:rPr>
              <w:t>IE</w:t>
            </w:r>
          </w:p>
        </w:tc>
        <w:tc>
          <w:tcPr>
            <w:tcW w:w="750" w:type="dxa"/>
          </w:tcPr>
          <w:p w14:paraId="312C44A9" w14:textId="77777777" w:rsidR="009326A6" w:rsidRDefault="00D058EB">
            <w:pPr>
              <w:spacing w:before="5" w:after="5"/>
              <w:jc w:val="center"/>
            </w:pPr>
            <w:r>
              <w:rPr>
                <w:sz w:val="14"/>
              </w:rPr>
              <w:t>$1.61</w:t>
            </w:r>
          </w:p>
        </w:tc>
        <w:tc>
          <w:tcPr>
            <w:tcW w:w="450" w:type="dxa"/>
          </w:tcPr>
          <w:p w14:paraId="0A52C7E9" w14:textId="77777777" w:rsidR="009326A6" w:rsidRDefault="00D058EB">
            <w:pPr>
              <w:spacing w:before="5" w:after="5"/>
              <w:jc w:val="center"/>
            </w:pPr>
            <w:r>
              <w:rPr>
                <w:sz w:val="14"/>
              </w:rPr>
              <w:t>8</w:t>
            </w:r>
          </w:p>
        </w:tc>
        <w:tc>
          <w:tcPr>
            <w:tcW w:w="450" w:type="dxa"/>
          </w:tcPr>
          <w:p w14:paraId="24CBF82F" w14:textId="77777777" w:rsidR="009326A6" w:rsidRDefault="00D058EB">
            <w:pPr>
              <w:spacing w:before="5" w:after="5"/>
              <w:jc w:val="center"/>
            </w:pPr>
            <w:r>
              <w:rPr>
                <w:sz w:val="14"/>
              </w:rPr>
              <w:t>IE</w:t>
            </w:r>
          </w:p>
        </w:tc>
        <w:tc>
          <w:tcPr>
            <w:tcW w:w="500" w:type="dxa"/>
          </w:tcPr>
          <w:p w14:paraId="3FFCE1F0" w14:textId="77777777" w:rsidR="009326A6" w:rsidRDefault="00D058EB">
            <w:pPr>
              <w:spacing w:before="5" w:after="5"/>
              <w:jc w:val="center"/>
            </w:pPr>
            <w:r>
              <w:rPr>
                <w:sz w:val="14"/>
              </w:rPr>
              <w:t>DD</w:t>
            </w:r>
          </w:p>
        </w:tc>
      </w:tr>
      <w:tr w:rsidR="009326A6" w14:paraId="1033FA9B" w14:textId="77777777">
        <w:trPr>
          <w:jc w:val="center"/>
        </w:trPr>
        <w:tc>
          <w:tcPr>
            <w:tcW w:w="1800" w:type="dxa"/>
          </w:tcPr>
          <w:p w14:paraId="0BC0F9F7" w14:textId="77777777" w:rsidR="009326A6" w:rsidRDefault="00D058EB">
            <w:pPr>
              <w:spacing w:before="5" w:after="5"/>
            </w:pPr>
            <w:r>
              <w:rPr>
                <w:sz w:val="14"/>
              </w:rPr>
              <w:t>Argentina</w:t>
            </w:r>
          </w:p>
        </w:tc>
        <w:tc>
          <w:tcPr>
            <w:tcW w:w="750" w:type="dxa"/>
          </w:tcPr>
          <w:p w14:paraId="0542332E" w14:textId="77777777" w:rsidR="009326A6" w:rsidRDefault="00D058EB">
            <w:pPr>
              <w:spacing w:before="5" w:after="5"/>
              <w:jc w:val="center"/>
            </w:pPr>
            <w:r>
              <w:rPr>
                <w:sz w:val="14"/>
              </w:rPr>
              <w:t>$1.61</w:t>
            </w:r>
          </w:p>
        </w:tc>
        <w:tc>
          <w:tcPr>
            <w:tcW w:w="450" w:type="dxa"/>
          </w:tcPr>
          <w:p w14:paraId="57B212E6" w14:textId="77777777" w:rsidR="009326A6" w:rsidRDefault="00D058EB">
            <w:pPr>
              <w:spacing w:before="5" w:after="5"/>
              <w:jc w:val="center"/>
            </w:pPr>
            <w:r>
              <w:rPr>
                <w:sz w:val="14"/>
              </w:rPr>
              <w:t>17</w:t>
            </w:r>
          </w:p>
        </w:tc>
        <w:tc>
          <w:tcPr>
            <w:tcW w:w="450" w:type="dxa"/>
          </w:tcPr>
          <w:p w14:paraId="658BDB51" w14:textId="77777777" w:rsidR="009326A6" w:rsidRDefault="00D058EB">
            <w:pPr>
              <w:spacing w:before="5" w:after="5"/>
              <w:jc w:val="center"/>
            </w:pPr>
            <w:r>
              <w:rPr>
                <w:sz w:val="14"/>
              </w:rPr>
              <w:t>II</w:t>
            </w:r>
          </w:p>
        </w:tc>
        <w:tc>
          <w:tcPr>
            <w:tcW w:w="750" w:type="dxa"/>
          </w:tcPr>
          <w:p w14:paraId="4169A37E" w14:textId="77777777" w:rsidR="009326A6" w:rsidRDefault="00D058EB">
            <w:pPr>
              <w:spacing w:before="5" w:after="5"/>
              <w:jc w:val="center"/>
            </w:pPr>
            <w:r>
              <w:rPr>
                <w:sz w:val="14"/>
              </w:rPr>
              <w:t>$1.61</w:t>
            </w:r>
          </w:p>
        </w:tc>
        <w:tc>
          <w:tcPr>
            <w:tcW w:w="450" w:type="dxa"/>
          </w:tcPr>
          <w:p w14:paraId="0CB1F64A" w14:textId="77777777" w:rsidR="009326A6" w:rsidRDefault="00D058EB">
            <w:pPr>
              <w:spacing w:before="5" w:after="5"/>
              <w:jc w:val="center"/>
            </w:pPr>
            <w:r>
              <w:rPr>
                <w:sz w:val="14"/>
              </w:rPr>
              <w:t>9</w:t>
            </w:r>
          </w:p>
        </w:tc>
        <w:tc>
          <w:tcPr>
            <w:tcW w:w="450" w:type="dxa"/>
          </w:tcPr>
          <w:p w14:paraId="22421C5F" w14:textId="77777777" w:rsidR="009326A6" w:rsidRDefault="00D058EB">
            <w:pPr>
              <w:spacing w:before="5" w:after="5"/>
              <w:jc w:val="center"/>
            </w:pPr>
            <w:r>
              <w:rPr>
                <w:sz w:val="14"/>
              </w:rPr>
              <w:t>II</w:t>
            </w:r>
          </w:p>
        </w:tc>
        <w:tc>
          <w:tcPr>
            <w:tcW w:w="500" w:type="dxa"/>
          </w:tcPr>
          <w:p w14:paraId="5D4737C9" w14:textId="77777777" w:rsidR="009326A6" w:rsidRDefault="00D058EB">
            <w:pPr>
              <w:spacing w:before="5" w:after="5"/>
              <w:jc w:val="center"/>
            </w:pPr>
            <w:r>
              <w:rPr>
                <w:sz w:val="14"/>
              </w:rPr>
              <w:t>DD</w:t>
            </w:r>
          </w:p>
        </w:tc>
      </w:tr>
      <w:tr w:rsidR="009326A6" w14:paraId="77CD6FB2" w14:textId="77777777">
        <w:trPr>
          <w:jc w:val="center"/>
        </w:trPr>
        <w:tc>
          <w:tcPr>
            <w:tcW w:w="1800" w:type="dxa"/>
          </w:tcPr>
          <w:p w14:paraId="3521C4F5" w14:textId="77777777" w:rsidR="009326A6" w:rsidRDefault="00D058EB">
            <w:pPr>
              <w:spacing w:before="5" w:after="5"/>
            </w:pPr>
            <w:r>
              <w:rPr>
                <w:sz w:val="14"/>
              </w:rPr>
              <w:t>Colombia</w:t>
            </w:r>
          </w:p>
        </w:tc>
        <w:tc>
          <w:tcPr>
            <w:tcW w:w="750" w:type="dxa"/>
          </w:tcPr>
          <w:p w14:paraId="6B8DAAC4" w14:textId="77777777" w:rsidR="009326A6" w:rsidRDefault="00D058EB">
            <w:pPr>
              <w:spacing w:before="5" w:after="5"/>
              <w:jc w:val="center"/>
            </w:pPr>
            <w:r>
              <w:rPr>
                <w:sz w:val="14"/>
              </w:rPr>
              <w:t>$1.61</w:t>
            </w:r>
          </w:p>
        </w:tc>
        <w:tc>
          <w:tcPr>
            <w:tcW w:w="450" w:type="dxa"/>
          </w:tcPr>
          <w:p w14:paraId="34DD1126" w14:textId="77777777" w:rsidR="009326A6" w:rsidRDefault="00D058EB">
            <w:pPr>
              <w:spacing w:before="5" w:after="5"/>
              <w:jc w:val="center"/>
            </w:pPr>
            <w:r>
              <w:rPr>
                <w:sz w:val="14"/>
              </w:rPr>
              <w:t>18</w:t>
            </w:r>
          </w:p>
        </w:tc>
        <w:tc>
          <w:tcPr>
            <w:tcW w:w="450" w:type="dxa"/>
          </w:tcPr>
          <w:p w14:paraId="1FE7A0AB" w14:textId="77777777" w:rsidR="009326A6" w:rsidRDefault="00D058EB">
            <w:pPr>
              <w:spacing w:before="5" w:after="5"/>
              <w:jc w:val="center"/>
            </w:pPr>
            <w:r>
              <w:rPr>
                <w:sz w:val="14"/>
              </w:rPr>
              <w:t>II</w:t>
            </w:r>
          </w:p>
        </w:tc>
        <w:tc>
          <w:tcPr>
            <w:tcW w:w="750" w:type="dxa"/>
          </w:tcPr>
          <w:p w14:paraId="140B8D00" w14:textId="77777777" w:rsidR="009326A6" w:rsidRDefault="00D058EB">
            <w:pPr>
              <w:spacing w:before="5" w:after="5"/>
              <w:jc w:val="center"/>
            </w:pPr>
            <w:r>
              <w:rPr>
                <w:sz w:val="14"/>
              </w:rPr>
              <w:t>$1.61</w:t>
            </w:r>
          </w:p>
        </w:tc>
        <w:tc>
          <w:tcPr>
            <w:tcW w:w="450" w:type="dxa"/>
          </w:tcPr>
          <w:p w14:paraId="1A2CFA6A" w14:textId="77777777" w:rsidR="009326A6" w:rsidRDefault="00D058EB">
            <w:pPr>
              <w:spacing w:before="5" w:after="5"/>
              <w:jc w:val="center"/>
            </w:pPr>
            <w:r>
              <w:rPr>
                <w:sz w:val="14"/>
              </w:rPr>
              <w:t>10</w:t>
            </w:r>
          </w:p>
        </w:tc>
        <w:tc>
          <w:tcPr>
            <w:tcW w:w="450" w:type="dxa"/>
          </w:tcPr>
          <w:p w14:paraId="4A8F7DF0" w14:textId="77777777" w:rsidR="009326A6" w:rsidRDefault="00D058EB">
            <w:pPr>
              <w:spacing w:before="5" w:after="5"/>
              <w:jc w:val="center"/>
            </w:pPr>
            <w:r>
              <w:rPr>
                <w:sz w:val="14"/>
              </w:rPr>
              <w:t>II</w:t>
            </w:r>
          </w:p>
        </w:tc>
        <w:tc>
          <w:tcPr>
            <w:tcW w:w="500" w:type="dxa"/>
          </w:tcPr>
          <w:p w14:paraId="7DDF3A53" w14:textId="77777777" w:rsidR="009326A6" w:rsidRDefault="00D058EB">
            <w:pPr>
              <w:spacing w:before="5" w:after="5"/>
              <w:jc w:val="center"/>
            </w:pPr>
            <w:r>
              <w:rPr>
                <w:sz w:val="14"/>
              </w:rPr>
              <w:t>DD</w:t>
            </w:r>
          </w:p>
        </w:tc>
      </w:tr>
      <w:tr w:rsidR="009326A6" w14:paraId="6F0B58FD" w14:textId="77777777">
        <w:trPr>
          <w:jc w:val="center"/>
        </w:trPr>
        <w:tc>
          <w:tcPr>
            <w:tcW w:w="1800" w:type="dxa"/>
          </w:tcPr>
          <w:p w14:paraId="1F42EF16" w14:textId="77777777" w:rsidR="009326A6" w:rsidRDefault="00D058EB">
            <w:pPr>
              <w:spacing w:before="5" w:after="5"/>
            </w:pPr>
            <w:r>
              <w:rPr>
                <w:sz w:val="14"/>
              </w:rPr>
              <w:t>Azerbaijan</w:t>
            </w:r>
          </w:p>
        </w:tc>
        <w:tc>
          <w:tcPr>
            <w:tcW w:w="750" w:type="dxa"/>
          </w:tcPr>
          <w:p w14:paraId="65DAD65D" w14:textId="77777777" w:rsidR="009326A6" w:rsidRDefault="00D058EB">
            <w:pPr>
              <w:spacing w:before="5" w:after="5"/>
              <w:jc w:val="center"/>
            </w:pPr>
            <w:r>
              <w:rPr>
                <w:sz w:val="14"/>
              </w:rPr>
              <w:t>$1.61</w:t>
            </w:r>
          </w:p>
        </w:tc>
        <w:tc>
          <w:tcPr>
            <w:tcW w:w="450" w:type="dxa"/>
          </w:tcPr>
          <w:p w14:paraId="175E908B" w14:textId="77777777" w:rsidR="009326A6" w:rsidRDefault="00D058EB">
            <w:pPr>
              <w:spacing w:before="5" w:after="5"/>
              <w:jc w:val="center"/>
            </w:pPr>
            <w:r>
              <w:rPr>
                <w:sz w:val="14"/>
              </w:rPr>
              <w:t>19</w:t>
            </w:r>
          </w:p>
        </w:tc>
        <w:tc>
          <w:tcPr>
            <w:tcW w:w="450" w:type="dxa"/>
          </w:tcPr>
          <w:p w14:paraId="21DBE769" w14:textId="77777777" w:rsidR="009326A6" w:rsidRDefault="00D058EB">
            <w:pPr>
              <w:spacing w:before="5" w:after="5"/>
              <w:jc w:val="center"/>
            </w:pPr>
            <w:r>
              <w:rPr>
                <w:sz w:val="14"/>
              </w:rPr>
              <w:t>IE</w:t>
            </w:r>
          </w:p>
        </w:tc>
        <w:tc>
          <w:tcPr>
            <w:tcW w:w="750" w:type="dxa"/>
          </w:tcPr>
          <w:p w14:paraId="0C49627E" w14:textId="77777777" w:rsidR="009326A6" w:rsidRDefault="00D058EB">
            <w:pPr>
              <w:spacing w:before="5" w:after="5"/>
              <w:jc w:val="center"/>
            </w:pPr>
            <w:r>
              <w:rPr>
                <w:sz w:val="14"/>
              </w:rPr>
              <w:t>$1.61</w:t>
            </w:r>
          </w:p>
        </w:tc>
        <w:tc>
          <w:tcPr>
            <w:tcW w:w="450" w:type="dxa"/>
          </w:tcPr>
          <w:p w14:paraId="765429DA" w14:textId="77777777" w:rsidR="009326A6" w:rsidRDefault="00D058EB">
            <w:pPr>
              <w:spacing w:before="5" w:after="5"/>
              <w:jc w:val="center"/>
            </w:pPr>
            <w:r>
              <w:rPr>
                <w:sz w:val="14"/>
              </w:rPr>
              <w:t>11</w:t>
            </w:r>
          </w:p>
        </w:tc>
        <w:tc>
          <w:tcPr>
            <w:tcW w:w="450" w:type="dxa"/>
          </w:tcPr>
          <w:p w14:paraId="15D6853C" w14:textId="77777777" w:rsidR="009326A6" w:rsidRDefault="00D058EB">
            <w:pPr>
              <w:spacing w:before="5" w:after="5"/>
              <w:jc w:val="center"/>
            </w:pPr>
            <w:r>
              <w:rPr>
                <w:sz w:val="14"/>
              </w:rPr>
              <w:t>IE</w:t>
            </w:r>
          </w:p>
        </w:tc>
        <w:tc>
          <w:tcPr>
            <w:tcW w:w="500" w:type="dxa"/>
          </w:tcPr>
          <w:p w14:paraId="61C21E25" w14:textId="77777777" w:rsidR="009326A6" w:rsidRDefault="00D058EB">
            <w:pPr>
              <w:spacing w:before="5" w:after="5"/>
              <w:jc w:val="center"/>
            </w:pPr>
            <w:r>
              <w:rPr>
                <w:sz w:val="14"/>
              </w:rPr>
              <w:t>DD</w:t>
            </w:r>
          </w:p>
        </w:tc>
      </w:tr>
      <w:tr w:rsidR="009326A6" w14:paraId="429BAEC1" w14:textId="77777777">
        <w:trPr>
          <w:jc w:val="center"/>
        </w:trPr>
        <w:tc>
          <w:tcPr>
            <w:tcW w:w="1800" w:type="dxa"/>
          </w:tcPr>
          <w:p w14:paraId="2161E32A" w14:textId="77777777" w:rsidR="009326A6" w:rsidRDefault="00D058EB">
            <w:pPr>
              <w:spacing w:before="5" w:after="5"/>
            </w:pPr>
            <w:r>
              <w:rPr>
                <w:sz w:val="14"/>
              </w:rPr>
              <w:t>Russia</w:t>
            </w:r>
          </w:p>
        </w:tc>
        <w:tc>
          <w:tcPr>
            <w:tcW w:w="750" w:type="dxa"/>
          </w:tcPr>
          <w:p w14:paraId="43548279" w14:textId="77777777" w:rsidR="009326A6" w:rsidRDefault="00D058EB">
            <w:pPr>
              <w:spacing w:before="5" w:after="5"/>
              <w:jc w:val="center"/>
            </w:pPr>
            <w:r>
              <w:rPr>
                <w:sz w:val="14"/>
              </w:rPr>
              <w:t>$1.59</w:t>
            </w:r>
          </w:p>
        </w:tc>
        <w:tc>
          <w:tcPr>
            <w:tcW w:w="450" w:type="dxa"/>
          </w:tcPr>
          <w:p w14:paraId="1C1E28FC" w14:textId="77777777" w:rsidR="009326A6" w:rsidRDefault="00D058EB">
            <w:pPr>
              <w:spacing w:before="5" w:after="5"/>
              <w:jc w:val="center"/>
            </w:pPr>
            <w:r>
              <w:rPr>
                <w:sz w:val="14"/>
              </w:rPr>
              <w:t>8</w:t>
            </w:r>
          </w:p>
        </w:tc>
        <w:tc>
          <w:tcPr>
            <w:tcW w:w="450" w:type="dxa"/>
          </w:tcPr>
          <w:p w14:paraId="4C171AE5" w14:textId="77777777" w:rsidR="009326A6" w:rsidRDefault="00D058EB">
            <w:pPr>
              <w:spacing w:before="5" w:after="5"/>
              <w:jc w:val="center"/>
            </w:pPr>
            <w:r>
              <w:rPr>
                <w:sz w:val="14"/>
              </w:rPr>
              <w:t>DD</w:t>
            </w:r>
          </w:p>
        </w:tc>
        <w:tc>
          <w:tcPr>
            <w:tcW w:w="750" w:type="dxa"/>
          </w:tcPr>
          <w:p w14:paraId="2D6FAABE" w14:textId="77777777" w:rsidR="009326A6" w:rsidRDefault="00D058EB">
            <w:pPr>
              <w:spacing w:before="5" w:after="5"/>
              <w:jc w:val="center"/>
            </w:pPr>
            <w:r>
              <w:rPr>
                <w:sz w:val="14"/>
              </w:rPr>
              <w:t>$1.61</w:t>
            </w:r>
          </w:p>
        </w:tc>
        <w:tc>
          <w:tcPr>
            <w:tcW w:w="450" w:type="dxa"/>
          </w:tcPr>
          <w:p w14:paraId="2FF615EA" w14:textId="77777777" w:rsidR="009326A6" w:rsidRDefault="00D058EB">
            <w:pPr>
              <w:spacing w:before="5" w:after="5"/>
              <w:jc w:val="center"/>
            </w:pPr>
            <w:r>
              <w:rPr>
                <w:sz w:val="14"/>
              </w:rPr>
              <w:t>12</w:t>
            </w:r>
          </w:p>
        </w:tc>
        <w:tc>
          <w:tcPr>
            <w:tcW w:w="450" w:type="dxa"/>
          </w:tcPr>
          <w:p w14:paraId="0EB37226" w14:textId="77777777" w:rsidR="009326A6" w:rsidRDefault="00D058EB">
            <w:pPr>
              <w:spacing w:before="5" w:after="5"/>
              <w:jc w:val="center"/>
            </w:pPr>
            <w:r>
              <w:rPr>
                <w:sz w:val="14"/>
              </w:rPr>
              <w:t>DD</w:t>
            </w:r>
          </w:p>
        </w:tc>
        <w:tc>
          <w:tcPr>
            <w:tcW w:w="500" w:type="dxa"/>
          </w:tcPr>
          <w:p w14:paraId="152EE1DE" w14:textId="77777777" w:rsidR="009326A6" w:rsidRDefault="00D058EB">
            <w:pPr>
              <w:spacing w:before="5" w:after="5"/>
              <w:jc w:val="center"/>
            </w:pPr>
            <w:r>
              <w:rPr>
                <w:sz w:val="14"/>
              </w:rPr>
              <w:t>DD</w:t>
            </w:r>
          </w:p>
        </w:tc>
      </w:tr>
      <w:tr w:rsidR="009326A6" w14:paraId="0D5A6F94" w14:textId="77777777">
        <w:trPr>
          <w:jc w:val="center"/>
        </w:trPr>
        <w:tc>
          <w:tcPr>
            <w:tcW w:w="1800" w:type="dxa"/>
          </w:tcPr>
          <w:p w14:paraId="698C094A" w14:textId="77777777" w:rsidR="009326A6" w:rsidRDefault="00D058EB">
            <w:pPr>
              <w:spacing w:before="5" w:after="5"/>
            </w:pPr>
            <w:r>
              <w:rPr>
                <w:sz w:val="14"/>
              </w:rPr>
              <w:t>Norway</w:t>
            </w:r>
          </w:p>
        </w:tc>
        <w:tc>
          <w:tcPr>
            <w:tcW w:w="750" w:type="dxa"/>
          </w:tcPr>
          <w:p w14:paraId="3C4D3A4B" w14:textId="77777777" w:rsidR="009326A6" w:rsidRDefault="00D058EB">
            <w:pPr>
              <w:spacing w:before="5" w:after="5"/>
              <w:jc w:val="center"/>
            </w:pPr>
            <w:r>
              <w:rPr>
                <w:sz w:val="14"/>
              </w:rPr>
              <w:t>$1.62</w:t>
            </w:r>
          </w:p>
        </w:tc>
        <w:tc>
          <w:tcPr>
            <w:tcW w:w="450" w:type="dxa"/>
          </w:tcPr>
          <w:p w14:paraId="79C223FD" w14:textId="77777777" w:rsidR="009326A6" w:rsidRDefault="00D058EB">
            <w:pPr>
              <w:spacing w:before="5" w:after="5"/>
              <w:jc w:val="center"/>
            </w:pPr>
            <w:r>
              <w:rPr>
                <w:sz w:val="14"/>
              </w:rPr>
              <w:t>20</w:t>
            </w:r>
          </w:p>
        </w:tc>
        <w:tc>
          <w:tcPr>
            <w:tcW w:w="450" w:type="dxa"/>
          </w:tcPr>
          <w:p w14:paraId="27EB8B76" w14:textId="77777777" w:rsidR="009326A6" w:rsidRDefault="00D058EB">
            <w:pPr>
              <w:spacing w:before="5" w:after="5"/>
              <w:jc w:val="center"/>
            </w:pPr>
            <w:r>
              <w:rPr>
                <w:sz w:val="14"/>
              </w:rPr>
              <w:t>IE</w:t>
            </w:r>
          </w:p>
        </w:tc>
        <w:tc>
          <w:tcPr>
            <w:tcW w:w="750" w:type="dxa"/>
          </w:tcPr>
          <w:p w14:paraId="1251ECBC" w14:textId="77777777" w:rsidR="009326A6" w:rsidRDefault="00D058EB">
            <w:pPr>
              <w:spacing w:before="5" w:after="5"/>
              <w:jc w:val="center"/>
            </w:pPr>
            <w:r>
              <w:rPr>
                <w:sz w:val="14"/>
              </w:rPr>
              <w:t>$1.62</w:t>
            </w:r>
          </w:p>
        </w:tc>
        <w:tc>
          <w:tcPr>
            <w:tcW w:w="450" w:type="dxa"/>
          </w:tcPr>
          <w:p w14:paraId="6BF3AAFB" w14:textId="77777777" w:rsidR="009326A6" w:rsidRDefault="00D058EB">
            <w:pPr>
              <w:spacing w:before="5" w:after="5"/>
              <w:jc w:val="center"/>
            </w:pPr>
            <w:r>
              <w:rPr>
                <w:sz w:val="14"/>
              </w:rPr>
              <w:t>13</w:t>
            </w:r>
          </w:p>
        </w:tc>
        <w:tc>
          <w:tcPr>
            <w:tcW w:w="450" w:type="dxa"/>
          </w:tcPr>
          <w:p w14:paraId="7DF35258" w14:textId="77777777" w:rsidR="009326A6" w:rsidRDefault="00D058EB">
            <w:pPr>
              <w:spacing w:before="5" w:after="5"/>
              <w:jc w:val="center"/>
            </w:pPr>
            <w:r>
              <w:rPr>
                <w:sz w:val="14"/>
              </w:rPr>
              <w:t>IE</w:t>
            </w:r>
          </w:p>
        </w:tc>
        <w:tc>
          <w:tcPr>
            <w:tcW w:w="500" w:type="dxa"/>
          </w:tcPr>
          <w:p w14:paraId="7AAB0136" w14:textId="77777777" w:rsidR="009326A6" w:rsidRDefault="00D058EB">
            <w:pPr>
              <w:spacing w:before="5" w:after="5"/>
              <w:jc w:val="center"/>
            </w:pPr>
            <w:r>
              <w:rPr>
                <w:sz w:val="14"/>
              </w:rPr>
              <w:t>DD</w:t>
            </w:r>
          </w:p>
        </w:tc>
      </w:tr>
      <w:tr w:rsidR="009326A6" w14:paraId="24B0BA79" w14:textId="77777777">
        <w:trPr>
          <w:jc w:val="center"/>
        </w:trPr>
        <w:tc>
          <w:tcPr>
            <w:tcW w:w="1800" w:type="dxa"/>
          </w:tcPr>
          <w:p w14:paraId="61773716" w14:textId="77777777" w:rsidR="009326A6" w:rsidRDefault="00D058EB">
            <w:pPr>
              <w:spacing w:before="5" w:after="5"/>
            </w:pPr>
            <w:r>
              <w:rPr>
                <w:sz w:val="14"/>
              </w:rPr>
              <w:t>Algeria</w:t>
            </w:r>
          </w:p>
        </w:tc>
        <w:tc>
          <w:tcPr>
            <w:tcW w:w="750" w:type="dxa"/>
          </w:tcPr>
          <w:p w14:paraId="35893B48" w14:textId="77777777" w:rsidR="009326A6" w:rsidRDefault="00D058EB">
            <w:pPr>
              <w:spacing w:before="5" w:after="5"/>
              <w:jc w:val="center"/>
            </w:pPr>
            <w:r>
              <w:rPr>
                <w:sz w:val="14"/>
              </w:rPr>
              <w:t>$1.59</w:t>
            </w:r>
          </w:p>
        </w:tc>
        <w:tc>
          <w:tcPr>
            <w:tcW w:w="450" w:type="dxa"/>
          </w:tcPr>
          <w:p w14:paraId="6CB40F65" w14:textId="77777777" w:rsidR="009326A6" w:rsidRDefault="00D058EB">
            <w:pPr>
              <w:spacing w:before="5" w:after="5"/>
              <w:jc w:val="center"/>
            </w:pPr>
            <w:r>
              <w:rPr>
                <w:sz w:val="14"/>
              </w:rPr>
              <w:t>6</w:t>
            </w:r>
          </w:p>
        </w:tc>
        <w:tc>
          <w:tcPr>
            <w:tcW w:w="450" w:type="dxa"/>
          </w:tcPr>
          <w:p w14:paraId="52BF9884" w14:textId="77777777" w:rsidR="009326A6" w:rsidRDefault="00D058EB">
            <w:pPr>
              <w:spacing w:before="5" w:after="5"/>
              <w:jc w:val="center"/>
            </w:pPr>
            <w:r>
              <w:rPr>
                <w:sz w:val="14"/>
              </w:rPr>
              <w:t>EE</w:t>
            </w:r>
          </w:p>
        </w:tc>
        <w:tc>
          <w:tcPr>
            <w:tcW w:w="750" w:type="dxa"/>
          </w:tcPr>
          <w:p w14:paraId="1B4ADF7D" w14:textId="77777777" w:rsidR="009326A6" w:rsidRDefault="00D058EB">
            <w:pPr>
              <w:spacing w:before="5" w:after="5"/>
              <w:jc w:val="center"/>
            </w:pPr>
            <w:r>
              <w:rPr>
                <w:sz w:val="14"/>
              </w:rPr>
              <w:t>$1.62</w:t>
            </w:r>
          </w:p>
        </w:tc>
        <w:tc>
          <w:tcPr>
            <w:tcW w:w="450" w:type="dxa"/>
          </w:tcPr>
          <w:p w14:paraId="226C8897" w14:textId="77777777" w:rsidR="009326A6" w:rsidRDefault="00D058EB">
            <w:pPr>
              <w:spacing w:before="5" w:after="5"/>
              <w:jc w:val="center"/>
            </w:pPr>
            <w:r>
              <w:rPr>
                <w:sz w:val="14"/>
              </w:rPr>
              <w:t>14</w:t>
            </w:r>
          </w:p>
        </w:tc>
        <w:tc>
          <w:tcPr>
            <w:tcW w:w="450" w:type="dxa"/>
          </w:tcPr>
          <w:p w14:paraId="38C0DBF4" w14:textId="77777777" w:rsidR="009326A6" w:rsidRDefault="00D058EB">
            <w:pPr>
              <w:spacing w:before="5" w:after="5"/>
              <w:jc w:val="center"/>
            </w:pPr>
            <w:r>
              <w:rPr>
                <w:sz w:val="14"/>
              </w:rPr>
              <w:t>II</w:t>
            </w:r>
          </w:p>
        </w:tc>
        <w:tc>
          <w:tcPr>
            <w:tcW w:w="500" w:type="dxa"/>
          </w:tcPr>
          <w:p w14:paraId="59C2E3F9" w14:textId="77777777" w:rsidR="009326A6" w:rsidRDefault="00D058EB">
            <w:pPr>
              <w:spacing w:before="5" w:after="5"/>
              <w:jc w:val="center"/>
            </w:pPr>
            <w:r>
              <w:rPr>
                <w:sz w:val="14"/>
              </w:rPr>
              <w:t>DD</w:t>
            </w:r>
          </w:p>
        </w:tc>
      </w:tr>
      <w:tr w:rsidR="009326A6" w14:paraId="4A29006A" w14:textId="77777777">
        <w:trPr>
          <w:jc w:val="center"/>
        </w:trPr>
        <w:tc>
          <w:tcPr>
            <w:tcW w:w="1800" w:type="dxa"/>
          </w:tcPr>
          <w:p w14:paraId="2AEE86D4" w14:textId="77777777" w:rsidR="009326A6" w:rsidRDefault="00D058EB">
            <w:pPr>
              <w:spacing w:before="5" w:after="5"/>
            </w:pPr>
            <w:r>
              <w:rPr>
                <w:sz w:val="14"/>
              </w:rPr>
              <w:t>Finland</w:t>
            </w:r>
          </w:p>
        </w:tc>
        <w:tc>
          <w:tcPr>
            <w:tcW w:w="750" w:type="dxa"/>
          </w:tcPr>
          <w:p w14:paraId="1BB748D0" w14:textId="77777777" w:rsidR="009326A6" w:rsidRDefault="00D058EB">
            <w:pPr>
              <w:spacing w:before="5" w:after="5"/>
              <w:jc w:val="center"/>
            </w:pPr>
            <w:r>
              <w:rPr>
                <w:sz w:val="14"/>
              </w:rPr>
              <w:t>$1.62</w:t>
            </w:r>
          </w:p>
        </w:tc>
        <w:tc>
          <w:tcPr>
            <w:tcW w:w="450" w:type="dxa"/>
          </w:tcPr>
          <w:p w14:paraId="61710636" w14:textId="77777777" w:rsidR="009326A6" w:rsidRDefault="00D058EB">
            <w:pPr>
              <w:spacing w:before="5" w:after="5"/>
              <w:jc w:val="center"/>
            </w:pPr>
            <w:r>
              <w:rPr>
                <w:sz w:val="14"/>
              </w:rPr>
              <w:t>23</w:t>
            </w:r>
          </w:p>
        </w:tc>
        <w:tc>
          <w:tcPr>
            <w:tcW w:w="450" w:type="dxa"/>
          </w:tcPr>
          <w:p w14:paraId="48083DBA" w14:textId="77777777" w:rsidR="009326A6" w:rsidRDefault="00D058EB">
            <w:pPr>
              <w:spacing w:before="5" w:after="5"/>
              <w:jc w:val="center"/>
            </w:pPr>
            <w:r>
              <w:rPr>
                <w:sz w:val="14"/>
              </w:rPr>
              <w:t>IE</w:t>
            </w:r>
          </w:p>
        </w:tc>
        <w:tc>
          <w:tcPr>
            <w:tcW w:w="750" w:type="dxa"/>
          </w:tcPr>
          <w:p w14:paraId="7F34E8ED" w14:textId="77777777" w:rsidR="009326A6" w:rsidRDefault="00D058EB">
            <w:pPr>
              <w:spacing w:before="5" w:after="5"/>
              <w:jc w:val="center"/>
            </w:pPr>
            <w:r>
              <w:rPr>
                <w:sz w:val="14"/>
              </w:rPr>
              <w:t>$1.62</w:t>
            </w:r>
          </w:p>
        </w:tc>
        <w:tc>
          <w:tcPr>
            <w:tcW w:w="450" w:type="dxa"/>
          </w:tcPr>
          <w:p w14:paraId="2BD8BC91" w14:textId="77777777" w:rsidR="009326A6" w:rsidRDefault="00D058EB">
            <w:pPr>
              <w:spacing w:before="5" w:after="5"/>
              <w:jc w:val="center"/>
            </w:pPr>
            <w:r>
              <w:rPr>
                <w:sz w:val="14"/>
              </w:rPr>
              <w:t>15</w:t>
            </w:r>
          </w:p>
        </w:tc>
        <w:tc>
          <w:tcPr>
            <w:tcW w:w="450" w:type="dxa"/>
          </w:tcPr>
          <w:p w14:paraId="34C6D2E1" w14:textId="77777777" w:rsidR="009326A6" w:rsidRDefault="00D058EB">
            <w:pPr>
              <w:spacing w:before="5" w:after="5"/>
              <w:jc w:val="center"/>
            </w:pPr>
            <w:r>
              <w:rPr>
                <w:sz w:val="14"/>
              </w:rPr>
              <w:t>IE</w:t>
            </w:r>
          </w:p>
        </w:tc>
        <w:tc>
          <w:tcPr>
            <w:tcW w:w="500" w:type="dxa"/>
          </w:tcPr>
          <w:p w14:paraId="4A94D129" w14:textId="77777777" w:rsidR="009326A6" w:rsidRDefault="00D058EB">
            <w:pPr>
              <w:spacing w:before="5" w:after="5"/>
              <w:jc w:val="center"/>
            </w:pPr>
            <w:r>
              <w:rPr>
                <w:sz w:val="14"/>
              </w:rPr>
              <w:t>IE</w:t>
            </w:r>
          </w:p>
        </w:tc>
      </w:tr>
      <w:tr w:rsidR="009326A6" w14:paraId="29BE5A0F" w14:textId="77777777">
        <w:trPr>
          <w:jc w:val="center"/>
        </w:trPr>
        <w:tc>
          <w:tcPr>
            <w:tcW w:w="1800" w:type="dxa"/>
          </w:tcPr>
          <w:p w14:paraId="2201B947" w14:textId="77777777" w:rsidR="009326A6" w:rsidRDefault="00D058EB">
            <w:pPr>
              <w:spacing w:before="5" w:after="5"/>
            </w:pPr>
            <w:r>
              <w:rPr>
                <w:sz w:val="14"/>
              </w:rPr>
              <w:t>Vietnam</w:t>
            </w:r>
          </w:p>
        </w:tc>
        <w:tc>
          <w:tcPr>
            <w:tcW w:w="750" w:type="dxa"/>
          </w:tcPr>
          <w:p w14:paraId="372D994F" w14:textId="77777777" w:rsidR="009326A6" w:rsidRDefault="00D058EB">
            <w:pPr>
              <w:spacing w:before="5" w:after="5"/>
              <w:jc w:val="center"/>
            </w:pPr>
            <w:r>
              <w:rPr>
                <w:sz w:val="14"/>
              </w:rPr>
              <w:t>$1.62</w:t>
            </w:r>
          </w:p>
        </w:tc>
        <w:tc>
          <w:tcPr>
            <w:tcW w:w="450" w:type="dxa"/>
          </w:tcPr>
          <w:p w14:paraId="6B5F2E3C" w14:textId="77777777" w:rsidR="009326A6" w:rsidRDefault="00D058EB">
            <w:pPr>
              <w:spacing w:before="5" w:after="5"/>
              <w:jc w:val="center"/>
            </w:pPr>
            <w:r>
              <w:rPr>
                <w:sz w:val="14"/>
              </w:rPr>
              <w:t>24</w:t>
            </w:r>
          </w:p>
        </w:tc>
        <w:tc>
          <w:tcPr>
            <w:tcW w:w="450" w:type="dxa"/>
          </w:tcPr>
          <w:p w14:paraId="3D7D9907" w14:textId="77777777" w:rsidR="009326A6" w:rsidRDefault="00D058EB">
            <w:pPr>
              <w:spacing w:before="5" w:after="5"/>
              <w:jc w:val="center"/>
            </w:pPr>
            <w:r>
              <w:rPr>
                <w:sz w:val="14"/>
              </w:rPr>
              <w:t>II</w:t>
            </w:r>
          </w:p>
        </w:tc>
        <w:tc>
          <w:tcPr>
            <w:tcW w:w="750" w:type="dxa"/>
          </w:tcPr>
          <w:p w14:paraId="1664644F" w14:textId="77777777" w:rsidR="009326A6" w:rsidRDefault="00D058EB">
            <w:pPr>
              <w:spacing w:before="5" w:after="5"/>
              <w:jc w:val="center"/>
            </w:pPr>
            <w:r>
              <w:rPr>
                <w:sz w:val="14"/>
              </w:rPr>
              <w:t>$1.62</w:t>
            </w:r>
          </w:p>
        </w:tc>
        <w:tc>
          <w:tcPr>
            <w:tcW w:w="450" w:type="dxa"/>
          </w:tcPr>
          <w:p w14:paraId="2468D81C" w14:textId="77777777" w:rsidR="009326A6" w:rsidRDefault="00D058EB">
            <w:pPr>
              <w:spacing w:before="5" w:after="5"/>
              <w:jc w:val="center"/>
            </w:pPr>
            <w:r>
              <w:rPr>
                <w:sz w:val="14"/>
              </w:rPr>
              <w:t>16</w:t>
            </w:r>
          </w:p>
        </w:tc>
        <w:tc>
          <w:tcPr>
            <w:tcW w:w="450" w:type="dxa"/>
          </w:tcPr>
          <w:p w14:paraId="6537607E" w14:textId="77777777" w:rsidR="009326A6" w:rsidRDefault="00D058EB">
            <w:pPr>
              <w:spacing w:before="5" w:after="5"/>
              <w:jc w:val="center"/>
            </w:pPr>
            <w:r>
              <w:rPr>
                <w:sz w:val="14"/>
              </w:rPr>
              <w:t>II</w:t>
            </w:r>
          </w:p>
        </w:tc>
        <w:tc>
          <w:tcPr>
            <w:tcW w:w="500" w:type="dxa"/>
          </w:tcPr>
          <w:p w14:paraId="187DB611" w14:textId="77777777" w:rsidR="009326A6" w:rsidRDefault="00D058EB">
            <w:pPr>
              <w:spacing w:before="5" w:after="5"/>
              <w:jc w:val="center"/>
            </w:pPr>
            <w:r>
              <w:rPr>
                <w:sz w:val="14"/>
              </w:rPr>
              <w:t>DD</w:t>
            </w:r>
          </w:p>
        </w:tc>
      </w:tr>
      <w:tr w:rsidR="009326A6" w14:paraId="50E3E066" w14:textId="77777777">
        <w:trPr>
          <w:jc w:val="center"/>
        </w:trPr>
        <w:tc>
          <w:tcPr>
            <w:tcW w:w="1800" w:type="dxa"/>
          </w:tcPr>
          <w:p w14:paraId="0691A78D" w14:textId="77777777" w:rsidR="009326A6" w:rsidRDefault="00D058EB">
            <w:pPr>
              <w:spacing w:before="5" w:after="5"/>
            </w:pPr>
            <w:r>
              <w:rPr>
                <w:sz w:val="14"/>
              </w:rPr>
              <w:t>Brazil</w:t>
            </w:r>
          </w:p>
        </w:tc>
        <w:tc>
          <w:tcPr>
            <w:tcW w:w="750" w:type="dxa"/>
          </w:tcPr>
          <w:p w14:paraId="1CD5853F" w14:textId="77777777" w:rsidR="009326A6" w:rsidRDefault="00D058EB">
            <w:pPr>
              <w:spacing w:before="5" w:after="5"/>
              <w:jc w:val="center"/>
            </w:pPr>
            <w:r>
              <w:rPr>
                <w:sz w:val="14"/>
              </w:rPr>
              <w:t>$1.62</w:t>
            </w:r>
          </w:p>
        </w:tc>
        <w:tc>
          <w:tcPr>
            <w:tcW w:w="450" w:type="dxa"/>
          </w:tcPr>
          <w:p w14:paraId="46657E21" w14:textId="77777777" w:rsidR="009326A6" w:rsidRDefault="00D058EB">
            <w:pPr>
              <w:spacing w:before="5" w:after="5"/>
              <w:jc w:val="center"/>
            </w:pPr>
            <w:r>
              <w:rPr>
                <w:sz w:val="14"/>
              </w:rPr>
              <w:t>26</w:t>
            </w:r>
          </w:p>
        </w:tc>
        <w:tc>
          <w:tcPr>
            <w:tcW w:w="450" w:type="dxa"/>
          </w:tcPr>
          <w:p w14:paraId="3EA49354" w14:textId="77777777" w:rsidR="009326A6" w:rsidRDefault="00D058EB">
            <w:pPr>
              <w:spacing w:before="5" w:after="5"/>
              <w:jc w:val="center"/>
            </w:pPr>
            <w:r>
              <w:rPr>
                <w:sz w:val="14"/>
              </w:rPr>
              <w:t>II</w:t>
            </w:r>
          </w:p>
        </w:tc>
        <w:tc>
          <w:tcPr>
            <w:tcW w:w="750" w:type="dxa"/>
          </w:tcPr>
          <w:p w14:paraId="4AB4C11A" w14:textId="77777777" w:rsidR="009326A6" w:rsidRDefault="00D058EB">
            <w:pPr>
              <w:spacing w:before="5" w:after="5"/>
              <w:jc w:val="center"/>
            </w:pPr>
            <w:r>
              <w:rPr>
                <w:sz w:val="14"/>
              </w:rPr>
              <w:t>$1.62</w:t>
            </w:r>
          </w:p>
        </w:tc>
        <w:tc>
          <w:tcPr>
            <w:tcW w:w="450" w:type="dxa"/>
          </w:tcPr>
          <w:p w14:paraId="1360D625" w14:textId="77777777" w:rsidR="009326A6" w:rsidRDefault="00D058EB">
            <w:pPr>
              <w:spacing w:before="5" w:after="5"/>
              <w:jc w:val="center"/>
            </w:pPr>
            <w:r>
              <w:rPr>
                <w:sz w:val="14"/>
              </w:rPr>
              <w:t>17</w:t>
            </w:r>
          </w:p>
        </w:tc>
        <w:tc>
          <w:tcPr>
            <w:tcW w:w="450" w:type="dxa"/>
          </w:tcPr>
          <w:p w14:paraId="0503F8CD" w14:textId="77777777" w:rsidR="009326A6" w:rsidRDefault="00D058EB">
            <w:pPr>
              <w:spacing w:before="5" w:after="5"/>
              <w:jc w:val="center"/>
            </w:pPr>
            <w:r>
              <w:rPr>
                <w:sz w:val="14"/>
              </w:rPr>
              <w:t>II</w:t>
            </w:r>
          </w:p>
        </w:tc>
        <w:tc>
          <w:tcPr>
            <w:tcW w:w="500" w:type="dxa"/>
          </w:tcPr>
          <w:p w14:paraId="046C7C29" w14:textId="77777777" w:rsidR="009326A6" w:rsidRDefault="00D058EB">
            <w:pPr>
              <w:spacing w:before="5" w:after="5"/>
              <w:jc w:val="center"/>
            </w:pPr>
            <w:r>
              <w:rPr>
                <w:sz w:val="14"/>
              </w:rPr>
              <w:t>DD</w:t>
            </w:r>
          </w:p>
        </w:tc>
      </w:tr>
      <w:tr w:rsidR="009326A6" w14:paraId="281F4C7A" w14:textId="77777777">
        <w:trPr>
          <w:jc w:val="center"/>
        </w:trPr>
        <w:tc>
          <w:tcPr>
            <w:tcW w:w="1800" w:type="dxa"/>
          </w:tcPr>
          <w:p w14:paraId="51248909" w14:textId="77777777" w:rsidR="009326A6" w:rsidRDefault="00D058EB">
            <w:pPr>
              <w:spacing w:before="5" w:after="5"/>
            </w:pPr>
            <w:r>
              <w:rPr>
                <w:sz w:val="14"/>
              </w:rPr>
              <w:t>Turkmenistan</w:t>
            </w:r>
          </w:p>
        </w:tc>
        <w:tc>
          <w:tcPr>
            <w:tcW w:w="750" w:type="dxa"/>
          </w:tcPr>
          <w:p w14:paraId="01AA1243" w14:textId="77777777" w:rsidR="009326A6" w:rsidRDefault="00D058EB">
            <w:pPr>
              <w:spacing w:before="5" w:after="5"/>
              <w:jc w:val="center"/>
            </w:pPr>
            <w:r>
              <w:rPr>
                <w:sz w:val="14"/>
              </w:rPr>
              <w:t>$1.57</w:t>
            </w:r>
          </w:p>
        </w:tc>
        <w:tc>
          <w:tcPr>
            <w:tcW w:w="450" w:type="dxa"/>
          </w:tcPr>
          <w:p w14:paraId="748B4EB5" w14:textId="77777777" w:rsidR="009326A6" w:rsidRDefault="00D058EB">
            <w:pPr>
              <w:spacing w:before="5" w:after="5"/>
              <w:jc w:val="center"/>
            </w:pPr>
            <w:r>
              <w:rPr>
                <w:sz w:val="14"/>
              </w:rPr>
              <w:t>2</w:t>
            </w:r>
          </w:p>
        </w:tc>
        <w:tc>
          <w:tcPr>
            <w:tcW w:w="450" w:type="dxa"/>
          </w:tcPr>
          <w:p w14:paraId="1F5762B4" w14:textId="77777777" w:rsidR="009326A6" w:rsidRDefault="00D058EB">
            <w:pPr>
              <w:spacing w:before="5" w:after="5"/>
              <w:jc w:val="center"/>
            </w:pPr>
            <w:r>
              <w:rPr>
                <w:sz w:val="14"/>
              </w:rPr>
              <w:t>DD</w:t>
            </w:r>
          </w:p>
        </w:tc>
        <w:tc>
          <w:tcPr>
            <w:tcW w:w="750" w:type="dxa"/>
          </w:tcPr>
          <w:p w14:paraId="76725673" w14:textId="77777777" w:rsidR="009326A6" w:rsidRDefault="00D058EB">
            <w:pPr>
              <w:spacing w:before="5" w:after="5"/>
              <w:jc w:val="center"/>
            </w:pPr>
            <w:r>
              <w:rPr>
                <w:sz w:val="14"/>
              </w:rPr>
              <w:t>$1.62</w:t>
            </w:r>
          </w:p>
        </w:tc>
        <w:tc>
          <w:tcPr>
            <w:tcW w:w="450" w:type="dxa"/>
          </w:tcPr>
          <w:p w14:paraId="1B6B696C" w14:textId="77777777" w:rsidR="009326A6" w:rsidRDefault="00D058EB">
            <w:pPr>
              <w:spacing w:before="5" w:after="5"/>
              <w:jc w:val="center"/>
            </w:pPr>
            <w:r>
              <w:rPr>
                <w:sz w:val="14"/>
              </w:rPr>
              <w:t>18</w:t>
            </w:r>
          </w:p>
        </w:tc>
        <w:tc>
          <w:tcPr>
            <w:tcW w:w="450" w:type="dxa"/>
          </w:tcPr>
          <w:p w14:paraId="02B82097" w14:textId="77777777" w:rsidR="009326A6" w:rsidRDefault="00D058EB">
            <w:pPr>
              <w:spacing w:before="5" w:after="5"/>
              <w:jc w:val="center"/>
            </w:pPr>
            <w:r>
              <w:rPr>
                <w:sz w:val="14"/>
              </w:rPr>
              <w:t>DD</w:t>
            </w:r>
          </w:p>
        </w:tc>
        <w:tc>
          <w:tcPr>
            <w:tcW w:w="500" w:type="dxa"/>
          </w:tcPr>
          <w:p w14:paraId="6CC6F7DA" w14:textId="77777777" w:rsidR="009326A6" w:rsidRDefault="00D058EB">
            <w:pPr>
              <w:spacing w:before="5" w:after="5"/>
              <w:jc w:val="center"/>
            </w:pPr>
            <w:r>
              <w:rPr>
                <w:sz w:val="14"/>
              </w:rPr>
              <w:t>DD</w:t>
            </w:r>
          </w:p>
        </w:tc>
      </w:tr>
      <w:tr w:rsidR="009326A6" w14:paraId="13771BED" w14:textId="77777777">
        <w:trPr>
          <w:jc w:val="center"/>
        </w:trPr>
        <w:tc>
          <w:tcPr>
            <w:tcW w:w="1800" w:type="dxa"/>
          </w:tcPr>
          <w:p w14:paraId="53C5AC7A" w14:textId="77777777" w:rsidR="009326A6" w:rsidRDefault="00D058EB">
            <w:pPr>
              <w:spacing w:before="5" w:after="5"/>
            </w:pPr>
            <w:r>
              <w:rPr>
                <w:sz w:val="14"/>
              </w:rPr>
              <w:t>Egypt</w:t>
            </w:r>
          </w:p>
        </w:tc>
        <w:tc>
          <w:tcPr>
            <w:tcW w:w="750" w:type="dxa"/>
          </w:tcPr>
          <w:p w14:paraId="61769B16" w14:textId="77777777" w:rsidR="009326A6" w:rsidRDefault="00D058EB">
            <w:pPr>
              <w:spacing w:before="5" w:after="5"/>
              <w:jc w:val="center"/>
            </w:pPr>
            <w:r>
              <w:rPr>
                <w:sz w:val="14"/>
              </w:rPr>
              <w:t>$1.58</w:t>
            </w:r>
          </w:p>
        </w:tc>
        <w:tc>
          <w:tcPr>
            <w:tcW w:w="450" w:type="dxa"/>
          </w:tcPr>
          <w:p w14:paraId="1E2881DF" w14:textId="77777777" w:rsidR="009326A6" w:rsidRDefault="00D058EB">
            <w:pPr>
              <w:spacing w:before="5" w:after="5"/>
              <w:jc w:val="center"/>
            </w:pPr>
            <w:r>
              <w:rPr>
                <w:sz w:val="14"/>
              </w:rPr>
              <w:t>5</w:t>
            </w:r>
          </w:p>
        </w:tc>
        <w:tc>
          <w:tcPr>
            <w:tcW w:w="450" w:type="dxa"/>
          </w:tcPr>
          <w:p w14:paraId="130B0A8D" w14:textId="77777777" w:rsidR="009326A6" w:rsidRDefault="00D058EB">
            <w:pPr>
              <w:spacing w:before="5" w:after="5"/>
              <w:jc w:val="center"/>
            </w:pPr>
            <w:r>
              <w:rPr>
                <w:sz w:val="14"/>
              </w:rPr>
              <w:t>EE</w:t>
            </w:r>
          </w:p>
        </w:tc>
        <w:tc>
          <w:tcPr>
            <w:tcW w:w="750" w:type="dxa"/>
          </w:tcPr>
          <w:p w14:paraId="29A08217" w14:textId="77777777" w:rsidR="009326A6" w:rsidRDefault="00D058EB">
            <w:pPr>
              <w:spacing w:before="5" w:after="5"/>
              <w:jc w:val="center"/>
            </w:pPr>
            <w:r>
              <w:rPr>
                <w:sz w:val="14"/>
              </w:rPr>
              <w:t>$1.62</w:t>
            </w:r>
          </w:p>
        </w:tc>
        <w:tc>
          <w:tcPr>
            <w:tcW w:w="450" w:type="dxa"/>
          </w:tcPr>
          <w:p w14:paraId="0DAB6F0C" w14:textId="77777777" w:rsidR="009326A6" w:rsidRDefault="00D058EB">
            <w:pPr>
              <w:spacing w:before="5" w:after="5"/>
              <w:jc w:val="center"/>
            </w:pPr>
            <w:r>
              <w:rPr>
                <w:sz w:val="14"/>
              </w:rPr>
              <w:t>19</w:t>
            </w:r>
          </w:p>
        </w:tc>
        <w:tc>
          <w:tcPr>
            <w:tcW w:w="450" w:type="dxa"/>
          </w:tcPr>
          <w:p w14:paraId="04CFC5CD" w14:textId="77777777" w:rsidR="009326A6" w:rsidRDefault="00D058EB">
            <w:pPr>
              <w:spacing w:before="5" w:after="5"/>
              <w:jc w:val="center"/>
            </w:pPr>
            <w:r>
              <w:rPr>
                <w:sz w:val="14"/>
              </w:rPr>
              <w:t>II</w:t>
            </w:r>
          </w:p>
        </w:tc>
        <w:tc>
          <w:tcPr>
            <w:tcW w:w="500" w:type="dxa"/>
          </w:tcPr>
          <w:p w14:paraId="31E403EB" w14:textId="77777777" w:rsidR="009326A6" w:rsidRDefault="00D058EB">
            <w:pPr>
              <w:spacing w:before="5" w:after="5"/>
              <w:jc w:val="center"/>
            </w:pPr>
            <w:r>
              <w:rPr>
                <w:sz w:val="14"/>
              </w:rPr>
              <w:t>DD</w:t>
            </w:r>
          </w:p>
        </w:tc>
      </w:tr>
      <w:tr w:rsidR="009326A6" w14:paraId="57D18FEC" w14:textId="77777777">
        <w:trPr>
          <w:jc w:val="center"/>
        </w:trPr>
        <w:tc>
          <w:tcPr>
            <w:tcW w:w="1800" w:type="dxa"/>
          </w:tcPr>
          <w:p w14:paraId="5B77067F" w14:textId="77777777" w:rsidR="009326A6" w:rsidRDefault="00D058EB">
            <w:pPr>
              <w:spacing w:before="5" w:after="5"/>
            </w:pPr>
            <w:r>
              <w:rPr>
                <w:sz w:val="14"/>
              </w:rPr>
              <w:t>Sweden</w:t>
            </w:r>
          </w:p>
        </w:tc>
        <w:tc>
          <w:tcPr>
            <w:tcW w:w="750" w:type="dxa"/>
          </w:tcPr>
          <w:p w14:paraId="00412735" w14:textId="77777777" w:rsidR="009326A6" w:rsidRDefault="00D058EB">
            <w:pPr>
              <w:spacing w:before="5" w:after="5"/>
              <w:jc w:val="center"/>
            </w:pPr>
            <w:r>
              <w:rPr>
                <w:sz w:val="14"/>
              </w:rPr>
              <w:t>$1.63</w:t>
            </w:r>
          </w:p>
        </w:tc>
        <w:tc>
          <w:tcPr>
            <w:tcW w:w="450" w:type="dxa"/>
          </w:tcPr>
          <w:p w14:paraId="5E89D366" w14:textId="77777777" w:rsidR="009326A6" w:rsidRDefault="00D058EB">
            <w:pPr>
              <w:spacing w:before="5" w:after="5"/>
              <w:jc w:val="center"/>
            </w:pPr>
            <w:r>
              <w:rPr>
                <w:sz w:val="14"/>
              </w:rPr>
              <w:t>28</w:t>
            </w:r>
          </w:p>
        </w:tc>
        <w:tc>
          <w:tcPr>
            <w:tcW w:w="450" w:type="dxa"/>
          </w:tcPr>
          <w:p w14:paraId="687FE445" w14:textId="77777777" w:rsidR="009326A6" w:rsidRDefault="00D058EB">
            <w:pPr>
              <w:spacing w:before="5" w:after="5"/>
              <w:jc w:val="center"/>
            </w:pPr>
            <w:r>
              <w:rPr>
                <w:sz w:val="14"/>
              </w:rPr>
              <w:t>II</w:t>
            </w:r>
          </w:p>
        </w:tc>
        <w:tc>
          <w:tcPr>
            <w:tcW w:w="750" w:type="dxa"/>
          </w:tcPr>
          <w:p w14:paraId="0D6508BB" w14:textId="77777777" w:rsidR="009326A6" w:rsidRDefault="00D058EB">
            <w:pPr>
              <w:spacing w:before="5" w:after="5"/>
              <w:jc w:val="center"/>
            </w:pPr>
            <w:r>
              <w:rPr>
                <w:sz w:val="14"/>
              </w:rPr>
              <w:t>$1.63</w:t>
            </w:r>
          </w:p>
        </w:tc>
        <w:tc>
          <w:tcPr>
            <w:tcW w:w="450" w:type="dxa"/>
          </w:tcPr>
          <w:p w14:paraId="780CA35B" w14:textId="77777777" w:rsidR="009326A6" w:rsidRDefault="00D058EB">
            <w:pPr>
              <w:spacing w:before="5" w:after="5"/>
              <w:jc w:val="center"/>
            </w:pPr>
            <w:r>
              <w:rPr>
                <w:sz w:val="14"/>
              </w:rPr>
              <w:t>20</w:t>
            </w:r>
          </w:p>
        </w:tc>
        <w:tc>
          <w:tcPr>
            <w:tcW w:w="450" w:type="dxa"/>
          </w:tcPr>
          <w:p w14:paraId="17E3C775" w14:textId="77777777" w:rsidR="009326A6" w:rsidRDefault="00D058EB">
            <w:pPr>
              <w:spacing w:before="5" w:after="5"/>
              <w:jc w:val="center"/>
            </w:pPr>
            <w:r>
              <w:rPr>
                <w:sz w:val="14"/>
              </w:rPr>
              <w:t>II</w:t>
            </w:r>
          </w:p>
        </w:tc>
        <w:tc>
          <w:tcPr>
            <w:tcW w:w="500" w:type="dxa"/>
          </w:tcPr>
          <w:p w14:paraId="18678E7A" w14:textId="77777777" w:rsidR="009326A6" w:rsidRDefault="00D058EB">
            <w:pPr>
              <w:spacing w:before="5" w:after="5"/>
              <w:jc w:val="center"/>
            </w:pPr>
            <w:r>
              <w:rPr>
                <w:sz w:val="14"/>
              </w:rPr>
              <w:t>IE</w:t>
            </w:r>
          </w:p>
        </w:tc>
      </w:tr>
      <w:tr w:rsidR="009326A6" w14:paraId="7EF2343E" w14:textId="77777777">
        <w:trPr>
          <w:jc w:val="center"/>
        </w:trPr>
        <w:tc>
          <w:tcPr>
            <w:tcW w:w="1800" w:type="dxa"/>
          </w:tcPr>
          <w:p w14:paraId="1D8B3404" w14:textId="77777777" w:rsidR="009326A6" w:rsidRDefault="00D058EB">
            <w:pPr>
              <w:spacing w:before="5" w:after="5"/>
            </w:pPr>
            <w:r>
              <w:rPr>
                <w:sz w:val="14"/>
              </w:rPr>
              <w:t>India</w:t>
            </w:r>
          </w:p>
        </w:tc>
        <w:tc>
          <w:tcPr>
            <w:tcW w:w="750" w:type="dxa"/>
          </w:tcPr>
          <w:p w14:paraId="00574AC9" w14:textId="77777777" w:rsidR="009326A6" w:rsidRDefault="00D058EB">
            <w:pPr>
              <w:spacing w:before="5" w:after="5"/>
              <w:jc w:val="center"/>
            </w:pPr>
            <w:r>
              <w:rPr>
                <w:sz w:val="14"/>
              </w:rPr>
              <w:t>$1.63</w:t>
            </w:r>
          </w:p>
        </w:tc>
        <w:tc>
          <w:tcPr>
            <w:tcW w:w="450" w:type="dxa"/>
          </w:tcPr>
          <w:p w14:paraId="2FDC9F84" w14:textId="77777777" w:rsidR="009326A6" w:rsidRDefault="00D058EB">
            <w:pPr>
              <w:spacing w:before="5" w:after="5"/>
              <w:jc w:val="center"/>
            </w:pPr>
            <w:r>
              <w:rPr>
                <w:sz w:val="14"/>
              </w:rPr>
              <w:t>29</w:t>
            </w:r>
          </w:p>
        </w:tc>
        <w:tc>
          <w:tcPr>
            <w:tcW w:w="450" w:type="dxa"/>
          </w:tcPr>
          <w:p w14:paraId="3DE06206" w14:textId="77777777" w:rsidR="009326A6" w:rsidRDefault="00D058EB">
            <w:pPr>
              <w:spacing w:before="5" w:after="5"/>
              <w:jc w:val="center"/>
            </w:pPr>
            <w:r>
              <w:rPr>
                <w:sz w:val="14"/>
              </w:rPr>
              <w:t>II</w:t>
            </w:r>
          </w:p>
        </w:tc>
        <w:tc>
          <w:tcPr>
            <w:tcW w:w="750" w:type="dxa"/>
          </w:tcPr>
          <w:p w14:paraId="641D4496" w14:textId="77777777" w:rsidR="009326A6" w:rsidRDefault="00D058EB">
            <w:pPr>
              <w:spacing w:before="5" w:after="5"/>
              <w:jc w:val="center"/>
            </w:pPr>
            <w:r>
              <w:rPr>
                <w:sz w:val="14"/>
              </w:rPr>
              <w:t>$1.63</w:t>
            </w:r>
          </w:p>
        </w:tc>
        <w:tc>
          <w:tcPr>
            <w:tcW w:w="450" w:type="dxa"/>
          </w:tcPr>
          <w:p w14:paraId="51DD287A" w14:textId="77777777" w:rsidR="009326A6" w:rsidRDefault="00D058EB">
            <w:pPr>
              <w:spacing w:before="5" w:after="5"/>
              <w:jc w:val="center"/>
            </w:pPr>
            <w:r>
              <w:rPr>
                <w:sz w:val="14"/>
              </w:rPr>
              <w:t>21</w:t>
            </w:r>
          </w:p>
        </w:tc>
        <w:tc>
          <w:tcPr>
            <w:tcW w:w="450" w:type="dxa"/>
          </w:tcPr>
          <w:p w14:paraId="2C669F12" w14:textId="77777777" w:rsidR="009326A6" w:rsidRDefault="00D058EB">
            <w:pPr>
              <w:spacing w:before="5" w:after="5"/>
              <w:jc w:val="center"/>
            </w:pPr>
            <w:r>
              <w:rPr>
                <w:sz w:val="14"/>
              </w:rPr>
              <w:t>II</w:t>
            </w:r>
          </w:p>
        </w:tc>
        <w:tc>
          <w:tcPr>
            <w:tcW w:w="500" w:type="dxa"/>
          </w:tcPr>
          <w:p w14:paraId="77F14BB4" w14:textId="77777777" w:rsidR="009326A6" w:rsidRDefault="00D058EB">
            <w:pPr>
              <w:spacing w:before="5" w:after="5"/>
              <w:jc w:val="center"/>
            </w:pPr>
            <w:r>
              <w:rPr>
                <w:sz w:val="14"/>
              </w:rPr>
              <w:t>DD</w:t>
            </w:r>
          </w:p>
        </w:tc>
      </w:tr>
      <w:tr w:rsidR="009326A6" w14:paraId="4D4F38FF" w14:textId="77777777">
        <w:trPr>
          <w:jc w:val="center"/>
        </w:trPr>
        <w:tc>
          <w:tcPr>
            <w:tcW w:w="1800" w:type="dxa"/>
          </w:tcPr>
          <w:p w14:paraId="2CCB3878" w14:textId="77777777" w:rsidR="009326A6" w:rsidRDefault="00D058EB">
            <w:pPr>
              <w:spacing w:before="5" w:after="5"/>
            </w:pPr>
            <w:r>
              <w:rPr>
                <w:sz w:val="14"/>
              </w:rPr>
              <w:t>Indonesia</w:t>
            </w:r>
          </w:p>
        </w:tc>
        <w:tc>
          <w:tcPr>
            <w:tcW w:w="750" w:type="dxa"/>
          </w:tcPr>
          <w:p w14:paraId="0B421682" w14:textId="77777777" w:rsidR="009326A6" w:rsidRDefault="00D058EB">
            <w:pPr>
              <w:spacing w:before="5" w:after="5"/>
              <w:jc w:val="center"/>
            </w:pPr>
            <w:r>
              <w:rPr>
                <w:sz w:val="14"/>
              </w:rPr>
              <w:t>$1.63</w:t>
            </w:r>
          </w:p>
        </w:tc>
        <w:tc>
          <w:tcPr>
            <w:tcW w:w="450" w:type="dxa"/>
          </w:tcPr>
          <w:p w14:paraId="01663493" w14:textId="77777777" w:rsidR="009326A6" w:rsidRDefault="00D058EB">
            <w:pPr>
              <w:spacing w:before="5" w:after="5"/>
              <w:jc w:val="center"/>
            </w:pPr>
            <w:r>
              <w:rPr>
                <w:sz w:val="14"/>
              </w:rPr>
              <w:t>30</w:t>
            </w:r>
          </w:p>
        </w:tc>
        <w:tc>
          <w:tcPr>
            <w:tcW w:w="450" w:type="dxa"/>
          </w:tcPr>
          <w:p w14:paraId="48FB997C" w14:textId="77777777" w:rsidR="009326A6" w:rsidRDefault="00D058EB">
            <w:pPr>
              <w:spacing w:before="5" w:after="5"/>
              <w:jc w:val="center"/>
            </w:pPr>
            <w:r>
              <w:rPr>
                <w:sz w:val="14"/>
              </w:rPr>
              <w:t>IE</w:t>
            </w:r>
          </w:p>
        </w:tc>
        <w:tc>
          <w:tcPr>
            <w:tcW w:w="750" w:type="dxa"/>
          </w:tcPr>
          <w:p w14:paraId="773BF8B8" w14:textId="77777777" w:rsidR="009326A6" w:rsidRDefault="00D058EB">
            <w:pPr>
              <w:spacing w:before="5" w:after="5"/>
              <w:jc w:val="center"/>
            </w:pPr>
            <w:r>
              <w:rPr>
                <w:sz w:val="14"/>
              </w:rPr>
              <w:t>$1.63</w:t>
            </w:r>
          </w:p>
        </w:tc>
        <w:tc>
          <w:tcPr>
            <w:tcW w:w="450" w:type="dxa"/>
          </w:tcPr>
          <w:p w14:paraId="52C1ABDF" w14:textId="77777777" w:rsidR="009326A6" w:rsidRDefault="00D058EB">
            <w:pPr>
              <w:spacing w:before="5" w:after="5"/>
              <w:jc w:val="center"/>
            </w:pPr>
            <w:r>
              <w:rPr>
                <w:sz w:val="14"/>
              </w:rPr>
              <w:t>22</w:t>
            </w:r>
          </w:p>
        </w:tc>
        <w:tc>
          <w:tcPr>
            <w:tcW w:w="450" w:type="dxa"/>
          </w:tcPr>
          <w:p w14:paraId="6AEB5BC2" w14:textId="77777777" w:rsidR="009326A6" w:rsidRDefault="00D058EB">
            <w:pPr>
              <w:spacing w:before="5" w:after="5"/>
              <w:jc w:val="center"/>
            </w:pPr>
            <w:r>
              <w:rPr>
                <w:sz w:val="14"/>
              </w:rPr>
              <w:t>IE</w:t>
            </w:r>
          </w:p>
        </w:tc>
        <w:tc>
          <w:tcPr>
            <w:tcW w:w="500" w:type="dxa"/>
          </w:tcPr>
          <w:p w14:paraId="622C01D5" w14:textId="77777777" w:rsidR="009326A6" w:rsidRDefault="00D058EB">
            <w:pPr>
              <w:spacing w:before="5" w:after="5"/>
              <w:jc w:val="center"/>
            </w:pPr>
            <w:r>
              <w:rPr>
                <w:sz w:val="14"/>
              </w:rPr>
              <w:t>DD</w:t>
            </w:r>
          </w:p>
        </w:tc>
      </w:tr>
      <w:tr w:rsidR="009326A6" w14:paraId="711FAE7A" w14:textId="77777777">
        <w:trPr>
          <w:jc w:val="center"/>
        </w:trPr>
        <w:tc>
          <w:tcPr>
            <w:tcW w:w="1800" w:type="dxa"/>
          </w:tcPr>
          <w:p w14:paraId="734A68B3" w14:textId="77777777" w:rsidR="009326A6" w:rsidRDefault="00D058EB">
            <w:pPr>
              <w:spacing w:before="5" w:after="5"/>
            </w:pPr>
            <w:r>
              <w:rPr>
                <w:sz w:val="14"/>
              </w:rPr>
              <w:t>Kazakhstan</w:t>
            </w:r>
          </w:p>
        </w:tc>
        <w:tc>
          <w:tcPr>
            <w:tcW w:w="750" w:type="dxa"/>
          </w:tcPr>
          <w:p w14:paraId="089F819C" w14:textId="77777777" w:rsidR="009326A6" w:rsidRDefault="00D058EB">
            <w:pPr>
              <w:spacing w:before="5" w:after="5"/>
              <w:jc w:val="center"/>
            </w:pPr>
            <w:r>
              <w:rPr>
                <w:sz w:val="14"/>
              </w:rPr>
              <w:t>$1.62</w:t>
            </w:r>
          </w:p>
        </w:tc>
        <w:tc>
          <w:tcPr>
            <w:tcW w:w="450" w:type="dxa"/>
          </w:tcPr>
          <w:p w14:paraId="6A3BE468" w14:textId="77777777" w:rsidR="009326A6" w:rsidRDefault="00D058EB">
            <w:pPr>
              <w:spacing w:before="5" w:after="5"/>
              <w:jc w:val="center"/>
            </w:pPr>
            <w:r>
              <w:rPr>
                <w:sz w:val="14"/>
              </w:rPr>
              <w:t>21</w:t>
            </w:r>
          </w:p>
        </w:tc>
        <w:tc>
          <w:tcPr>
            <w:tcW w:w="450" w:type="dxa"/>
          </w:tcPr>
          <w:p w14:paraId="16B66677" w14:textId="77777777" w:rsidR="009326A6" w:rsidRDefault="00D058EB">
            <w:pPr>
              <w:spacing w:before="5" w:after="5"/>
              <w:jc w:val="center"/>
            </w:pPr>
            <w:r>
              <w:rPr>
                <w:sz w:val="14"/>
              </w:rPr>
              <w:t>II</w:t>
            </w:r>
          </w:p>
        </w:tc>
        <w:tc>
          <w:tcPr>
            <w:tcW w:w="750" w:type="dxa"/>
          </w:tcPr>
          <w:p w14:paraId="6E85A04B" w14:textId="77777777" w:rsidR="009326A6" w:rsidRDefault="00D058EB">
            <w:pPr>
              <w:spacing w:before="5" w:after="5"/>
              <w:jc w:val="center"/>
            </w:pPr>
            <w:r>
              <w:rPr>
                <w:sz w:val="14"/>
              </w:rPr>
              <w:t>$1.63</w:t>
            </w:r>
          </w:p>
        </w:tc>
        <w:tc>
          <w:tcPr>
            <w:tcW w:w="450" w:type="dxa"/>
          </w:tcPr>
          <w:p w14:paraId="17635EE0" w14:textId="77777777" w:rsidR="009326A6" w:rsidRDefault="00D058EB">
            <w:pPr>
              <w:spacing w:before="5" w:after="5"/>
              <w:jc w:val="center"/>
            </w:pPr>
            <w:r>
              <w:rPr>
                <w:sz w:val="14"/>
              </w:rPr>
              <w:t>23</w:t>
            </w:r>
          </w:p>
        </w:tc>
        <w:tc>
          <w:tcPr>
            <w:tcW w:w="450" w:type="dxa"/>
          </w:tcPr>
          <w:p w14:paraId="5A3B7424" w14:textId="77777777" w:rsidR="009326A6" w:rsidRDefault="00D058EB">
            <w:pPr>
              <w:spacing w:before="5" w:after="5"/>
              <w:jc w:val="center"/>
            </w:pPr>
            <w:r>
              <w:rPr>
                <w:sz w:val="14"/>
              </w:rPr>
              <w:t>II</w:t>
            </w:r>
          </w:p>
        </w:tc>
        <w:tc>
          <w:tcPr>
            <w:tcW w:w="500" w:type="dxa"/>
          </w:tcPr>
          <w:p w14:paraId="35E36ED5" w14:textId="77777777" w:rsidR="009326A6" w:rsidRDefault="00D058EB">
            <w:pPr>
              <w:spacing w:before="5" w:after="5"/>
              <w:jc w:val="center"/>
            </w:pPr>
            <w:r>
              <w:rPr>
                <w:sz w:val="14"/>
              </w:rPr>
              <w:t>DD</w:t>
            </w:r>
          </w:p>
        </w:tc>
      </w:tr>
      <w:tr w:rsidR="009326A6" w14:paraId="5F383633" w14:textId="77777777">
        <w:trPr>
          <w:jc w:val="center"/>
        </w:trPr>
        <w:tc>
          <w:tcPr>
            <w:tcW w:w="1800" w:type="dxa"/>
          </w:tcPr>
          <w:p w14:paraId="67757B00" w14:textId="77777777" w:rsidR="009326A6" w:rsidRDefault="00D058EB">
            <w:pPr>
              <w:spacing w:before="5" w:after="5"/>
            </w:pPr>
            <w:r>
              <w:rPr>
                <w:sz w:val="14"/>
              </w:rPr>
              <w:t>Iran</w:t>
            </w:r>
          </w:p>
        </w:tc>
        <w:tc>
          <w:tcPr>
            <w:tcW w:w="750" w:type="dxa"/>
          </w:tcPr>
          <w:p w14:paraId="20FC926F" w14:textId="77777777" w:rsidR="009326A6" w:rsidRDefault="00D058EB">
            <w:pPr>
              <w:spacing w:before="5" w:after="5"/>
              <w:jc w:val="center"/>
            </w:pPr>
            <w:r>
              <w:rPr>
                <w:sz w:val="14"/>
              </w:rPr>
              <w:t>$1.56</w:t>
            </w:r>
          </w:p>
        </w:tc>
        <w:tc>
          <w:tcPr>
            <w:tcW w:w="450" w:type="dxa"/>
          </w:tcPr>
          <w:p w14:paraId="148A613A" w14:textId="77777777" w:rsidR="009326A6" w:rsidRDefault="00D058EB">
            <w:pPr>
              <w:spacing w:before="5" w:after="5"/>
              <w:jc w:val="center"/>
            </w:pPr>
            <w:r>
              <w:rPr>
                <w:sz w:val="14"/>
              </w:rPr>
              <w:t>1</w:t>
            </w:r>
          </w:p>
        </w:tc>
        <w:tc>
          <w:tcPr>
            <w:tcW w:w="450" w:type="dxa"/>
          </w:tcPr>
          <w:p w14:paraId="1BC0AAB1" w14:textId="77777777" w:rsidR="009326A6" w:rsidRDefault="00D058EB">
            <w:pPr>
              <w:spacing w:before="5" w:after="5"/>
              <w:jc w:val="center"/>
            </w:pPr>
            <w:r>
              <w:rPr>
                <w:sz w:val="14"/>
              </w:rPr>
              <w:t>DD</w:t>
            </w:r>
          </w:p>
        </w:tc>
        <w:tc>
          <w:tcPr>
            <w:tcW w:w="750" w:type="dxa"/>
          </w:tcPr>
          <w:p w14:paraId="4960F9C1" w14:textId="77777777" w:rsidR="009326A6" w:rsidRDefault="00D058EB">
            <w:pPr>
              <w:spacing w:before="5" w:after="5"/>
              <w:jc w:val="center"/>
            </w:pPr>
            <w:r>
              <w:rPr>
                <w:sz w:val="14"/>
              </w:rPr>
              <w:t>$1.63</w:t>
            </w:r>
          </w:p>
        </w:tc>
        <w:tc>
          <w:tcPr>
            <w:tcW w:w="450" w:type="dxa"/>
          </w:tcPr>
          <w:p w14:paraId="285A3675" w14:textId="77777777" w:rsidR="009326A6" w:rsidRDefault="00D058EB">
            <w:pPr>
              <w:spacing w:before="5" w:after="5"/>
              <w:jc w:val="center"/>
            </w:pPr>
            <w:r>
              <w:rPr>
                <w:sz w:val="14"/>
              </w:rPr>
              <w:t>24</w:t>
            </w:r>
          </w:p>
        </w:tc>
        <w:tc>
          <w:tcPr>
            <w:tcW w:w="450" w:type="dxa"/>
          </w:tcPr>
          <w:p w14:paraId="27E7FC13" w14:textId="77777777" w:rsidR="009326A6" w:rsidRDefault="00D058EB">
            <w:pPr>
              <w:spacing w:before="5" w:after="5"/>
              <w:jc w:val="center"/>
            </w:pPr>
            <w:r>
              <w:rPr>
                <w:sz w:val="14"/>
              </w:rPr>
              <w:t>DD</w:t>
            </w:r>
          </w:p>
        </w:tc>
        <w:tc>
          <w:tcPr>
            <w:tcW w:w="500" w:type="dxa"/>
          </w:tcPr>
          <w:p w14:paraId="09BE2904" w14:textId="77777777" w:rsidR="009326A6" w:rsidRDefault="00D058EB">
            <w:pPr>
              <w:spacing w:before="5" w:after="5"/>
              <w:jc w:val="center"/>
            </w:pPr>
            <w:r>
              <w:rPr>
                <w:sz w:val="14"/>
              </w:rPr>
              <w:t>DD</w:t>
            </w:r>
          </w:p>
        </w:tc>
      </w:tr>
      <w:tr w:rsidR="009326A6" w14:paraId="1F2ADD31" w14:textId="77777777">
        <w:trPr>
          <w:jc w:val="center"/>
        </w:trPr>
        <w:tc>
          <w:tcPr>
            <w:tcW w:w="1800" w:type="dxa"/>
          </w:tcPr>
          <w:p w14:paraId="0A8421C4" w14:textId="77777777" w:rsidR="009326A6" w:rsidRDefault="00D058EB">
            <w:pPr>
              <w:spacing w:before="5" w:after="5"/>
            </w:pPr>
            <w:r>
              <w:rPr>
                <w:sz w:val="14"/>
              </w:rPr>
              <w:t>Georgia</w:t>
            </w:r>
          </w:p>
        </w:tc>
        <w:tc>
          <w:tcPr>
            <w:tcW w:w="750" w:type="dxa"/>
          </w:tcPr>
          <w:p w14:paraId="0A100A83" w14:textId="77777777" w:rsidR="009326A6" w:rsidRDefault="00D058EB">
            <w:pPr>
              <w:spacing w:before="5" w:after="5"/>
              <w:jc w:val="center"/>
            </w:pPr>
            <w:r>
              <w:rPr>
                <w:sz w:val="14"/>
              </w:rPr>
              <w:t>$1.63</w:t>
            </w:r>
          </w:p>
        </w:tc>
        <w:tc>
          <w:tcPr>
            <w:tcW w:w="450" w:type="dxa"/>
          </w:tcPr>
          <w:p w14:paraId="247000CF" w14:textId="77777777" w:rsidR="009326A6" w:rsidRDefault="00D058EB">
            <w:pPr>
              <w:spacing w:before="5" w:after="5"/>
              <w:jc w:val="center"/>
            </w:pPr>
            <w:r>
              <w:rPr>
                <w:sz w:val="14"/>
              </w:rPr>
              <w:t>31</w:t>
            </w:r>
          </w:p>
        </w:tc>
        <w:tc>
          <w:tcPr>
            <w:tcW w:w="450" w:type="dxa"/>
          </w:tcPr>
          <w:p w14:paraId="77DBC808" w14:textId="77777777" w:rsidR="009326A6" w:rsidRDefault="00D058EB">
            <w:pPr>
              <w:spacing w:before="5" w:after="5"/>
              <w:jc w:val="center"/>
            </w:pPr>
            <w:r>
              <w:rPr>
                <w:sz w:val="14"/>
              </w:rPr>
              <w:t>II</w:t>
            </w:r>
          </w:p>
        </w:tc>
        <w:tc>
          <w:tcPr>
            <w:tcW w:w="750" w:type="dxa"/>
          </w:tcPr>
          <w:p w14:paraId="4595DC02" w14:textId="77777777" w:rsidR="009326A6" w:rsidRDefault="00D058EB">
            <w:pPr>
              <w:spacing w:before="5" w:after="5"/>
              <w:jc w:val="center"/>
            </w:pPr>
            <w:r>
              <w:rPr>
                <w:sz w:val="14"/>
              </w:rPr>
              <w:t>$1.63</w:t>
            </w:r>
          </w:p>
        </w:tc>
        <w:tc>
          <w:tcPr>
            <w:tcW w:w="450" w:type="dxa"/>
          </w:tcPr>
          <w:p w14:paraId="2126115E" w14:textId="77777777" w:rsidR="009326A6" w:rsidRDefault="00D058EB">
            <w:pPr>
              <w:spacing w:before="5" w:after="5"/>
              <w:jc w:val="center"/>
            </w:pPr>
            <w:r>
              <w:rPr>
                <w:sz w:val="14"/>
              </w:rPr>
              <w:t>25</w:t>
            </w:r>
          </w:p>
        </w:tc>
        <w:tc>
          <w:tcPr>
            <w:tcW w:w="450" w:type="dxa"/>
          </w:tcPr>
          <w:p w14:paraId="4C75186B" w14:textId="77777777" w:rsidR="009326A6" w:rsidRDefault="00D058EB">
            <w:pPr>
              <w:spacing w:before="5" w:after="5"/>
              <w:jc w:val="center"/>
            </w:pPr>
            <w:r>
              <w:rPr>
                <w:sz w:val="14"/>
              </w:rPr>
              <w:t>II</w:t>
            </w:r>
          </w:p>
        </w:tc>
        <w:tc>
          <w:tcPr>
            <w:tcW w:w="500" w:type="dxa"/>
          </w:tcPr>
          <w:p w14:paraId="43368F79" w14:textId="77777777" w:rsidR="009326A6" w:rsidRDefault="00D058EB">
            <w:pPr>
              <w:spacing w:before="5" w:after="5"/>
              <w:jc w:val="center"/>
            </w:pPr>
            <w:r>
              <w:rPr>
                <w:sz w:val="14"/>
              </w:rPr>
              <w:t>DD</w:t>
            </w:r>
          </w:p>
        </w:tc>
      </w:tr>
      <w:tr w:rsidR="009326A6" w14:paraId="09439D79" w14:textId="77777777">
        <w:trPr>
          <w:jc w:val="center"/>
        </w:trPr>
        <w:tc>
          <w:tcPr>
            <w:tcW w:w="1800" w:type="dxa"/>
          </w:tcPr>
          <w:p w14:paraId="4A74582C" w14:textId="77777777" w:rsidR="009326A6" w:rsidRDefault="00D058EB">
            <w:pPr>
              <w:spacing w:before="5" w:after="5"/>
            </w:pPr>
            <w:r>
              <w:rPr>
                <w:sz w:val="14"/>
              </w:rPr>
              <w:t>United States of A.</w:t>
            </w:r>
          </w:p>
        </w:tc>
        <w:tc>
          <w:tcPr>
            <w:tcW w:w="750" w:type="dxa"/>
          </w:tcPr>
          <w:p w14:paraId="6C6772BD" w14:textId="77777777" w:rsidR="009326A6" w:rsidRDefault="00D058EB">
            <w:pPr>
              <w:spacing w:before="5" w:after="5"/>
              <w:jc w:val="center"/>
            </w:pPr>
            <w:r>
              <w:rPr>
                <w:sz w:val="14"/>
              </w:rPr>
              <w:t>$1.63</w:t>
            </w:r>
          </w:p>
        </w:tc>
        <w:tc>
          <w:tcPr>
            <w:tcW w:w="450" w:type="dxa"/>
          </w:tcPr>
          <w:p w14:paraId="57A9A5EF" w14:textId="77777777" w:rsidR="009326A6" w:rsidRDefault="00D058EB">
            <w:pPr>
              <w:spacing w:before="5" w:after="5"/>
              <w:jc w:val="center"/>
            </w:pPr>
            <w:r>
              <w:rPr>
                <w:sz w:val="14"/>
              </w:rPr>
              <w:t>32</w:t>
            </w:r>
          </w:p>
        </w:tc>
        <w:tc>
          <w:tcPr>
            <w:tcW w:w="450" w:type="dxa"/>
          </w:tcPr>
          <w:p w14:paraId="224FA39C" w14:textId="77777777" w:rsidR="009326A6" w:rsidRDefault="00D058EB">
            <w:pPr>
              <w:spacing w:before="5" w:after="5"/>
              <w:jc w:val="center"/>
            </w:pPr>
            <w:r>
              <w:rPr>
                <w:sz w:val="14"/>
              </w:rPr>
              <w:t>II</w:t>
            </w:r>
          </w:p>
        </w:tc>
        <w:tc>
          <w:tcPr>
            <w:tcW w:w="750" w:type="dxa"/>
          </w:tcPr>
          <w:p w14:paraId="64444CB8" w14:textId="77777777" w:rsidR="009326A6" w:rsidRDefault="00D058EB">
            <w:pPr>
              <w:spacing w:before="5" w:after="5"/>
              <w:jc w:val="center"/>
            </w:pPr>
            <w:r>
              <w:rPr>
                <w:sz w:val="14"/>
              </w:rPr>
              <w:t>$1.63</w:t>
            </w:r>
          </w:p>
        </w:tc>
        <w:tc>
          <w:tcPr>
            <w:tcW w:w="450" w:type="dxa"/>
          </w:tcPr>
          <w:p w14:paraId="2B401FC3" w14:textId="77777777" w:rsidR="009326A6" w:rsidRDefault="00D058EB">
            <w:pPr>
              <w:spacing w:before="5" w:after="5"/>
              <w:jc w:val="center"/>
            </w:pPr>
            <w:r>
              <w:rPr>
                <w:sz w:val="14"/>
              </w:rPr>
              <w:t>26</w:t>
            </w:r>
          </w:p>
        </w:tc>
        <w:tc>
          <w:tcPr>
            <w:tcW w:w="450" w:type="dxa"/>
          </w:tcPr>
          <w:p w14:paraId="560F4B6A" w14:textId="77777777" w:rsidR="009326A6" w:rsidRDefault="00D058EB">
            <w:pPr>
              <w:spacing w:before="5" w:after="5"/>
              <w:jc w:val="center"/>
            </w:pPr>
            <w:r>
              <w:rPr>
                <w:sz w:val="14"/>
              </w:rPr>
              <w:t>II</w:t>
            </w:r>
          </w:p>
        </w:tc>
        <w:tc>
          <w:tcPr>
            <w:tcW w:w="500" w:type="dxa"/>
          </w:tcPr>
          <w:p w14:paraId="23CCF79A" w14:textId="77777777" w:rsidR="009326A6" w:rsidRDefault="00D058EB">
            <w:pPr>
              <w:spacing w:before="5" w:after="5"/>
              <w:jc w:val="center"/>
            </w:pPr>
            <w:r>
              <w:rPr>
                <w:sz w:val="14"/>
              </w:rPr>
              <w:t>II</w:t>
            </w:r>
          </w:p>
        </w:tc>
      </w:tr>
      <w:tr w:rsidR="009326A6" w14:paraId="2B5F8EAE" w14:textId="77777777">
        <w:trPr>
          <w:jc w:val="center"/>
        </w:trPr>
        <w:tc>
          <w:tcPr>
            <w:tcW w:w="1800" w:type="dxa"/>
          </w:tcPr>
          <w:p w14:paraId="01FCEC39" w14:textId="77777777" w:rsidR="009326A6" w:rsidRDefault="00D058EB">
            <w:pPr>
              <w:spacing w:before="5" w:after="5"/>
            </w:pPr>
            <w:r>
              <w:rPr>
                <w:sz w:val="14"/>
              </w:rPr>
              <w:t>Uzbekistan</w:t>
            </w:r>
          </w:p>
        </w:tc>
        <w:tc>
          <w:tcPr>
            <w:tcW w:w="750" w:type="dxa"/>
          </w:tcPr>
          <w:p w14:paraId="5EFF0233" w14:textId="77777777" w:rsidR="009326A6" w:rsidRDefault="00D058EB">
            <w:pPr>
              <w:spacing w:before="5" w:after="5"/>
              <w:jc w:val="center"/>
            </w:pPr>
            <w:r>
              <w:rPr>
                <w:sz w:val="14"/>
              </w:rPr>
              <w:t>$1.62</w:t>
            </w:r>
          </w:p>
        </w:tc>
        <w:tc>
          <w:tcPr>
            <w:tcW w:w="450" w:type="dxa"/>
          </w:tcPr>
          <w:p w14:paraId="780440E8" w14:textId="77777777" w:rsidR="009326A6" w:rsidRDefault="00D058EB">
            <w:pPr>
              <w:spacing w:before="5" w:after="5"/>
              <w:jc w:val="center"/>
            </w:pPr>
            <w:r>
              <w:rPr>
                <w:sz w:val="14"/>
              </w:rPr>
              <w:t>22</w:t>
            </w:r>
          </w:p>
        </w:tc>
        <w:tc>
          <w:tcPr>
            <w:tcW w:w="450" w:type="dxa"/>
          </w:tcPr>
          <w:p w14:paraId="563B0814" w14:textId="77777777" w:rsidR="009326A6" w:rsidRDefault="00D058EB">
            <w:pPr>
              <w:spacing w:before="5" w:after="5"/>
              <w:jc w:val="center"/>
            </w:pPr>
            <w:r>
              <w:rPr>
                <w:sz w:val="14"/>
              </w:rPr>
              <w:t>II</w:t>
            </w:r>
          </w:p>
        </w:tc>
        <w:tc>
          <w:tcPr>
            <w:tcW w:w="750" w:type="dxa"/>
          </w:tcPr>
          <w:p w14:paraId="31B1D496" w14:textId="77777777" w:rsidR="009326A6" w:rsidRDefault="00D058EB">
            <w:pPr>
              <w:spacing w:before="5" w:after="5"/>
              <w:jc w:val="center"/>
            </w:pPr>
            <w:r>
              <w:rPr>
                <w:sz w:val="14"/>
              </w:rPr>
              <w:t>$1.63</w:t>
            </w:r>
          </w:p>
        </w:tc>
        <w:tc>
          <w:tcPr>
            <w:tcW w:w="450" w:type="dxa"/>
          </w:tcPr>
          <w:p w14:paraId="0E3558DC" w14:textId="77777777" w:rsidR="009326A6" w:rsidRDefault="00D058EB">
            <w:pPr>
              <w:spacing w:before="5" w:after="5"/>
              <w:jc w:val="center"/>
            </w:pPr>
            <w:r>
              <w:rPr>
                <w:sz w:val="14"/>
              </w:rPr>
              <w:t>27</w:t>
            </w:r>
          </w:p>
        </w:tc>
        <w:tc>
          <w:tcPr>
            <w:tcW w:w="450" w:type="dxa"/>
          </w:tcPr>
          <w:p w14:paraId="2F9EA5A6" w14:textId="77777777" w:rsidR="009326A6" w:rsidRDefault="00D058EB">
            <w:pPr>
              <w:spacing w:before="5" w:after="5"/>
              <w:jc w:val="center"/>
            </w:pPr>
            <w:r>
              <w:rPr>
                <w:sz w:val="14"/>
              </w:rPr>
              <w:t>II</w:t>
            </w:r>
          </w:p>
        </w:tc>
        <w:tc>
          <w:tcPr>
            <w:tcW w:w="500" w:type="dxa"/>
          </w:tcPr>
          <w:p w14:paraId="74458DD8" w14:textId="77777777" w:rsidR="009326A6" w:rsidRDefault="00D058EB">
            <w:pPr>
              <w:spacing w:before="5" w:after="5"/>
              <w:jc w:val="center"/>
            </w:pPr>
            <w:r>
              <w:rPr>
                <w:sz w:val="14"/>
              </w:rPr>
              <w:t>DD</w:t>
            </w:r>
          </w:p>
        </w:tc>
      </w:tr>
      <w:tr w:rsidR="009326A6" w14:paraId="78929068" w14:textId="77777777">
        <w:trPr>
          <w:jc w:val="center"/>
        </w:trPr>
        <w:tc>
          <w:tcPr>
            <w:tcW w:w="1800" w:type="dxa"/>
          </w:tcPr>
          <w:p w14:paraId="0BF182C1" w14:textId="77777777" w:rsidR="009326A6" w:rsidRDefault="00D058EB">
            <w:pPr>
              <w:spacing w:before="5" w:after="5"/>
            </w:pPr>
            <w:r>
              <w:rPr>
                <w:sz w:val="14"/>
              </w:rPr>
              <w:t>Kenya</w:t>
            </w:r>
          </w:p>
        </w:tc>
        <w:tc>
          <w:tcPr>
            <w:tcW w:w="750" w:type="dxa"/>
          </w:tcPr>
          <w:p w14:paraId="4B31DBE9" w14:textId="77777777" w:rsidR="009326A6" w:rsidRDefault="00D058EB">
            <w:pPr>
              <w:spacing w:before="5" w:after="5"/>
              <w:jc w:val="center"/>
            </w:pPr>
            <w:r>
              <w:rPr>
                <w:sz w:val="14"/>
              </w:rPr>
              <w:t>$1.64</w:t>
            </w:r>
          </w:p>
        </w:tc>
        <w:tc>
          <w:tcPr>
            <w:tcW w:w="450" w:type="dxa"/>
          </w:tcPr>
          <w:p w14:paraId="52CE6384" w14:textId="77777777" w:rsidR="009326A6" w:rsidRDefault="00D058EB">
            <w:pPr>
              <w:spacing w:before="5" w:after="5"/>
              <w:jc w:val="center"/>
            </w:pPr>
            <w:r>
              <w:rPr>
                <w:sz w:val="14"/>
              </w:rPr>
              <w:t>33</w:t>
            </w:r>
          </w:p>
        </w:tc>
        <w:tc>
          <w:tcPr>
            <w:tcW w:w="450" w:type="dxa"/>
          </w:tcPr>
          <w:p w14:paraId="52CCB20B" w14:textId="77777777" w:rsidR="009326A6" w:rsidRDefault="00D058EB">
            <w:pPr>
              <w:spacing w:before="5" w:after="5"/>
              <w:jc w:val="center"/>
            </w:pPr>
            <w:r>
              <w:rPr>
                <w:sz w:val="14"/>
              </w:rPr>
              <w:t>II</w:t>
            </w:r>
          </w:p>
        </w:tc>
        <w:tc>
          <w:tcPr>
            <w:tcW w:w="750" w:type="dxa"/>
          </w:tcPr>
          <w:p w14:paraId="11D729D7" w14:textId="77777777" w:rsidR="009326A6" w:rsidRDefault="00D058EB">
            <w:pPr>
              <w:spacing w:before="5" w:after="5"/>
              <w:jc w:val="center"/>
            </w:pPr>
            <w:r>
              <w:rPr>
                <w:sz w:val="14"/>
              </w:rPr>
              <w:t>$1.64</w:t>
            </w:r>
          </w:p>
        </w:tc>
        <w:tc>
          <w:tcPr>
            <w:tcW w:w="450" w:type="dxa"/>
          </w:tcPr>
          <w:p w14:paraId="066CC86B" w14:textId="77777777" w:rsidR="009326A6" w:rsidRDefault="00D058EB">
            <w:pPr>
              <w:spacing w:before="5" w:after="5"/>
              <w:jc w:val="center"/>
            </w:pPr>
            <w:r>
              <w:rPr>
                <w:sz w:val="14"/>
              </w:rPr>
              <w:t>28</w:t>
            </w:r>
          </w:p>
        </w:tc>
        <w:tc>
          <w:tcPr>
            <w:tcW w:w="450" w:type="dxa"/>
          </w:tcPr>
          <w:p w14:paraId="165163E6" w14:textId="77777777" w:rsidR="009326A6" w:rsidRDefault="00D058EB">
            <w:pPr>
              <w:spacing w:before="5" w:after="5"/>
              <w:jc w:val="center"/>
            </w:pPr>
            <w:r>
              <w:rPr>
                <w:sz w:val="14"/>
              </w:rPr>
              <w:t>II</w:t>
            </w:r>
          </w:p>
        </w:tc>
        <w:tc>
          <w:tcPr>
            <w:tcW w:w="500" w:type="dxa"/>
          </w:tcPr>
          <w:p w14:paraId="4B723CC8" w14:textId="77777777" w:rsidR="009326A6" w:rsidRDefault="00D058EB">
            <w:pPr>
              <w:spacing w:before="5" w:after="5"/>
              <w:jc w:val="center"/>
            </w:pPr>
            <w:r>
              <w:rPr>
                <w:sz w:val="14"/>
              </w:rPr>
              <w:t>DD</w:t>
            </w:r>
          </w:p>
        </w:tc>
      </w:tr>
      <w:tr w:rsidR="009326A6" w14:paraId="1C76F46C" w14:textId="77777777">
        <w:trPr>
          <w:jc w:val="center"/>
        </w:trPr>
        <w:tc>
          <w:tcPr>
            <w:tcW w:w="1800" w:type="dxa"/>
          </w:tcPr>
          <w:p w14:paraId="29BAD820" w14:textId="77777777" w:rsidR="009326A6" w:rsidRDefault="00D058EB">
            <w:pPr>
              <w:spacing w:before="5" w:after="5"/>
            </w:pPr>
            <w:r>
              <w:rPr>
                <w:sz w:val="14"/>
              </w:rPr>
              <w:t>Turkey</w:t>
            </w:r>
          </w:p>
        </w:tc>
        <w:tc>
          <w:tcPr>
            <w:tcW w:w="750" w:type="dxa"/>
          </w:tcPr>
          <w:p w14:paraId="0001FE4C" w14:textId="77777777" w:rsidR="009326A6" w:rsidRDefault="00D058EB">
            <w:pPr>
              <w:spacing w:before="5" w:after="5"/>
              <w:jc w:val="center"/>
            </w:pPr>
            <w:r>
              <w:rPr>
                <w:sz w:val="14"/>
              </w:rPr>
              <w:t>$1.64</w:t>
            </w:r>
          </w:p>
        </w:tc>
        <w:tc>
          <w:tcPr>
            <w:tcW w:w="450" w:type="dxa"/>
          </w:tcPr>
          <w:p w14:paraId="678565B3" w14:textId="77777777" w:rsidR="009326A6" w:rsidRDefault="00D058EB">
            <w:pPr>
              <w:spacing w:before="5" w:after="5"/>
              <w:jc w:val="center"/>
            </w:pPr>
            <w:r>
              <w:rPr>
                <w:sz w:val="14"/>
              </w:rPr>
              <w:t>34</w:t>
            </w:r>
          </w:p>
        </w:tc>
        <w:tc>
          <w:tcPr>
            <w:tcW w:w="450" w:type="dxa"/>
          </w:tcPr>
          <w:p w14:paraId="039B77CC" w14:textId="77777777" w:rsidR="009326A6" w:rsidRDefault="00D058EB">
            <w:pPr>
              <w:spacing w:before="5" w:after="5"/>
              <w:jc w:val="center"/>
            </w:pPr>
            <w:r>
              <w:rPr>
                <w:sz w:val="14"/>
              </w:rPr>
              <w:t>II</w:t>
            </w:r>
          </w:p>
        </w:tc>
        <w:tc>
          <w:tcPr>
            <w:tcW w:w="750" w:type="dxa"/>
          </w:tcPr>
          <w:p w14:paraId="7E4F806F" w14:textId="77777777" w:rsidR="009326A6" w:rsidRDefault="00D058EB">
            <w:pPr>
              <w:spacing w:before="5" w:after="5"/>
              <w:jc w:val="center"/>
            </w:pPr>
            <w:r>
              <w:rPr>
                <w:sz w:val="14"/>
              </w:rPr>
              <w:t>$1.64</w:t>
            </w:r>
          </w:p>
        </w:tc>
        <w:tc>
          <w:tcPr>
            <w:tcW w:w="450" w:type="dxa"/>
          </w:tcPr>
          <w:p w14:paraId="4AFF0C6C" w14:textId="77777777" w:rsidR="009326A6" w:rsidRDefault="00D058EB">
            <w:pPr>
              <w:spacing w:before="5" w:after="5"/>
              <w:jc w:val="center"/>
            </w:pPr>
            <w:r>
              <w:rPr>
                <w:sz w:val="14"/>
              </w:rPr>
              <w:t>29</w:t>
            </w:r>
          </w:p>
        </w:tc>
        <w:tc>
          <w:tcPr>
            <w:tcW w:w="450" w:type="dxa"/>
          </w:tcPr>
          <w:p w14:paraId="358C6CDE" w14:textId="77777777" w:rsidR="009326A6" w:rsidRDefault="00D058EB">
            <w:pPr>
              <w:spacing w:before="5" w:after="5"/>
              <w:jc w:val="center"/>
            </w:pPr>
            <w:r>
              <w:rPr>
                <w:sz w:val="14"/>
              </w:rPr>
              <w:t>II</w:t>
            </w:r>
          </w:p>
        </w:tc>
        <w:tc>
          <w:tcPr>
            <w:tcW w:w="500" w:type="dxa"/>
          </w:tcPr>
          <w:p w14:paraId="67394E1F" w14:textId="77777777" w:rsidR="009326A6" w:rsidRDefault="00D058EB">
            <w:pPr>
              <w:spacing w:before="5" w:after="5"/>
              <w:jc w:val="center"/>
            </w:pPr>
            <w:r>
              <w:rPr>
                <w:sz w:val="14"/>
              </w:rPr>
              <w:t>DD</w:t>
            </w:r>
          </w:p>
        </w:tc>
      </w:tr>
      <w:tr w:rsidR="009326A6" w14:paraId="0C9B0E47" w14:textId="77777777">
        <w:trPr>
          <w:jc w:val="center"/>
        </w:trPr>
        <w:tc>
          <w:tcPr>
            <w:tcW w:w="1800" w:type="dxa"/>
          </w:tcPr>
          <w:p w14:paraId="1A8BA210" w14:textId="77777777" w:rsidR="009326A6" w:rsidRDefault="00D058EB">
            <w:pPr>
              <w:spacing w:before="5" w:after="5"/>
            </w:pPr>
            <w:r>
              <w:rPr>
                <w:sz w:val="14"/>
              </w:rPr>
              <w:t>Bosnia and Herz.</w:t>
            </w:r>
          </w:p>
        </w:tc>
        <w:tc>
          <w:tcPr>
            <w:tcW w:w="750" w:type="dxa"/>
          </w:tcPr>
          <w:p w14:paraId="79D4F695" w14:textId="77777777" w:rsidR="009326A6" w:rsidRDefault="00D058EB">
            <w:pPr>
              <w:spacing w:before="5" w:after="5"/>
              <w:jc w:val="center"/>
            </w:pPr>
            <w:r>
              <w:rPr>
                <w:sz w:val="14"/>
              </w:rPr>
              <w:t>$1.64</w:t>
            </w:r>
          </w:p>
        </w:tc>
        <w:tc>
          <w:tcPr>
            <w:tcW w:w="450" w:type="dxa"/>
          </w:tcPr>
          <w:p w14:paraId="7A04A9DC" w14:textId="77777777" w:rsidR="009326A6" w:rsidRDefault="00D058EB">
            <w:pPr>
              <w:spacing w:before="5" w:after="5"/>
              <w:jc w:val="center"/>
            </w:pPr>
            <w:r>
              <w:rPr>
                <w:sz w:val="14"/>
              </w:rPr>
              <w:t>35</w:t>
            </w:r>
          </w:p>
        </w:tc>
        <w:tc>
          <w:tcPr>
            <w:tcW w:w="450" w:type="dxa"/>
          </w:tcPr>
          <w:p w14:paraId="1FF56751" w14:textId="77777777" w:rsidR="009326A6" w:rsidRDefault="00D058EB">
            <w:pPr>
              <w:spacing w:before="5" w:after="5"/>
              <w:jc w:val="center"/>
            </w:pPr>
            <w:r>
              <w:rPr>
                <w:sz w:val="14"/>
              </w:rPr>
              <w:t>II</w:t>
            </w:r>
          </w:p>
        </w:tc>
        <w:tc>
          <w:tcPr>
            <w:tcW w:w="750" w:type="dxa"/>
          </w:tcPr>
          <w:p w14:paraId="248954C9" w14:textId="77777777" w:rsidR="009326A6" w:rsidRDefault="00D058EB">
            <w:pPr>
              <w:spacing w:before="5" w:after="5"/>
              <w:jc w:val="center"/>
            </w:pPr>
            <w:r>
              <w:rPr>
                <w:sz w:val="14"/>
              </w:rPr>
              <w:t>$1.64</w:t>
            </w:r>
          </w:p>
        </w:tc>
        <w:tc>
          <w:tcPr>
            <w:tcW w:w="450" w:type="dxa"/>
          </w:tcPr>
          <w:p w14:paraId="43866C00" w14:textId="77777777" w:rsidR="009326A6" w:rsidRDefault="00D058EB">
            <w:pPr>
              <w:spacing w:before="5" w:after="5"/>
              <w:jc w:val="center"/>
            </w:pPr>
            <w:r>
              <w:rPr>
                <w:sz w:val="14"/>
              </w:rPr>
              <w:t>30</w:t>
            </w:r>
          </w:p>
        </w:tc>
        <w:tc>
          <w:tcPr>
            <w:tcW w:w="450" w:type="dxa"/>
          </w:tcPr>
          <w:p w14:paraId="16EA12B2" w14:textId="77777777" w:rsidR="009326A6" w:rsidRDefault="00D058EB">
            <w:pPr>
              <w:spacing w:before="5" w:after="5"/>
              <w:jc w:val="center"/>
            </w:pPr>
            <w:r>
              <w:rPr>
                <w:sz w:val="14"/>
              </w:rPr>
              <w:t>II</w:t>
            </w:r>
          </w:p>
        </w:tc>
        <w:tc>
          <w:tcPr>
            <w:tcW w:w="500" w:type="dxa"/>
          </w:tcPr>
          <w:p w14:paraId="2CDBF036" w14:textId="77777777" w:rsidR="009326A6" w:rsidRDefault="00D058EB">
            <w:pPr>
              <w:spacing w:before="5" w:after="5"/>
              <w:jc w:val="center"/>
            </w:pPr>
            <w:r>
              <w:rPr>
                <w:sz w:val="14"/>
              </w:rPr>
              <w:t>DD</w:t>
            </w:r>
          </w:p>
        </w:tc>
      </w:tr>
      <w:tr w:rsidR="009326A6" w14:paraId="2E2B0145" w14:textId="77777777">
        <w:trPr>
          <w:jc w:val="center"/>
        </w:trPr>
        <w:tc>
          <w:tcPr>
            <w:tcW w:w="1800" w:type="dxa"/>
          </w:tcPr>
          <w:p w14:paraId="337F7849" w14:textId="77777777" w:rsidR="009326A6" w:rsidRDefault="00D058EB">
            <w:pPr>
              <w:spacing w:before="5" w:after="5"/>
            </w:pPr>
            <w:r>
              <w:rPr>
                <w:sz w:val="14"/>
              </w:rPr>
              <w:t>Nigeria</w:t>
            </w:r>
          </w:p>
        </w:tc>
        <w:tc>
          <w:tcPr>
            <w:tcW w:w="750" w:type="dxa"/>
          </w:tcPr>
          <w:p w14:paraId="3C364EBA" w14:textId="77777777" w:rsidR="009326A6" w:rsidRDefault="00D058EB">
            <w:pPr>
              <w:spacing w:before="5" w:after="5"/>
              <w:jc w:val="center"/>
            </w:pPr>
            <w:r>
              <w:rPr>
                <w:sz w:val="14"/>
              </w:rPr>
              <w:t>$1.60</w:t>
            </w:r>
          </w:p>
        </w:tc>
        <w:tc>
          <w:tcPr>
            <w:tcW w:w="450" w:type="dxa"/>
          </w:tcPr>
          <w:p w14:paraId="0A7716FB" w14:textId="77777777" w:rsidR="009326A6" w:rsidRDefault="00D058EB">
            <w:pPr>
              <w:spacing w:before="5" w:after="5"/>
              <w:jc w:val="center"/>
            </w:pPr>
            <w:r>
              <w:rPr>
                <w:sz w:val="14"/>
              </w:rPr>
              <w:t>11</w:t>
            </w:r>
          </w:p>
        </w:tc>
        <w:tc>
          <w:tcPr>
            <w:tcW w:w="450" w:type="dxa"/>
          </w:tcPr>
          <w:p w14:paraId="15B953C2" w14:textId="77777777" w:rsidR="009326A6" w:rsidRDefault="00D058EB">
            <w:pPr>
              <w:spacing w:before="5" w:after="5"/>
              <w:jc w:val="center"/>
            </w:pPr>
            <w:r>
              <w:rPr>
                <w:sz w:val="14"/>
              </w:rPr>
              <w:t>II</w:t>
            </w:r>
          </w:p>
        </w:tc>
        <w:tc>
          <w:tcPr>
            <w:tcW w:w="750" w:type="dxa"/>
          </w:tcPr>
          <w:p w14:paraId="01CEF247" w14:textId="77777777" w:rsidR="009326A6" w:rsidRDefault="00D058EB">
            <w:pPr>
              <w:spacing w:before="5" w:after="5"/>
              <w:jc w:val="center"/>
            </w:pPr>
            <w:r>
              <w:rPr>
                <w:sz w:val="14"/>
              </w:rPr>
              <w:t>$1.64</w:t>
            </w:r>
          </w:p>
        </w:tc>
        <w:tc>
          <w:tcPr>
            <w:tcW w:w="450" w:type="dxa"/>
          </w:tcPr>
          <w:p w14:paraId="7B313521" w14:textId="77777777" w:rsidR="009326A6" w:rsidRDefault="00D058EB">
            <w:pPr>
              <w:spacing w:before="5" w:after="5"/>
              <w:jc w:val="center"/>
            </w:pPr>
            <w:r>
              <w:rPr>
                <w:sz w:val="14"/>
              </w:rPr>
              <w:t>31</w:t>
            </w:r>
          </w:p>
        </w:tc>
        <w:tc>
          <w:tcPr>
            <w:tcW w:w="450" w:type="dxa"/>
          </w:tcPr>
          <w:p w14:paraId="29D01AB1" w14:textId="77777777" w:rsidR="009326A6" w:rsidRDefault="00D058EB">
            <w:pPr>
              <w:spacing w:before="5" w:after="5"/>
              <w:jc w:val="center"/>
            </w:pPr>
            <w:r>
              <w:rPr>
                <w:sz w:val="14"/>
              </w:rPr>
              <w:t>II</w:t>
            </w:r>
          </w:p>
        </w:tc>
        <w:tc>
          <w:tcPr>
            <w:tcW w:w="500" w:type="dxa"/>
          </w:tcPr>
          <w:p w14:paraId="2F9CD1D7" w14:textId="77777777" w:rsidR="009326A6" w:rsidRDefault="00D058EB">
            <w:pPr>
              <w:spacing w:before="5" w:after="5"/>
              <w:jc w:val="center"/>
            </w:pPr>
            <w:r>
              <w:rPr>
                <w:sz w:val="14"/>
              </w:rPr>
              <w:t>DD</w:t>
            </w:r>
          </w:p>
        </w:tc>
      </w:tr>
      <w:tr w:rsidR="009326A6" w14:paraId="274C93C8" w14:textId="77777777">
        <w:trPr>
          <w:jc w:val="center"/>
        </w:trPr>
        <w:tc>
          <w:tcPr>
            <w:tcW w:w="1800" w:type="dxa"/>
          </w:tcPr>
          <w:p w14:paraId="42DC7794" w14:textId="77777777" w:rsidR="009326A6" w:rsidRDefault="00D058EB">
            <w:pPr>
              <w:spacing w:before="5" w:after="5"/>
            </w:pPr>
            <w:r>
              <w:rPr>
                <w:sz w:val="14"/>
              </w:rPr>
              <w:t>Iceland</w:t>
            </w:r>
          </w:p>
        </w:tc>
        <w:tc>
          <w:tcPr>
            <w:tcW w:w="750" w:type="dxa"/>
          </w:tcPr>
          <w:p w14:paraId="1EE4357F" w14:textId="77777777" w:rsidR="009326A6" w:rsidRDefault="00D058EB">
            <w:pPr>
              <w:spacing w:before="5" w:after="5"/>
              <w:jc w:val="center"/>
            </w:pPr>
            <w:r>
              <w:rPr>
                <w:sz w:val="14"/>
              </w:rPr>
              <w:t>$1.64</w:t>
            </w:r>
          </w:p>
        </w:tc>
        <w:tc>
          <w:tcPr>
            <w:tcW w:w="450" w:type="dxa"/>
          </w:tcPr>
          <w:p w14:paraId="33E4FC9D" w14:textId="77777777" w:rsidR="009326A6" w:rsidRDefault="00D058EB">
            <w:pPr>
              <w:spacing w:before="5" w:after="5"/>
              <w:jc w:val="center"/>
            </w:pPr>
            <w:r>
              <w:rPr>
                <w:sz w:val="14"/>
              </w:rPr>
              <w:t>36</w:t>
            </w:r>
          </w:p>
        </w:tc>
        <w:tc>
          <w:tcPr>
            <w:tcW w:w="450" w:type="dxa"/>
          </w:tcPr>
          <w:p w14:paraId="72BBE4B4" w14:textId="77777777" w:rsidR="009326A6" w:rsidRDefault="00D058EB">
            <w:pPr>
              <w:spacing w:before="5" w:after="5"/>
              <w:jc w:val="center"/>
            </w:pPr>
            <w:r>
              <w:rPr>
                <w:sz w:val="14"/>
              </w:rPr>
              <w:t>II</w:t>
            </w:r>
          </w:p>
        </w:tc>
        <w:tc>
          <w:tcPr>
            <w:tcW w:w="750" w:type="dxa"/>
          </w:tcPr>
          <w:p w14:paraId="2D41CD25" w14:textId="77777777" w:rsidR="009326A6" w:rsidRDefault="00D058EB">
            <w:pPr>
              <w:spacing w:before="5" w:after="5"/>
              <w:jc w:val="center"/>
            </w:pPr>
            <w:r>
              <w:rPr>
                <w:sz w:val="14"/>
              </w:rPr>
              <w:t>$1.64</w:t>
            </w:r>
          </w:p>
        </w:tc>
        <w:tc>
          <w:tcPr>
            <w:tcW w:w="450" w:type="dxa"/>
          </w:tcPr>
          <w:p w14:paraId="5067D2BE" w14:textId="77777777" w:rsidR="009326A6" w:rsidRDefault="00D058EB">
            <w:pPr>
              <w:spacing w:before="5" w:after="5"/>
              <w:jc w:val="center"/>
            </w:pPr>
            <w:r>
              <w:rPr>
                <w:sz w:val="14"/>
              </w:rPr>
              <w:t>32</w:t>
            </w:r>
          </w:p>
        </w:tc>
        <w:tc>
          <w:tcPr>
            <w:tcW w:w="450" w:type="dxa"/>
          </w:tcPr>
          <w:p w14:paraId="3A0C95BF" w14:textId="77777777" w:rsidR="009326A6" w:rsidRDefault="00D058EB">
            <w:pPr>
              <w:spacing w:before="5" w:after="5"/>
              <w:jc w:val="center"/>
            </w:pPr>
            <w:r>
              <w:rPr>
                <w:sz w:val="14"/>
              </w:rPr>
              <w:t>II</w:t>
            </w:r>
          </w:p>
        </w:tc>
        <w:tc>
          <w:tcPr>
            <w:tcW w:w="500" w:type="dxa"/>
          </w:tcPr>
          <w:p w14:paraId="0FD9883F" w14:textId="77777777" w:rsidR="009326A6" w:rsidRDefault="00D058EB">
            <w:pPr>
              <w:spacing w:before="5" w:after="5"/>
              <w:jc w:val="center"/>
            </w:pPr>
            <w:r>
              <w:rPr>
                <w:sz w:val="14"/>
              </w:rPr>
              <w:t>II</w:t>
            </w:r>
          </w:p>
        </w:tc>
      </w:tr>
      <w:tr w:rsidR="009326A6" w14:paraId="32952927" w14:textId="77777777">
        <w:trPr>
          <w:jc w:val="center"/>
        </w:trPr>
        <w:tc>
          <w:tcPr>
            <w:tcW w:w="1800" w:type="dxa"/>
          </w:tcPr>
          <w:p w14:paraId="3FCE30A7" w14:textId="77777777" w:rsidR="009326A6" w:rsidRDefault="00D058EB">
            <w:pPr>
              <w:spacing w:before="5" w:after="5"/>
            </w:pPr>
            <w:r>
              <w:rPr>
                <w:sz w:val="14"/>
              </w:rPr>
              <w:t>South Africa</w:t>
            </w:r>
          </w:p>
        </w:tc>
        <w:tc>
          <w:tcPr>
            <w:tcW w:w="750" w:type="dxa"/>
          </w:tcPr>
          <w:p w14:paraId="642D5E11" w14:textId="77777777" w:rsidR="009326A6" w:rsidRDefault="00D058EB">
            <w:pPr>
              <w:spacing w:before="5" w:after="5"/>
              <w:jc w:val="center"/>
            </w:pPr>
            <w:r>
              <w:rPr>
                <w:sz w:val="14"/>
              </w:rPr>
              <w:t>$1.60</w:t>
            </w:r>
          </w:p>
        </w:tc>
        <w:tc>
          <w:tcPr>
            <w:tcW w:w="450" w:type="dxa"/>
          </w:tcPr>
          <w:p w14:paraId="3B7EA57E" w14:textId="77777777" w:rsidR="009326A6" w:rsidRDefault="00D058EB">
            <w:pPr>
              <w:spacing w:before="5" w:after="5"/>
              <w:jc w:val="center"/>
            </w:pPr>
            <w:r>
              <w:rPr>
                <w:sz w:val="14"/>
              </w:rPr>
              <w:t>9</w:t>
            </w:r>
          </w:p>
        </w:tc>
        <w:tc>
          <w:tcPr>
            <w:tcW w:w="450" w:type="dxa"/>
          </w:tcPr>
          <w:p w14:paraId="049F9B28" w14:textId="77777777" w:rsidR="009326A6" w:rsidRDefault="00D058EB">
            <w:pPr>
              <w:spacing w:before="5" w:after="5"/>
              <w:jc w:val="center"/>
            </w:pPr>
            <w:r>
              <w:rPr>
                <w:sz w:val="14"/>
              </w:rPr>
              <w:t>II</w:t>
            </w:r>
          </w:p>
        </w:tc>
        <w:tc>
          <w:tcPr>
            <w:tcW w:w="750" w:type="dxa"/>
          </w:tcPr>
          <w:p w14:paraId="7A1012D6" w14:textId="77777777" w:rsidR="009326A6" w:rsidRDefault="00D058EB">
            <w:pPr>
              <w:spacing w:before="5" w:after="5"/>
              <w:jc w:val="center"/>
            </w:pPr>
            <w:r>
              <w:rPr>
                <w:sz w:val="14"/>
              </w:rPr>
              <w:t>$1.64</w:t>
            </w:r>
          </w:p>
        </w:tc>
        <w:tc>
          <w:tcPr>
            <w:tcW w:w="450" w:type="dxa"/>
          </w:tcPr>
          <w:p w14:paraId="55AF9C9E" w14:textId="77777777" w:rsidR="009326A6" w:rsidRDefault="00D058EB">
            <w:pPr>
              <w:spacing w:before="5" w:after="5"/>
              <w:jc w:val="center"/>
            </w:pPr>
            <w:r>
              <w:rPr>
                <w:sz w:val="14"/>
              </w:rPr>
              <w:t>33</w:t>
            </w:r>
          </w:p>
        </w:tc>
        <w:tc>
          <w:tcPr>
            <w:tcW w:w="450" w:type="dxa"/>
          </w:tcPr>
          <w:p w14:paraId="4D18436C" w14:textId="77777777" w:rsidR="009326A6" w:rsidRDefault="00D058EB">
            <w:pPr>
              <w:spacing w:before="5" w:after="5"/>
              <w:jc w:val="center"/>
            </w:pPr>
            <w:r>
              <w:rPr>
                <w:sz w:val="14"/>
              </w:rPr>
              <w:t>II</w:t>
            </w:r>
          </w:p>
        </w:tc>
        <w:tc>
          <w:tcPr>
            <w:tcW w:w="500" w:type="dxa"/>
          </w:tcPr>
          <w:p w14:paraId="36DF60E6" w14:textId="77777777" w:rsidR="009326A6" w:rsidRDefault="00D058EB">
            <w:pPr>
              <w:spacing w:before="5" w:after="5"/>
              <w:jc w:val="center"/>
            </w:pPr>
            <w:r>
              <w:rPr>
                <w:sz w:val="14"/>
              </w:rPr>
              <w:t>DD</w:t>
            </w:r>
          </w:p>
        </w:tc>
      </w:tr>
      <w:tr w:rsidR="009326A6" w14:paraId="35F08EB3" w14:textId="77777777">
        <w:trPr>
          <w:jc w:val="center"/>
        </w:trPr>
        <w:tc>
          <w:tcPr>
            <w:tcW w:w="1800" w:type="dxa"/>
          </w:tcPr>
          <w:p w14:paraId="1F588F97" w14:textId="77777777" w:rsidR="009326A6" w:rsidRDefault="00D058EB">
            <w:pPr>
              <w:spacing w:before="5" w:after="5"/>
            </w:pPr>
            <w:r>
              <w:rPr>
                <w:sz w:val="14"/>
              </w:rPr>
              <w:t>UK</w:t>
            </w:r>
          </w:p>
        </w:tc>
        <w:tc>
          <w:tcPr>
            <w:tcW w:w="750" w:type="dxa"/>
          </w:tcPr>
          <w:p w14:paraId="23896634" w14:textId="77777777" w:rsidR="009326A6" w:rsidRDefault="00D058EB">
            <w:pPr>
              <w:spacing w:before="5" w:after="5"/>
              <w:jc w:val="center"/>
            </w:pPr>
            <w:r>
              <w:rPr>
                <w:sz w:val="14"/>
              </w:rPr>
              <w:t>$1.65</w:t>
            </w:r>
          </w:p>
        </w:tc>
        <w:tc>
          <w:tcPr>
            <w:tcW w:w="450" w:type="dxa"/>
          </w:tcPr>
          <w:p w14:paraId="6922A444" w14:textId="77777777" w:rsidR="009326A6" w:rsidRDefault="00D058EB">
            <w:pPr>
              <w:spacing w:before="5" w:after="5"/>
              <w:jc w:val="center"/>
            </w:pPr>
            <w:r>
              <w:rPr>
                <w:sz w:val="14"/>
              </w:rPr>
              <w:t>37</w:t>
            </w:r>
          </w:p>
        </w:tc>
        <w:tc>
          <w:tcPr>
            <w:tcW w:w="450" w:type="dxa"/>
          </w:tcPr>
          <w:p w14:paraId="7104BA90" w14:textId="77777777" w:rsidR="009326A6" w:rsidRDefault="00D058EB">
            <w:pPr>
              <w:spacing w:before="5" w:after="5"/>
              <w:jc w:val="center"/>
            </w:pPr>
            <w:r>
              <w:rPr>
                <w:sz w:val="14"/>
              </w:rPr>
              <w:t>II</w:t>
            </w:r>
          </w:p>
        </w:tc>
        <w:tc>
          <w:tcPr>
            <w:tcW w:w="750" w:type="dxa"/>
          </w:tcPr>
          <w:p w14:paraId="5D761BCC" w14:textId="77777777" w:rsidR="009326A6" w:rsidRDefault="00D058EB">
            <w:pPr>
              <w:spacing w:before="5" w:after="5"/>
              <w:jc w:val="center"/>
            </w:pPr>
            <w:r>
              <w:rPr>
                <w:sz w:val="14"/>
              </w:rPr>
              <w:t>$1.65</w:t>
            </w:r>
          </w:p>
        </w:tc>
        <w:tc>
          <w:tcPr>
            <w:tcW w:w="450" w:type="dxa"/>
          </w:tcPr>
          <w:p w14:paraId="17155A1F" w14:textId="77777777" w:rsidR="009326A6" w:rsidRDefault="00D058EB">
            <w:pPr>
              <w:spacing w:before="5" w:after="5"/>
              <w:jc w:val="center"/>
            </w:pPr>
            <w:r>
              <w:rPr>
                <w:sz w:val="14"/>
              </w:rPr>
              <w:t>34</w:t>
            </w:r>
          </w:p>
        </w:tc>
        <w:tc>
          <w:tcPr>
            <w:tcW w:w="450" w:type="dxa"/>
          </w:tcPr>
          <w:p w14:paraId="292F1827" w14:textId="77777777" w:rsidR="009326A6" w:rsidRDefault="00D058EB">
            <w:pPr>
              <w:spacing w:before="5" w:after="5"/>
              <w:jc w:val="center"/>
            </w:pPr>
            <w:r>
              <w:rPr>
                <w:sz w:val="14"/>
              </w:rPr>
              <w:t>IE</w:t>
            </w:r>
          </w:p>
        </w:tc>
        <w:tc>
          <w:tcPr>
            <w:tcW w:w="500" w:type="dxa"/>
          </w:tcPr>
          <w:p w14:paraId="0EBE4F30" w14:textId="77777777" w:rsidR="009326A6" w:rsidRDefault="00D058EB">
            <w:pPr>
              <w:spacing w:before="5" w:after="5"/>
              <w:jc w:val="center"/>
            </w:pPr>
            <w:r>
              <w:rPr>
                <w:sz w:val="14"/>
              </w:rPr>
              <w:t>II</w:t>
            </w:r>
          </w:p>
        </w:tc>
      </w:tr>
      <w:tr w:rsidR="009326A6" w14:paraId="34BE3376" w14:textId="77777777">
        <w:trPr>
          <w:jc w:val="center"/>
        </w:trPr>
        <w:tc>
          <w:tcPr>
            <w:tcW w:w="1800" w:type="dxa"/>
          </w:tcPr>
          <w:p w14:paraId="689F2D96" w14:textId="77777777" w:rsidR="009326A6" w:rsidRDefault="00D058EB">
            <w:pPr>
              <w:spacing w:before="5" w:after="5"/>
            </w:pPr>
            <w:r>
              <w:rPr>
                <w:sz w:val="14"/>
              </w:rPr>
              <w:t>Belarus</w:t>
            </w:r>
          </w:p>
        </w:tc>
        <w:tc>
          <w:tcPr>
            <w:tcW w:w="750" w:type="dxa"/>
          </w:tcPr>
          <w:p w14:paraId="3DA4B50D" w14:textId="77777777" w:rsidR="009326A6" w:rsidRDefault="00D058EB">
            <w:pPr>
              <w:spacing w:before="5" w:after="5"/>
              <w:jc w:val="center"/>
            </w:pPr>
            <w:r>
              <w:rPr>
                <w:sz w:val="14"/>
              </w:rPr>
              <w:t>$1.65</w:t>
            </w:r>
          </w:p>
        </w:tc>
        <w:tc>
          <w:tcPr>
            <w:tcW w:w="450" w:type="dxa"/>
          </w:tcPr>
          <w:p w14:paraId="72C27A3A" w14:textId="77777777" w:rsidR="009326A6" w:rsidRDefault="00D058EB">
            <w:pPr>
              <w:spacing w:before="5" w:after="5"/>
              <w:jc w:val="center"/>
            </w:pPr>
            <w:r>
              <w:rPr>
                <w:sz w:val="14"/>
              </w:rPr>
              <w:t>38</w:t>
            </w:r>
          </w:p>
        </w:tc>
        <w:tc>
          <w:tcPr>
            <w:tcW w:w="450" w:type="dxa"/>
          </w:tcPr>
          <w:p w14:paraId="29D8005A" w14:textId="77777777" w:rsidR="009326A6" w:rsidRDefault="00D058EB">
            <w:pPr>
              <w:spacing w:before="5" w:after="5"/>
              <w:jc w:val="center"/>
            </w:pPr>
            <w:r>
              <w:rPr>
                <w:sz w:val="14"/>
              </w:rPr>
              <w:t>DD</w:t>
            </w:r>
          </w:p>
        </w:tc>
        <w:tc>
          <w:tcPr>
            <w:tcW w:w="750" w:type="dxa"/>
          </w:tcPr>
          <w:p w14:paraId="5E924B25" w14:textId="77777777" w:rsidR="009326A6" w:rsidRDefault="00D058EB">
            <w:pPr>
              <w:spacing w:before="5" w:after="5"/>
              <w:jc w:val="center"/>
            </w:pPr>
            <w:r>
              <w:rPr>
                <w:sz w:val="14"/>
              </w:rPr>
              <w:t>$1.65</w:t>
            </w:r>
          </w:p>
        </w:tc>
        <w:tc>
          <w:tcPr>
            <w:tcW w:w="450" w:type="dxa"/>
          </w:tcPr>
          <w:p w14:paraId="2D59AB1A" w14:textId="77777777" w:rsidR="009326A6" w:rsidRDefault="00D058EB">
            <w:pPr>
              <w:spacing w:before="5" w:after="5"/>
              <w:jc w:val="center"/>
            </w:pPr>
            <w:r>
              <w:rPr>
                <w:sz w:val="14"/>
              </w:rPr>
              <w:t>35</w:t>
            </w:r>
          </w:p>
        </w:tc>
        <w:tc>
          <w:tcPr>
            <w:tcW w:w="450" w:type="dxa"/>
          </w:tcPr>
          <w:p w14:paraId="6405C40F" w14:textId="77777777" w:rsidR="009326A6" w:rsidRDefault="00D058EB">
            <w:pPr>
              <w:spacing w:before="5" w:after="5"/>
              <w:jc w:val="center"/>
            </w:pPr>
            <w:r>
              <w:rPr>
                <w:sz w:val="14"/>
              </w:rPr>
              <w:t>DD</w:t>
            </w:r>
          </w:p>
        </w:tc>
        <w:tc>
          <w:tcPr>
            <w:tcW w:w="500" w:type="dxa"/>
          </w:tcPr>
          <w:p w14:paraId="4C3F5574" w14:textId="77777777" w:rsidR="009326A6" w:rsidRDefault="00D058EB">
            <w:pPr>
              <w:spacing w:before="5" w:after="5"/>
              <w:jc w:val="center"/>
            </w:pPr>
            <w:r>
              <w:rPr>
                <w:sz w:val="14"/>
              </w:rPr>
              <w:t>DD</w:t>
            </w:r>
          </w:p>
        </w:tc>
      </w:tr>
      <w:tr w:rsidR="009326A6" w14:paraId="324B5A4F" w14:textId="77777777">
        <w:trPr>
          <w:jc w:val="center"/>
        </w:trPr>
        <w:tc>
          <w:tcPr>
            <w:tcW w:w="1800" w:type="dxa"/>
          </w:tcPr>
          <w:p w14:paraId="7FC8F40E" w14:textId="77777777" w:rsidR="009326A6" w:rsidRDefault="00D058EB">
            <w:pPr>
              <w:spacing w:before="5" w:after="5"/>
            </w:pPr>
            <w:r>
              <w:rPr>
                <w:sz w:val="14"/>
              </w:rPr>
              <w:lastRenderedPageBreak/>
              <w:t>Australia</w:t>
            </w:r>
          </w:p>
        </w:tc>
        <w:tc>
          <w:tcPr>
            <w:tcW w:w="750" w:type="dxa"/>
          </w:tcPr>
          <w:p w14:paraId="5B47B425" w14:textId="77777777" w:rsidR="009326A6" w:rsidRDefault="00D058EB">
            <w:pPr>
              <w:spacing w:before="5" w:after="5"/>
              <w:jc w:val="center"/>
            </w:pPr>
            <w:r>
              <w:rPr>
                <w:sz w:val="14"/>
              </w:rPr>
              <w:t>$1.65</w:t>
            </w:r>
          </w:p>
        </w:tc>
        <w:tc>
          <w:tcPr>
            <w:tcW w:w="450" w:type="dxa"/>
          </w:tcPr>
          <w:p w14:paraId="68D6E168" w14:textId="77777777" w:rsidR="009326A6" w:rsidRDefault="00D058EB">
            <w:pPr>
              <w:spacing w:before="5" w:after="5"/>
              <w:jc w:val="center"/>
            </w:pPr>
            <w:r>
              <w:rPr>
                <w:sz w:val="14"/>
              </w:rPr>
              <w:t>39</w:t>
            </w:r>
          </w:p>
        </w:tc>
        <w:tc>
          <w:tcPr>
            <w:tcW w:w="450" w:type="dxa"/>
          </w:tcPr>
          <w:p w14:paraId="16923730" w14:textId="77777777" w:rsidR="009326A6" w:rsidRDefault="00D058EB">
            <w:pPr>
              <w:spacing w:before="5" w:after="5"/>
              <w:jc w:val="center"/>
            </w:pPr>
            <w:r>
              <w:rPr>
                <w:sz w:val="14"/>
              </w:rPr>
              <w:t>II</w:t>
            </w:r>
          </w:p>
        </w:tc>
        <w:tc>
          <w:tcPr>
            <w:tcW w:w="750" w:type="dxa"/>
          </w:tcPr>
          <w:p w14:paraId="025BEF34" w14:textId="77777777" w:rsidR="009326A6" w:rsidRDefault="00D058EB">
            <w:pPr>
              <w:spacing w:before="5" w:after="5"/>
              <w:jc w:val="center"/>
            </w:pPr>
            <w:r>
              <w:rPr>
                <w:sz w:val="14"/>
              </w:rPr>
              <w:t>$1.65</w:t>
            </w:r>
          </w:p>
        </w:tc>
        <w:tc>
          <w:tcPr>
            <w:tcW w:w="450" w:type="dxa"/>
          </w:tcPr>
          <w:p w14:paraId="1BF44B4D" w14:textId="77777777" w:rsidR="009326A6" w:rsidRDefault="00D058EB">
            <w:pPr>
              <w:spacing w:before="5" w:after="5"/>
              <w:jc w:val="center"/>
            </w:pPr>
            <w:r>
              <w:rPr>
                <w:sz w:val="14"/>
              </w:rPr>
              <w:t>36</w:t>
            </w:r>
          </w:p>
        </w:tc>
        <w:tc>
          <w:tcPr>
            <w:tcW w:w="450" w:type="dxa"/>
          </w:tcPr>
          <w:p w14:paraId="05F97F4D" w14:textId="77777777" w:rsidR="009326A6" w:rsidRDefault="00D058EB">
            <w:pPr>
              <w:spacing w:before="5" w:after="5"/>
              <w:jc w:val="center"/>
            </w:pPr>
            <w:r>
              <w:rPr>
                <w:sz w:val="14"/>
              </w:rPr>
              <w:t>II</w:t>
            </w:r>
          </w:p>
        </w:tc>
        <w:tc>
          <w:tcPr>
            <w:tcW w:w="500" w:type="dxa"/>
          </w:tcPr>
          <w:p w14:paraId="4F956B8A" w14:textId="77777777" w:rsidR="009326A6" w:rsidRDefault="00D058EB">
            <w:pPr>
              <w:spacing w:before="5" w:after="5"/>
              <w:jc w:val="center"/>
            </w:pPr>
            <w:r>
              <w:rPr>
                <w:sz w:val="14"/>
              </w:rPr>
              <w:t>II</w:t>
            </w:r>
          </w:p>
        </w:tc>
      </w:tr>
      <w:tr w:rsidR="009326A6" w14:paraId="6E6C77E9" w14:textId="77777777">
        <w:trPr>
          <w:jc w:val="center"/>
        </w:trPr>
        <w:tc>
          <w:tcPr>
            <w:tcW w:w="1800" w:type="dxa"/>
          </w:tcPr>
          <w:p w14:paraId="0FD465FD" w14:textId="77777777" w:rsidR="009326A6" w:rsidRDefault="00D058EB">
            <w:pPr>
              <w:spacing w:before="5" w:after="5"/>
            </w:pPr>
            <w:r>
              <w:rPr>
                <w:sz w:val="14"/>
              </w:rPr>
              <w:t>New Zealand</w:t>
            </w:r>
          </w:p>
        </w:tc>
        <w:tc>
          <w:tcPr>
            <w:tcW w:w="750" w:type="dxa"/>
          </w:tcPr>
          <w:p w14:paraId="625953DB" w14:textId="77777777" w:rsidR="009326A6" w:rsidRDefault="00D058EB">
            <w:pPr>
              <w:spacing w:before="5" w:after="5"/>
              <w:jc w:val="center"/>
            </w:pPr>
            <w:r>
              <w:rPr>
                <w:sz w:val="14"/>
              </w:rPr>
              <w:t>$1.65</w:t>
            </w:r>
          </w:p>
        </w:tc>
        <w:tc>
          <w:tcPr>
            <w:tcW w:w="450" w:type="dxa"/>
          </w:tcPr>
          <w:p w14:paraId="17F2D433" w14:textId="77777777" w:rsidR="009326A6" w:rsidRDefault="00D058EB">
            <w:pPr>
              <w:spacing w:before="5" w:after="5"/>
              <w:jc w:val="center"/>
            </w:pPr>
            <w:r>
              <w:rPr>
                <w:sz w:val="14"/>
              </w:rPr>
              <w:t>40</w:t>
            </w:r>
          </w:p>
        </w:tc>
        <w:tc>
          <w:tcPr>
            <w:tcW w:w="450" w:type="dxa"/>
          </w:tcPr>
          <w:p w14:paraId="59C3619F" w14:textId="77777777" w:rsidR="009326A6" w:rsidRDefault="00D058EB">
            <w:pPr>
              <w:spacing w:before="5" w:after="5"/>
              <w:jc w:val="center"/>
            </w:pPr>
            <w:r>
              <w:rPr>
                <w:sz w:val="14"/>
              </w:rPr>
              <w:t>II</w:t>
            </w:r>
          </w:p>
        </w:tc>
        <w:tc>
          <w:tcPr>
            <w:tcW w:w="750" w:type="dxa"/>
          </w:tcPr>
          <w:p w14:paraId="3784FA56" w14:textId="77777777" w:rsidR="009326A6" w:rsidRDefault="00D058EB">
            <w:pPr>
              <w:spacing w:before="5" w:after="5"/>
              <w:jc w:val="center"/>
            </w:pPr>
            <w:r>
              <w:rPr>
                <w:sz w:val="14"/>
              </w:rPr>
              <w:t>$1.65</w:t>
            </w:r>
          </w:p>
        </w:tc>
        <w:tc>
          <w:tcPr>
            <w:tcW w:w="450" w:type="dxa"/>
          </w:tcPr>
          <w:p w14:paraId="03848C76" w14:textId="77777777" w:rsidR="009326A6" w:rsidRDefault="00D058EB">
            <w:pPr>
              <w:spacing w:before="5" w:after="5"/>
              <w:jc w:val="center"/>
            </w:pPr>
            <w:r>
              <w:rPr>
                <w:sz w:val="14"/>
              </w:rPr>
              <w:t>37</w:t>
            </w:r>
          </w:p>
        </w:tc>
        <w:tc>
          <w:tcPr>
            <w:tcW w:w="450" w:type="dxa"/>
          </w:tcPr>
          <w:p w14:paraId="0F0D4ED5" w14:textId="77777777" w:rsidR="009326A6" w:rsidRDefault="00D058EB">
            <w:pPr>
              <w:spacing w:before="5" w:after="5"/>
              <w:jc w:val="center"/>
            </w:pPr>
            <w:r>
              <w:rPr>
                <w:sz w:val="14"/>
              </w:rPr>
              <w:t>II</w:t>
            </w:r>
          </w:p>
        </w:tc>
        <w:tc>
          <w:tcPr>
            <w:tcW w:w="500" w:type="dxa"/>
          </w:tcPr>
          <w:p w14:paraId="0C95EB31" w14:textId="77777777" w:rsidR="009326A6" w:rsidRDefault="00D058EB">
            <w:pPr>
              <w:spacing w:before="5" w:after="5"/>
              <w:jc w:val="center"/>
            </w:pPr>
            <w:r>
              <w:rPr>
                <w:sz w:val="14"/>
              </w:rPr>
              <w:t>II</w:t>
            </w:r>
          </w:p>
        </w:tc>
      </w:tr>
      <w:tr w:rsidR="009326A6" w14:paraId="1259973E" w14:textId="77777777">
        <w:trPr>
          <w:jc w:val="center"/>
        </w:trPr>
        <w:tc>
          <w:tcPr>
            <w:tcW w:w="1800" w:type="dxa"/>
          </w:tcPr>
          <w:p w14:paraId="52411FED" w14:textId="77777777" w:rsidR="009326A6" w:rsidRDefault="00D058EB">
            <w:pPr>
              <w:spacing w:before="5" w:after="5"/>
            </w:pPr>
            <w:r>
              <w:rPr>
                <w:sz w:val="14"/>
              </w:rPr>
              <w:t>Morocco</w:t>
            </w:r>
          </w:p>
        </w:tc>
        <w:tc>
          <w:tcPr>
            <w:tcW w:w="750" w:type="dxa"/>
          </w:tcPr>
          <w:p w14:paraId="2772B1B9" w14:textId="77777777" w:rsidR="009326A6" w:rsidRDefault="00D058EB">
            <w:pPr>
              <w:spacing w:before="5" w:after="5"/>
              <w:jc w:val="center"/>
            </w:pPr>
            <w:r>
              <w:rPr>
                <w:sz w:val="14"/>
              </w:rPr>
              <w:t>$1.65</w:t>
            </w:r>
          </w:p>
        </w:tc>
        <w:tc>
          <w:tcPr>
            <w:tcW w:w="450" w:type="dxa"/>
          </w:tcPr>
          <w:p w14:paraId="7618CBE3" w14:textId="77777777" w:rsidR="009326A6" w:rsidRDefault="00D058EB">
            <w:pPr>
              <w:spacing w:before="5" w:after="5"/>
              <w:jc w:val="center"/>
            </w:pPr>
            <w:r>
              <w:rPr>
                <w:sz w:val="14"/>
              </w:rPr>
              <w:t>41</w:t>
            </w:r>
          </w:p>
        </w:tc>
        <w:tc>
          <w:tcPr>
            <w:tcW w:w="450" w:type="dxa"/>
          </w:tcPr>
          <w:p w14:paraId="3052C0D2" w14:textId="77777777" w:rsidR="009326A6" w:rsidRDefault="00D058EB">
            <w:pPr>
              <w:spacing w:before="5" w:after="5"/>
              <w:jc w:val="center"/>
            </w:pPr>
            <w:r>
              <w:rPr>
                <w:sz w:val="14"/>
              </w:rPr>
              <w:t>II</w:t>
            </w:r>
          </w:p>
        </w:tc>
        <w:tc>
          <w:tcPr>
            <w:tcW w:w="750" w:type="dxa"/>
          </w:tcPr>
          <w:p w14:paraId="71BC0DC8" w14:textId="77777777" w:rsidR="009326A6" w:rsidRDefault="00D058EB">
            <w:pPr>
              <w:spacing w:before="5" w:after="5"/>
              <w:jc w:val="center"/>
            </w:pPr>
            <w:r>
              <w:rPr>
                <w:sz w:val="14"/>
              </w:rPr>
              <w:t>$1.65</w:t>
            </w:r>
          </w:p>
        </w:tc>
        <w:tc>
          <w:tcPr>
            <w:tcW w:w="450" w:type="dxa"/>
          </w:tcPr>
          <w:p w14:paraId="56699529" w14:textId="77777777" w:rsidR="009326A6" w:rsidRDefault="00D058EB">
            <w:pPr>
              <w:spacing w:before="5" w:after="5"/>
              <w:jc w:val="center"/>
            </w:pPr>
            <w:r>
              <w:rPr>
                <w:sz w:val="14"/>
              </w:rPr>
              <w:t>38</w:t>
            </w:r>
          </w:p>
        </w:tc>
        <w:tc>
          <w:tcPr>
            <w:tcW w:w="450" w:type="dxa"/>
          </w:tcPr>
          <w:p w14:paraId="2B8C2821" w14:textId="77777777" w:rsidR="009326A6" w:rsidRDefault="00D058EB">
            <w:pPr>
              <w:spacing w:before="5" w:after="5"/>
              <w:jc w:val="center"/>
            </w:pPr>
            <w:r>
              <w:rPr>
                <w:sz w:val="14"/>
              </w:rPr>
              <w:t>II</w:t>
            </w:r>
          </w:p>
        </w:tc>
        <w:tc>
          <w:tcPr>
            <w:tcW w:w="500" w:type="dxa"/>
          </w:tcPr>
          <w:p w14:paraId="3AEC327C" w14:textId="77777777" w:rsidR="009326A6" w:rsidRDefault="00D058EB">
            <w:pPr>
              <w:spacing w:before="5" w:after="5"/>
              <w:jc w:val="center"/>
            </w:pPr>
            <w:r>
              <w:rPr>
                <w:sz w:val="14"/>
              </w:rPr>
              <w:t>DD</w:t>
            </w:r>
          </w:p>
        </w:tc>
      </w:tr>
      <w:tr w:rsidR="009326A6" w14:paraId="7708A669" w14:textId="77777777">
        <w:trPr>
          <w:jc w:val="center"/>
        </w:trPr>
        <w:tc>
          <w:tcPr>
            <w:tcW w:w="1800" w:type="dxa"/>
          </w:tcPr>
          <w:p w14:paraId="120BD0FC" w14:textId="77777777" w:rsidR="009326A6" w:rsidRDefault="00D058EB">
            <w:pPr>
              <w:spacing w:before="5" w:after="5"/>
            </w:pPr>
            <w:r>
              <w:rPr>
                <w:sz w:val="14"/>
              </w:rPr>
              <w:t>Mexico</w:t>
            </w:r>
          </w:p>
        </w:tc>
        <w:tc>
          <w:tcPr>
            <w:tcW w:w="750" w:type="dxa"/>
          </w:tcPr>
          <w:p w14:paraId="6A5D1482" w14:textId="77777777" w:rsidR="009326A6" w:rsidRDefault="00D058EB">
            <w:pPr>
              <w:spacing w:before="5" w:after="5"/>
              <w:jc w:val="center"/>
            </w:pPr>
            <w:r>
              <w:rPr>
                <w:sz w:val="14"/>
              </w:rPr>
              <w:t>$1.65</w:t>
            </w:r>
          </w:p>
        </w:tc>
        <w:tc>
          <w:tcPr>
            <w:tcW w:w="450" w:type="dxa"/>
          </w:tcPr>
          <w:p w14:paraId="0FE8AB93" w14:textId="77777777" w:rsidR="009326A6" w:rsidRDefault="00D058EB">
            <w:pPr>
              <w:spacing w:before="5" w:after="5"/>
              <w:jc w:val="center"/>
            </w:pPr>
            <w:r>
              <w:rPr>
                <w:sz w:val="14"/>
              </w:rPr>
              <w:t>42</w:t>
            </w:r>
          </w:p>
        </w:tc>
        <w:tc>
          <w:tcPr>
            <w:tcW w:w="450" w:type="dxa"/>
          </w:tcPr>
          <w:p w14:paraId="6C0AF2E7" w14:textId="77777777" w:rsidR="009326A6" w:rsidRDefault="00D058EB">
            <w:pPr>
              <w:spacing w:before="5" w:after="5"/>
              <w:jc w:val="center"/>
            </w:pPr>
            <w:r>
              <w:rPr>
                <w:sz w:val="14"/>
              </w:rPr>
              <w:t>II</w:t>
            </w:r>
          </w:p>
        </w:tc>
        <w:tc>
          <w:tcPr>
            <w:tcW w:w="750" w:type="dxa"/>
          </w:tcPr>
          <w:p w14:paraId="7B157336" w14:textId="77777777" w:rsidR="009326A6" w:rsidRDefault="00D058EB">
            <w:pPr>
              <w:spacing w:before="5" w:after="5"/>
              <w:jc w:val="center"/>
            </w:pPr>
            <w:r>
              <w:rPr>
                <w:sz w:val="14"/>
              </w:rPr>
              <w:t>$1.65</w:t>
            </w:r>
          </w:p>
        </w:tc>
        <w:tc>
          <w:tcPr>
            <w:tcW w:w="450" w:type="dxa"/>
          </w:tcPr>
          <w:p w14:paraId="00F1E305" w14:textId="77777777" w:rsidR="009326A6" w:rsidRDefault="00D058EB">
            <w:pPr>
              <w:spacing w:before="5" w:after="5"/>
              <w:jc w:val="center"/>
            </w:pPr>
            <w:r>
              <w:rPr>
                <w:sz w:val="14"/>
              </w:rPr>
              <w:t>39</w:t>
            </w:r>
          </w:p>
        </w:tc>
        <w:tc>
          <w:tcPr>
            <w:tcW w:w="450" w:type="dxa"/>
          </w:tcPr>
          <w:p w14:paraId="5A9EE8CB" w14:textId="77777777" w:rsidR="009326A6" w:rsidRDefault="00D058EB">
            <w:pPr>
              <w:spacing w:before="5" w:after="5"/>
              <w:jc w:val="center"/>
            </w:pPr>
            <w:r>
              <w:rPr>
                <w:sz w:val="14"/>
              </w:rPr>
              <w:t>II</w:t>
            </w:r>
          </w:p>
        </w:tc>
        <w:tc>
          <w:tcPr>
            <w:tcW w:w="500" w:type="dxa"/>
          </w:tcPr>
          <w:p w14:paraId="1D559382" w14:textId="77777777" w:rsidR="009326A6" w:rsidRDefault="00D058EB">
            <w:pPr>
              <w:spacing w:before="5" w:after="5"/>
              <w:jc w:val="center"/>
            </w:pPr>
            <w:r>
              <w:rPr>
                <w:sz w:val="14"/>
              </w:rPr>
              <w:t>II</w:t>
            </w:r>
          </w:p>
        </w:tc>
      </w:tr>
      <w:tr w:rsidR="009326A6" w14:paraId="37751882" w14:textId="77777777">
        <w:trPr>
          <w:jc w:val="center"/>
        </w:trPr>
        <w:tc>
          <w:tcPr>
            <w:tcW w:w="1800" w:type="dxa"/>
          </w:tcPr>
          <w:p w14:paraId="21E4EF3A" w14:textId="77777777" w:rsidR="009326A6" w:rsidRDefault="00D058EB">
            <w:pPr>
              <w:spacing w:before="5" w:after="5"/>
            </w:pPr>
            <w:r>
              <w:rPr>
                <w:sz w:val="14"/>
              </w:rPr>
              <w:t>France</w:t>
            </w:r>
          </w:p>
        </w:tc>
        <w:tc>
          <w:tcPr>
            <w:tcW w:w="750" w:type="dxa"/>
          </w:tcPr>
          <w:p w14:paraId="66BA38E5" w14:textId="77777777" w:rsidR="009326A6" w:rsidRDefault="00D058EB">
            <w:pPr>
              <w:spacing w:before="5" w:after="5"/>
              <w:jc w:val="center"/>
            </w:pPr>
            <w:r>
              <w:rPr>
                <w:sz w:val="14"/>
              </w:rPr>
              <w:t>$1.65</w:t>
            </w:r>
          </w:p>
        </w:tc>
        <w:tc>
          <w:tcPr>
            <w:tcW w:w="450" w:type="dxa"/>
          </w:tcPr>
          <w:p w14:paraId="11258535" w14:textId="77777777" w:rsidR="009326A6" w:rsidRDefault="00D058EB">
            <w:pPr>
              <w:spacing w:before="5" w:after="5"/>
              <w:jc w:val="center"/>
            </w:pPr>
            <w:r>
              <w:rPr>
                <w:sz w:val="14"/>
              </w:rPr>
              <w:t>43</w:t>
            </w:r>
          </w:p>
        </w:tc>
        <w:tc>
          <w:tcPr>
            <w:tcW w:w="450" w:type="dxa"/>
          </w:tcPr>
          <w:p w14:paraId="6773F7D3" w14:textId="77777777" w:rsidR="009326A6" w:rsidRDefault="00D058EB">
            <w:pPr>
              <w:spacing w:before="5" w:after="5"/>
              <w:jc w:val="center"/>
            </w:pPr>
            <w:r>
              <w:rPr>
                <w:sz w:val="14"/>
              </w:rPr>
              <w:t>II</w:t>
            </w:r>
          </w:p>
        </w:tc>
        <w:tc>
          <w:tcPr>
            <w:tcW w:w="750" w:type="dxa"/>
          </w:tcPr>
          <w:p w14:paraId="66F754FB" w14:textId="77777777" w:rsidR="009326A6" w:rsidRDefault="00D058EB">
            <w:pPr>
              <w:spacing w:before="5" w:after="5"/>
              <w:jc w:val="center"/>
            </w:pPr>
            <w:r>
              <w:rPr>
                <w:sz w:val="14"/>
              </w:rPr>
              <w:t>$1.65</w:t>
            </w:r>
          </w:p>
        </w:tc>
        <w:tc>
          <w:tcPr>
            <w:tcW w:w="450" w:type="dxa"/>
          </w:tcPr>
          <w:p w14:paraId="398420A3" w14:textId="77777777" w:rsidR="009326A6" w:rsidRDefault="00D058EB">
            <w:pPr>
              <w:spacing w:before="5" w:after="5"/>
              <w:jc w:val="center"/>
            </w:pPr>
            <w:r>
              <w:rPr>
                <w:sz w:val="14"/>
              </w:rPr>
              <w:t>40</w:t>
            </w:r>
          </w:p>
        </w:tc>
        <w:tc>
          <w:tcPr>
            <w:tcW w:w="450" w:type="dxa"/>
          </w:tcPr>
          <w:p w14:paraId="1CE4E5EF" w14:textId="77777777" w:rsidR="009326A6" w:rsidRDefault="00D058EB">
            <w:pPr>
              <w:spacing w:before="5" w:after="5"/>
              <w:jc w:val="center"/>
            </w:pPr>
            <w:r>
              <w:rPr>
                <w:sz w:val="14"/>
              </w:rPr>
              <w:t>II</w:t>
            </w:r>
          </w:p>
        </w:tc>
        <w:tc>
          <w:tcPr>
            <w:tcW w:w="500" w:type="dxa"/>
          </w:tcPr>
          <w:p w14:paraId="1455B7B3" w14:textId="77777777" w:rsidR="009326A6" w:rsidRDefault="00D058EB">
            <w:pPr>
              <w:spacing w:before="5" w:after="5"/>
              <w:jc w:val="center"/>
            </w:pPr>
            <w:r>
              <w:rPr>
                <w:sz w:val="14"/>
              </w:rPr>
              <w:t>II</w:t>
            </w:r>
          </w:p>
        </w:tc>
      </w:tr>
      <w:tr w:rsidR="009326A6" w14:paraId="29522EE5" w14:textId="77777777">
        <w:trPr>
          <w:jc w:val="center"/>
        </w:trPr>
        <w:tc>
          <w:tcPr>
            <w:tcW w:w="1800" w:type="dxa"/>
          </w:tcPr>
          <w:p w14:paraId="2239FBD6" w14:textId="77777777" w:rsidR="009326A6" w:rsidRDefault="00D058EB">
            <w:pPr>
              <w:spacing w:before="5" w:after="5"/>
            </w:pPr>
            <w:r>
              <w:rPr>
                <w:sz w:val="14"/>
              </w:rPr>
              <w:t>Armenia</w:t>
            </w:r>
          </w:p>
        </w:tc>
        <w:tc>
          <w:tcPr>
            <w:tcW w:w="750" w:type="dxa"/>
          </w:tcPr>
          <w:p w14:paraId="257EF498" w14:textId="77777777" w:rsidR="009326A6" w:rsidRDefault="00D058EB">
            <w:pPr>
              <w:spacing w:before="5" w:after="5"/>
              <w:jc w:val="center"/>
            </w:pPr>
            <w:r>
              <w:rPr>
                <w:sz w:val="14"/>
              </w:rPr>
              <w:t>$1.65</w:t>
            </w:r>
          </w:p>
        </w:tc>
        <w:tc>
          <w:tcPr>
            <w:tcW w:w="450" w:type="dxa"/>
          </w:tcPr>
          <w:p w14:paraId="127A395F" w14:textId="77777777" w:rsidR="009326A6" w:rsidRDefault="00D058EB">
            <w:pPr>
              <w:spacing w:before="5" w:after="5"/>
              <w:jc w:val="center"/>
            </w:pPr>
            <w:r>
              <w:rPr>
                <w:sz w:val="14"/>
              </w:rPr>
              <w:t>44</w:t>
            </w:r>
          </w:p>
        </w:tc>
        <w:tc>
          <w:tcPr>
            <w:tcW w:w="450" w:type="dxa"/>
          </w:tcPr>
          <w:p w14:paraId="75F7B64B" w14:textId="77777777" w:rsidR="009326A6" w:rsidRDefault="00D058EB">
            <w:pPr>
              <w:spacing w:before="5" w:after="5"/>
              <w:jc w:val="center"/>
            </w:pPr>
            <w:r>
              <w:rPr>
                <w:sz w:val="14"/>
              </w:rPr>
              <w:t>II</w:t>
            </w:r>
          </w:p>
        </w:tc>
        <w:tc>
          <w:tcPr>
            <w:tcW w:w="750" w:type="dxa"/>
          </w:tcPr>
          <w:p w14:paraId="3B1951B5" w14:textId="77777777" w:rsidR="009326A6" w:rsidRDefault="00D058EB">
            <w:pPr>
              <w:spacing w:before="5" w:after="5"/>
              <w:jc w:val="center"/>
            </w:pPr>
            <w:r>
              <w:rPr>
                <w:sz w:val="14"/>
              </w:rPr>
              <w:t>$1.65</w:t>
            </w:r>
          </w:p>
        </w:tc>
        <w:tc>
          <w:tcPr>
            <w:tcW w:w="450" w:type="dxa"/>
          </w:tcPr>
          <w:p w14:paraId="55606D56" w14:textId="77777777" w:rsidR="009326A6" w:rsidRDefault="00D058EB">
            <w:pPr>
              <w:spacing w:before="5" w:after="5"/>
              <w:jc w:val="center"/>
            </w:pPr>
            <w:r>
              <w:rPr>
                <w:sz w:val="14"/>
              </w:rPr>
              <w:t>41</w:t>
            </w:r>
          </w:p>
        </w:tc>
        <w:tc>
          <w:tcPr>
            <w:tcW w:w="450" w:type="dxa"/>
          </w:tcPr>
          <w:p w14:paraId="6F4F5B40" w14:textId="77777777" w:rsidR="009326A6" w:rsidRDefault="00D058EB">
            <w:pPr>
              <w:spacing w:before="5" w:after="5"/>
              <w:jc w:val="center"/>
            </w:pPr>
            <w:r>
              <w:rPr>
                <w:sz w:val="14"/>
              </w:rPr>
              <w:t>II</w:t>
            </w:r>
          </w:p>
        </w:tc>
        <w:tc>
          <w:tcPr>
            <w:tcW w:w="500" w:type="dxa"/>
          </w:tcPr>
          <w:p w14:paraId="526C8C60" w14:textId="77777777" w:rsidR="009326A6" w:rsidRDefault="00D058EB">
            <w:pPr>
              <w:spacing w:before="5" w:after="5"/>
              <w:jc w:val="center"/>
            </w:pPr>
            <w:r>
              <w:rPr>
                <w:sz w:val="14"/>
              </w:rPr>
              <w:t>II</w:t>
            </w:r>
          </w:p>
        </w:tc>
      </w:tr>
      <w:tr w:rsidR="009326A6" w14:paraId="68227AC0" w14:textId="77777777">
        <w:trPr>
          <w:jc w:val="center"/>
        </w:trPr>
        <w:tc>
          <w:tcPr>
            <w:tcW w:w="1800" w:type="dxa"/>
          </w:tcPr>
          <w:p w14:paraId="50DDCFDF" w14:textId="77777777" w:rsidR="009326A6" w:rsidRDefault="00D058EB">
            <w:pPr>
              <w:spacing w:before="5" w:after="5"/>
            </w:pPr>
            <w:r>
              <w:rPr>
                <w:sz w:val="14"/>
              </w:rPr>
              <w:t>UAE</w:t>
            </w:r>
          </w:p>
        </w:tc>
        <w:tc>
          <w:tcPr>
            <w:tcW w:w="750" w:type="dxa"/>
          </w:tcPr>
          <w:p w14:paraId="687C7F31" w14:textId="77777777" w:rsidR="009326A6" w:rsidRDefault="00D058EB">
            <w:pPr>
              <w:spacing w:before="5" w:after="5"/>
              <w:jc w:val="center"/>
            </w:pPr>
            <w:r>
              <w:rPr>
                <w:sz w:val="14"/>
              </w:rPr>
              <w:t>$1.62</w:t>
            </w:r>
          </w:p>
        </w:tc>
        <w:tc>
          <w:tcPr>
            <w:tcW w:w="450" w:type="dxa"/>
          </w:tcPr>
          <w:p w14:paraId="0B286B32" w14:textId="77777777" w:rsidR="009326A6" w:rsidRDefault="00D058EB">
            <w:pPr>
              <w:spacing w:before="5" w:after="5"/>
              <w:jc w:val="center"/>
            </w:pPr>
            <w:r>
              <w:rPr>
                <w:sz w:val="14"/>
              </w:rPr>
              <w:t>27</w:t>
            </w:r>
          </w:p>
        </w:tc>
        <w:tc>
          <w:tcPr>
            <w:tcW w:w="450" w:type="dxa"/>
          </w:tcPr>
          <w:p w14:paraId="28A52253" w14:textId="77777777" w:rsidR="009326A6" w:rsidRDefault="00D058EB">
            <w:pPr>
              <w:spacing w:before="5" w:after="5"/>
              <w:jc w:val="center"/>
            </w:pPr>
            <w:r>
              <w:rPr>
                <w:sz w:val="14"/>
              </w:rPr>
              <w:t>II</w:t>
            </w:r>
          </w:p>
        </w:tc>
        <w:tc>
          <w:tcPr>
            <w:tcW w:w="750" w:type="dxa"/>
          </w:tcPr>
          <w:p w14:paraId="622296BA" w14:textId="77777777" w:rsidR="009326A6" w:rsidRDefault="00D058EB">
            <w:pPr>
              <w:spacing w:before="5" w:after="5"/>
              <w:jc w:val="center"/>
            </w:pPr>
            <w:r>
              <w:rPr>
                <w:sz w:val="14"/>
              </w:rPr>
              <w:t>$1.65</w:t>
            </w:r>
          </w:p>
        </w:tc>
        <w:tc>
          <w:tcPr>
            <w:tcW w:w="450" w:type="dxa"/>
          </w:tcPr>
          <w:p w14:paraId="63FD4FD6" w14:textId="77777777" w:rsidR="009326A6" w:rsidRDefault="00D058EB">
            <w:pPr>
              <w:spacing w:before="5" w:after="5"/>
              <w:jc w:val="center"/>
            </w:pPr>
            <w:r>
              <w:rPr>
                <w:sz w:val="14"/>
              </w:rPr>
              <w:t>42</w:t>
            </w:r>
          </w:p>
        </w:tc>
        <w:tc>
          <w:tcPr>
            <w:tcW w:w="450" w:type="dxa"/>
          </w:tcPr>
          <w:p w14:paraId="07EC9EA9" w14:textId="77777777" w:rsidR="009326A6" w:rsidRDefault="00D058EB">
            <w:pPr>
              <w:spacing w:before="5" w:after="5"/>
              <w:jc w:val="center"/>
            </w:pPr>
            <w:r>
              <w:rPr>
                <w:sz w:val="14"/>
              </w:rPr>
              <w:t>II</w:t>
            </w:r>
          </w:p>
        </w:tc>
        <w:tc>
          <w:tcPr>
            <w:tcW w:w="500" w:type="dxa"/>
          </w:tcPr>
          <w:p w14:paraId="1B8F6BAD" w14:textId="77777777" w:rsidR="009326A6" w:rsidRDefault="00D058EB">
            <w:pPr>
              <w:spacing w:before="5" w:after="5"/>
              <w:jc w:val="center"/>
            </w:pPr>
            <w:r>
              <w:rPr>
                <w:sz w:val="14"/>
              </w:rPr>
              <w:t>II</w:t>
            </w:r>
          </w:p>
        </w:tc>
      </w:tr>
      <w:tr w:rsidR="009326A6" w14:paraId="69010F33" w14:textId="77777777">
        <w:trPr>
          <w:jc w:val="center"/>
        </w:trPr>
        <w:tc>
          <w:tcPr>
            <w:tcW w:w="1800" w:type="dxa"/>
          </w:tcPr>
          <w:p w14:paraId="0DCC0CB7" w14:textId="77777777" w:rsidR="009326A6" w:rsidRDefault="00D058EB">
            <w:pPr>
              <w:spacing w:before="5" w:after="5"/>
            </w:pPr>
            <w:r>
              <w:rPr>
                <w:sz w:val="14"/>
              </w:rPr>
              <w:t>Chile</w:t>
            </w:r>
          </w:p>
        </w:tc>
        <w:tc>
          <w:tcPr>
            <w:tcW w:w="750" w:type="dxa"/>
          </w:tcPr>
          <w:p w14:paraId="681090B6" w14:textId="77777777" w:rsidR="009326A6" w:rsidRDefault="00D058EB">
            <w:pPr>
              <w:spacing w:before="5" w:after="5"/>
              <w:jc w:val="center"/>
            </w:pPr>
            <w:r>
              <w:rPr>
                <w:sz w:val="14"/>
              </w:rPr>
              <w:t>$1.65</w:t>
            </w:r>
          </w:p>
        </w:tc>
        <w:tc>
          <w:tcPr>
            <w:tcW w:w="450" w:type="dxa"/>
          </w:tcPr>
          <w:p w14:paraId="5E8C73DA" w14:textId="77777777" w:rsidR="009326A6" w:rsidRDefault="00D058EB">
            <w:pPr>
              <w:spacing w:before="5" w:after="5"/>
              <w:jc w:val="center"/>
            </w:pPr>
            <w:r>
              <w:rPr>
                <w:sz w:val="14"/>
              </w:rPr>
              <w:t>45</w:t>
            </w:r>
          </w:p>
        </w:tc>
        <w:tc>
          <w:tcPr>
            <w:tcW w:w="450" w:type="dxa"/>
          </w:tcPr>
          <w:p w14:paraId="4D4554F3" w14:textId="77777777" w:rsidR="009326A6" w:rsidRDefault="00D058EB">
            <w:pPr>
              <w:spacing w:before="5" w:after="5"/>
              <w:jc w:val="center"/>
            </w:pPr>
            <w:r>
              <w:rPr>
                <w:sz w:val="14"/>
              </w:rPr>
              <w:t>II</w:t>
            </w:r>
          </w:p>
        </w:tc>
        <w:tc>
          <w:tcPr>
            <w:tcW w:w="750" w:type="dxa"/>
          </w:tcPr>
          <w:p w14:paraId="77D8D78C" w14:textId="77777777" w:rsidR="009326A6" w:rsidRDefault="00D058EB">
            <w:pPr>
              <w:spacing w:before="5" w:after="5"/>
              <w:jc w:val="center"/>
            </w:pPr>
            <w:r>
              <w:rPr>
                <w:sz w:val="14"/>
              </w:rPr>
              <w:t>$1.65</w:t>
            </w:r>
          </w:p>
        </w:tc>
        <w:tc>
          <w:tcPr>
            <w:tcW w:w="450" w:type="dxa"/>
          </w:tcPr>
          <w:p w14:paraId="54D21DEE" w14:textId="77777777" w:rsidR="009326A6" w:rsidRDefault="00D058EB">
            <w:pPr>
              <w:spacing w:before="5" w:after="5"/>
              <w:jc w:val="center"/>
            </w:pPr>
            <w:r>
              <w:rPr>
                <w:sz w:val="14"/>
              </w:rPr>
              <w:t>43</w:t>
            </w:r>
          </w:p>
        </w:tc>
        <w:tc>
          <w:tcPr>
            <w:tcW w:w="450" w:type="dxa"/>
          </w:tcPr>
          <w:p w14:paraId="1BD307E8" w14:textId="77777777" w:rsidR="009326A6" w:rsidRDefault="00D058EB">
            <w:pPr>
              <w:spacing w:before="5" w:after="5"/>
              <w:jc w:val="center"/>
            </w:pPr>
            <w:r>
              <w:rPr>
                <w:sz w:val="14"/>
              </w:rPr>
              <w:t>II</w:t>
            </w:r>
          </w:p>
        </w:tc>
        <w:tc>
          <w:tcPr>
            <w:tcW w:w="500" w:type="dxa"/>
          </w:tcPr>
          <w:p w14:paraId="09E31DF6" w14:textId="77777777" w:rsidR="009326A6" w:rsidRDefault="00D058EB">
            <w:pPr>
              <w:spacing w:before="5" w:after="5"/>
              <w:jc w:val="center"/>
            </w:pPr>
            <w:r>
              <w:rPr>
                <w:sz w:val="14"/>
              </w:rPr>
              <w:t>II</w:t>
            </w:r>
          </w:p>
        </w:tc>
      </w:tr>
      <w:tr w:rsidR="009326A6" w14:paraId="5E294D73" w14:textId="77777777">
        <w:trPr>
          <w:jc w:val="center"/>
        </w:trPr>
        <w:tc>
          <w:tcPr>
            <w:tcW w:w="1800" w:type="dxa"/>
          </w:tcPr>
          <w:p w14:paraId="68B11781" w14:textId="77777777" w:rsidR="009326A6" w:rsidRDefault="00D058EB">
            <w:pPr>
              <w:spacing w:before="5" w:after="5"/>
            </w:pPr>
            <w:r>
              <w:rPr>
                <w:sz w:val="14"/>
              </w:rPr>
              <w:t>Poland</w:t>
            </w:r>
          </w:p>
        </w:tc>
        <w:tc>
          <w:tcPr>
            <w:tcW w:w="750" w:type="dxa"/>
          </w:tcPr>
          <w:p w14:paraId="6CDF92FE" w14:textId="77777777" w:rsidR="009326A6" w:rsidRDefault="00D058EB">
            <w:pPr>
              <w:spacing w:before="5" w:after="5"/>
              <w:jc w:val="center"/>
            </w:pPr>
            <w:r>
              <w:rPr>
                <w:sz w:val="14"/>
              </w:rPr>
              <w:t>$1.65</w:t>
            </w:r>
          </w:p>
        </w:tc>
        <w:tc>
          <w:tcPr>
            <w:tcW w:w="450" w:type="dxa"/>
          </w:tcPr>
          <w:p w14:paraId="58170006" w14:textId="77777777" w:rsidR="009326A6" w:rsidRDefault="00D058EB">
            <w:pPr>
              <w:spacing w:before="5" w:after="5"/>
              <w:jc w:val="center"/>
            </w:pPr>
            <w:r>
              <w:rPr>
                <w:sz w:val="14"/>
              </w:rPr>
              <w:t>46</w:t>
            </w:r>
          </w:p>
        </w:tc>
        <w:tc>
          <w:tcPr>
            <w:tcW w:w="450" w:type="dxa"/>
          </w:tcPr>
          <w:p w14:paraId="0568D9CC" w14:textId="77777777" w:rsidR="009326A6" w:rsidRDefault="00D058EB">
            <w:pPr>
              <w:spacing w:before="5" w:after="5"/>
              <w:jc w:val="center"/>
            </w:pPr>
            <w:r>
              <w:rPr>
                <w:sz w:val="14"/>
              </w:rPr>
              <w:t>II</w:t>
            </w:r>
          </w:p>
        </w:tc>
        <w:tc>
          <w:tcPr>
            <w:tcW w:w="750" w:type="dxa"/>
          </w:tcPr>
          <w:p w14:paraId="22782501" w14:textId="77777777" w:rsidR="009326A6" w:rsidRDefault="00D058EB">
            <w:pPr>
              <w:spacing w:before="5" w:after="5"/>
              <w:jc w:val="center"/>
            </w:pPr>
            <w:r>
              <w:rPr>
                <w:sz w:val="14"/>
              </w:rPr>
              <w:t>$1.65</w:t>
            </w:r>
          </w:p>
        </w:tc>
        <w:tc>
          <w:tcPr>
            <w:tcW w:w="450" w:type="dxa"/>
          </w:tcPr>
          <w:p w14:paraId="76304C2F" w14:textId="77777777" w:rsidR="009326A6" w:rsidRDefault="00D058EB">
            <w:pPr>
              <w:spacing w:before="5" w:after="5"/>
              <w:jc w:val="center"/>
            </w:pPr>
            <w:r>
              <w:rPr>
                <w:sz w:val="14"/>
              </w:rPr>
              <w:t>44</w:t>
            </w:r>
          </w:p>
        </w:tc>
        <w:tc>
          <w:tcPr>
            <w:tcW w:w="450" w:type="dxa"/>
          </w:tcPr>
          <w:p w14:paraId="35E7A973" w14:textId="77777777" w:rsidR="009326A6" w:rsidRDefault="00D058EB">
            <w:pPr>
              <w:spacing w:before="5" w:after="5"/>
              <w:jc w:val="center"/>
            </w:pPr>
            <w:r>
              <w:rPr>
                <w:sz w:val="14"/>
              </w:rPr>
              <w:t>II</w:t>
            </w:r>
          </w:p>
        </w:tc>
        <w:tc>
          <w:tcPr>
            <w:tcW w:w="500" w:type="dxa"/>
          </w:tcPr>
          <w:p w14:paraId="135C7CB8" w14:textId="77777777" w:rsidR="009326A6" w:rsidRDefault="00D058EB">
            <w:pPr>
              <w:spacing w:before="5" w:after="5"/>
              <w:jc w:val="center"/>
            </w:pPr>
            <w:r>
              <w:rPr>
                <w:sz w:val="14"/>
              </w:rPr>
              <w:t>II</w:t>
            </w:r>
          </w:p>
        </w:tc>
      </w:tr>
      <w:tr w:rsidR="009326A6" w14:paraId="1F634BD1" w14:textId="77777777">
        <w:trPr>
          <w:jc w:val="center"/>
        </w:trPr>
        <w:tc>
          <w:tcPr>
            <w:tcW w:w="1800" w:type="dxa"/>
          </w:tcPr>
          <w:p w14:paraId="718D0DDD" w14:textId="77777777" w:rsidR="009326A6" w:rsidRDefault="00D058EB">
            <w:pPr>
              <w:spacing w:before="5" w:after="5"/>
            </w:pPr>
            <w:r>
              <w:rPr>
                <w:sz w:val="14"/>
              </w:rPr>
              <w:t>Latvia</w:t>
            </w:r>
          </w:p>
        </w:tc>
        <w:tc>
          <w:tcPr>
            <w:tcW w:w="750" w:type="dxa"/>
          </w:tcPr>
          <w:p w14:paraId="4B59D65D" w14:textId="77777777" w:rsidR="009326A6" w:rsidRDefault="00D058EB">
            <w:pPr>
              <w:spacing w:before="5" w:after="5"/>
              <w:jc w:val="center"/>
            </w:pPr>
            <w:r>
              <w:rPr>
                <w:sz w:val="14"/>
              </w:rPr>
              <w:t>$1.65</w:t>
            </w:r>
          </w:p>
        </w:tc>
        <w:tc>
          <w:tcPr>
            <w:tcW w:w="450" w:type="dxa"/>
          </w:tcPr>
          <w:p w14:paraId="50818A05" w14:textId="77777777" w:rsidR="009326A6" w:rsidRDefault="00D058EB">
            <w:pPr>
              <w:spacing w:before="5" w:after="5"/>
              <w:jc w:val="center"/>
            </w:pPr>
            <w:r>
              <w:rPr>
                <w:sz w:val="14"/>
              </w:rPr>
              <w:t>47</w:t>
            </w:r>
          </w:p>
        </w:tc>
        <w:tc>
          <w:tcPr>
            <w:tcW w:w="450" w:type="dxa"/>
          </w:tcPr>
          <w:p w14:paraId="1498D2A9" w14:textId="77777777" w:rsidR="009326A6" w:rsidRDefault="00D058EB">
            <w:pPr>
              <w:spacing w:before="5" w:after="5"/>
              <w:jc w:val="center"/>
            </w:pPr>
            <w:r>
              <w:rPr>
                <w:sz w:val="14"/>
              </w:rPr>
              <w:t>II</w:t>
            </w:r>
          </w:p>
        </w:tc>
        <w:tc>
          <w:tcPr>
            <w:tcW w:w="750" w:type="dxa"/>
          </w:tcPr>
          <w:p w14:paraId="45D66600" w14:textId="77777777" w:rsidR="009326A6" w:rsidRDefault="00D058EB">
            <w:pPr>
              <w:spacing w:before="5" w:after="5"/>
              <w:jc w:val="center"/>
            </w:pPr>
            <w:r>
              <w:rPr>
                <w:sz w:val="14"/>
              </w:rPr>
              <w:t>$1.65</w:t>
            </w:r>
          </w:p>
        </w:tc>
        <w:tc>
          <w:tcPr>
            <w:tcW w:w="450" w:type="dxa"/>
          </w:tcPr>
          <w:p w14:paraId="4D13E837" w14:textId="77777777" w:rsidR="009326A6" w:rsidRDefault="00D058EB">
            <w:pPr>
              <w:spacing w:before="5" w:after="5"/>
              <w:jc w:val="center"/>
            </w:pPr>
            <w:r>
              <w:rPr>
                <w:sz w:val="14"/>
              </w:rPr>
              <w:t>45</w:t>
            </w:r>
          </w:p>
        </w:tc>
        <w:tc>
          <w:tcPr>
            <w:tcW w:w="450" w:type="dxa"/>
          </w:tcPr>
          <w:p w14:paraId="0FC05422" w14:textId="77777777" w:rsidR="009326A6" w:rsidRDefault="00D058EB">
            <w:pPr>
              <w:spacing w:before="5" w:after="5"/>
              <w:jc w:val="center"/>
            </w:pPr>
            <w:r>
              <w:rPr>
                <w:sz w:val="14"/>
              </w:rPr>
              <w:t>II</w:t>
            </w:r>
          </w:p>
        </w:tc>
        <w:tc>
          <w:tcPr>
            <w:tcW w:w="500" w:type="dxa"/>
          </w:tcPr>
          <w:p w14:paraId="60686122" w14:textId="77777777" w:rsidR="009326A6" w:rsidRDefault="00D058EB">
            <w:pPr>
              <w:spacing w:before="5" w:after="5"/>
              <w:jc w:val="center"/>
            </w:pPr>
            <w:r>
              <w:rPr>
                <w:sz w:val="14"/>
              </w:rPr>
              <w:t>II</w:t>
            </w:r>
          </w:p>
        </w:tc>
      </w:tr>
      <w:tr w:rsidR="009326A6" w14:paraId="4D341B06" w14:textId="77777777">
        <w:trPr>
          <w:jc w:val="center"/>
        </w:trPr>
        <w:tc>
          <w:tcPr>
            <w:tcW w:w="1800" w:type="dxa"/>
          </w:tcPr>
          <w:p w14:paraId="3F604B12" w14:textId="77777777" w:rsidR="009326A6" w:rsidRDefault="00D058EB">
            <w:pPr>
              <w:spacing w:before="5" w:after="5"/>
            </w:pPr>
            <w:r>
              <w:rPr>
                <w:sz w:val="14"/>
              </w:rPr>
              <w:t>Portugal</w:t>
            </w:r>
          </w:p>
        </w:tc>
        <w:tc>
          <w:tcPr>
            <w:tcW w:w="750" w:type="dxa"/>
          </w:tcPr>
          <w:p w14:paraId="6C2CC994" w14:textId="77777777" w:rsidR="009326A6" w:rsidRDefault="00D058EB">
            <w:pPr>
              <w:spacing w:before="5" w:after="5"/>
              <w:jc w:val="center"/>
            </w:pPr>
            <w:r>
              <w:rPr>
                <w:sz w:val="14"/>
              </w:rPr>
              <w:t>$1.65</w:t>
            </w:r>
          </w:p>
        </w:tc>
        <w:tc>
          <w:tcPr>
            <w:tcW w:w="450" w:type="dxa"/>
          </w:tcPr>
          <w:p w14:paraId="0D3E1D04" w14:textId="77777777" w:rsidR="009326A6" w:rsidRDefault="00D058EB">
            <w:pPr>
              <w:spacing w:before="5" w:after="5"/>
              <w:jc w:val="center"/>
            </w:pPr>
            <w:r>
              <w:rPr>
                <w:sz w:val="14"/>
              </w:rPr>
              <w:t>48</w:t>
            </w:r>
          </w:p>
        </w:tc>
        <w:tc>
          <w:tcPr>
            <w:tcW w:w="450" w:type="dxa"/>
          </w:tcPr>
          <w:p w14:paraId="22EBEBCF" w14:textId="77777777" w:rsidR="009326A6" w:rsidRDefault="00D058EB">
            <w:pPr>
              <w:spacing w:before="5" w:after="5"/>
              <w:jc w:val="center"/>
            </w:pPr>
            <w:r>
              <w:rPr>
                <w:sz w:val="14"/>
              </w:rPr>
              <w:t>II</w:t>
            </w:r>
          </w:p>
        </w:tc>
        <w:tc>
          <w:tcPr>
            <w:tcW w:w="750" w:type="dxa"/>
          </w:tcPr>
          <w:p w14:paraId="4FC2375E" w14:textId="77777777" w:rsidR="009326A6" w:rsidRDefault="00D058EB">
            <w:pPr>
              <w:spacing w:before="5" w:after="5"/>
              <w:jc w:val="center"/>
            </w:pPr>
            <w:r>
              <w:rPr>
                <w:sz w:val="14"/>
              </w:rPr>
              <w:t>$1.65</w:t>
            </w:r>
          </w:p>
        </w:tc>
        <w:tc>
          <w:tcPr>
            <w:tcW w:w="450" w:type="dxa"/>
          </w:tcPr>
          <w:p w14:paraId="68D302D0" w14:textId="77777777" w:rsidR="009326A6" w:rsidRDefault="00D058EB">
            <w:pPr>
              <w:spacing w:before="5" w:after="5"/>
              <w:jc w:val="center"/>
            </w:pPr>
            <w:r>
              <w:rPr>
                <w:sz w:val="14"/>
              </w:rPr>
              <w:t>46</w:t>
            </w:r>
          </w:p>
        </w:tc>
        <w:tc>
          <w:tcPr>
            <w:tcW w:w="450" w:type="dxa"/>
          </w:tcPr>
          <w:p w14:paraId="021FD476" w14:textId="77777777" w:rsidR="009326A6" w:rsidRDefault="00D058EB">
            <w:pPr>
              <w:spacing w:before="5" w:after="5"/>
              <w:jc w:val="center"/>
            </w:pPr>
            <w:r>
              <w:rPr>
                <w:sz w:val="14"/>
              </w:rPr>
              <w:t>II</w:t>
            </w:r>
          </w:p>
        </w:tc>
        <w:tc>
          <w:tcPr>
            <w:tcW w:w="500" w:type="dxa"/>
          </w:tcPr>
          <w:p w14:paraId="1A265FC0" w14:textId="77777777" w:rsidR="009326A6" w:rsidRDefault="00D058EB">
            <w:pPr>
              <w:spacing w:before="5" w:after="5"/>
              <w:jc w:val="center"/>
            </w:pPr>
            <w:r>
              <w:rPr>
                <w:sz w:val="14"/>
              </w:rPr>
              <w:t>II</w:t>
            </w:r>
          </w:p>
        </w:tc>
      </w:tr>
      <w:tr w:rsidR="009326A6" w14:paraId="7389C852" w14:textId="77777777">
        <w:trPr>
          <w:jc w:val="center"/>
        </w:trPr>
        <w:tc>
          <w:tcPr>
            <w:tcW w:w="1800" w:type="dxa"/>
          </w:tcPr>
          <w:p w14:paraId="62FD9097" w14:textId="77777777" w:rsidR="009326A6" w:rsidRDefault="00D058EB">
            <w:pPr>
              <w:spacing w:before="5" w:after="5"/>
            </w:pPr>
            <w:r>
              <w:rPr>
                <w:sz w:val="14"/>
              </w:rPr>
              <w:t>Malta</w:t>
            </w:r>
          </w:p>
        </w:tc>
        <w:tc>
          <w:tcPr>
            <w:tcW w:w="750" w:type="dxa"/>
          </w:tcPr>
          <w:p w14:paraId="34A0E1C6" w14:textId="77777777" w:rsidR="009326A6" w:rsidRDefault="00D058EB">
            <w:pPr>
              <w:spacing w:before="5" w:after="5"/>
              <w:jc w:val="center"/>
            </w:pPr>
            <w:r>
              <w:rPr>
                <w:sz w:val="14"/>
              </w:rPr>
              <w:t>$1.66</w:t>
            </w:r>
          </w:p>
        </w:tc>
        <w:tc>
          <w:tcPr>
            <w:tcW w:w="450" w:type="dxa"/>
          </w:tcPr>
          <w:p w14:paraId="1B023882" w14:textId="77777777" w:rsidR="009326A6" w:rsidRDefault="00D058EB">
            <w:pPr>
              <w:spacing w:before="5" w:after="5"/>
              <w:jc w:val="center"/>
            </w:pPr>
            <w:r>
              <w:rPr>
                <w:sz w:val="14"/>
              </w:rPr>
              <w:t>49</w:t>
            </w:r>
          </w:p>
        </w:tc>
        <w:tc>
          <w:tcPr>
            <w:tcW w:w="450" w:type="dxa"/>
          </w:tcPr>
          <w:p w14:paraId="3F3E82F5" w14:textId="77777777" w:rsidR="009326A6" w:rsidRDefault="00D058EB">
            <w:pPr>
              <w:spacing w:before="5" w:after="5"/>
              <w:jc w:val="center"/>
            </w:pPr>
            <w:r>
              <w:rPr>
                <w:sz w:val="14"/>
              </w:rPr>
              <w:t>II</w:t>
            </w:r>
          </w:p>
        </w:tc>
        <w:tc>
          <w:tcPr>
            <w:tcW w:w="750" w:type="dxa"/>
          </w:tcPr>
          <w:p w14:paraId="5C32BF87" w14:textId="77777777" w:rsidR="009326A6" w:rsidRDefault="00D058EB">
            <w:pPr>
              <w:spacing w:before="5" w:after="5"/>
              <w:jc w:val="center"/>
            </w:pPr>
            <w:r>
              <w:rPr>
                <w:sz w:val="14"/>
              </w:rPr>
              <w:t>$1.66</w:t>
            </w:r>
          </w:p>
        </w:tc>
        <w:tc>
          <w:tcPr>
            <w:tcW w:w="450" w:type="dxa"/>
          </w:tcPr>
          <w:p w14:paraId="21EA85AC" w14:textId="77777777" w:rsidR="009326A6" w:rsidRDefault="00D058EB">
            <w:pPr>
              <w:spacing w:before="5" w:after="5"/>
              <w:jc w:val="center"/>
            </w:pPr>
            <w:r>
              <w:rPr>
                <w:sz w:val="14"/>
              </w:rPr>
              <w:t>47</w:t>
            </w:r>
          </w:p>
        </w:tc>
        <w:tc>
          <w:tcPr>
            <w:tcW w:w="450" w:type="dxa"/>
          </w:tcPr>
          <w:p w14:paraId="3D16D2FA" w14:textId="77777777" w:rsidR="009326A6" w:rsidRDefault="00D058EB">
            <w:pPr>
              <w:spacing w:before="5" w:after="5"/>
              <w:jc w:val="center"/>
            </w:pPr>
            <w:r>
              <w:rPr>
                <w:sz w:val="14"/>
              </w:rPr>
              <w:t>II</w:t>
            </w:r>
          </w:p>
        </w:tc>
        <w:tc>
          <w:tcPr>
            <w:tcW w:w="500" w:type="dxa"/>
          </w:tcPr>
          <w:p w14:paraId="2FA8A334" w14:textId="77777777" w:rsidR="009326A6" w:rsidRDefault="00D058EB">
            <w:pPr>
              <w:spacing w:before="5" w:after="5"/>
              <w:jc w:val="center"/>
            </w:pPr>
            <w:r>
              <w:rPr>
                <w:sz w:val="14"/>
              </w:rPr>
              <w:t>II</w:t>
            </w:r>
          </w:p>
        </w:tc>
      </w:tr>
      <w:tr w:rsidR="009326A6" w14:paraId="154F7136" w14:textId="77777777">
        <w:trPr>
          <w:jc w:val="center"/>
        </w:trPr>
        <w:tc>
          <w:tcPr>
            <w:tcW w:w="1800" w:type="dxa"/>
          </w:tcPr>
          <w:p w14:paraId="07D6E81B" w14:textId="77777777" w:rsidR="009326A6" w:rsidRDefault="00D058EB">
            <w:pPr>
              <w:spacing w:before="5" w:after="5"/>
            </w:pPr>
            <w:r>
              <w:rPr>
                <w:sz w:val="14"/>
              </w:rPr>
              <w:t>Malaysia</w:t>
            </w:r>
          </w:p>
        </w:tc>
        <w:tc>
          <w:tcPr>
            <w:tcW w:w="750" w:type="dxa"/>
          </w:tcPr>
          <w:p w14:paraId="5A930017" w14:textId="77777777" w:rsidR="009326A6" w:rsidRDefault="00D058EB">
            <w:pPr>
              <w:spacing w:before="5" w:after="5"/>
              <w:jc w:val="center"/>
            </w:pPr>
            <w:r>
              <w:rPr>
                <w:sz w:val="14"/>
              </w:rPr>
              <w:t>$1.66</w:t>
            </w:r>
          </w:p>
        </w:tc>
        <w:tc>
          <w:tcPr>
            <w:tcW w:w="450" w:type="dxa"/>
          </w:tcPr>
          <w:p w14:paraId="5477599B" w14:textId="77777777" w:rsidR="009326A6" w:rsidRDefault="00D058EB">
            <w:pPr>
              <w:spacing w:before="5" w:after="5"/>
              <w:jc w:val="center"/>
            </w:pPr>
            <w:r>
              <w:rPr>
                <w:sz w:val="14"/>
              </w:rPr>
              <w:t>50</w:t>
            </w:r>
          </w:p>
        </w:tc>
        <w:tc>
          <w:tcPr>
            <w:tcW w:w="450" w:type="dxa"/>
          </w:tcPr>
          <w:p w14:paraId="01B574B1" w14:textId="77777777" w:rsidR="009326A6" w:rsidRDefault="00D058EB">
            <w:pPr>
              <w:spacing w:before="5" w:after="5"/>
              <w:jc w:val="center"/>
            </w:pPr>
            <w:r>
              <w:rPr>
                <w:sz w:val="14"/>
              </w:rPr>
              <w:t>II</w:t>
            </w:r>
          </w:p>
        </w:tc>
        <w:tc>
          <w:tcPr>
            <w:tcW w:w="750" w:type="dxa"/>
          </w:tcPr>
          <w:p w14:paraId="294A5490" w14:textId="77777777" w:rsidR="009326A6" w:rsidRDefault="00D058EB">
            <w:pPr>
              <w:spacing w:before="5" w:after="5"/>
              <w:jc w:val="center"/>
            </w:pPr>
            <w:r>
              <w:rPr>
                <w:sz w:val="14"/>
              </w:rPr>
              <w:t>$1.66</w:t>
            </w:r>
          </w:p>
        </w:tc>
        <w:tc>
          <w:tcPr>
            <w:tcW w:w="450" w:type="dxa"/>
          </w:tcPr>
          <w:p w14:paraId="239ADCE0" w14:textId="77777777" w:rsidR="009326A6" w:rsidRDefault="00D058EB">
            <w:pPr>
              <w:spacing w:before="5" w:after="5"/>
              <w:jc w:val="center"/>
            </w:pPr>
            <w:r>
              <w:rPr>
                <w:sz w:val="14"/>
              </w:rPr>
              <w:t>48</w:t>
            </w:r>
          </w:p>
        </w:tc>
        <w:tc>
          <w:tcPr>
            <w:tcW w:w="450" w:type="dxa"/>
          </w:tcPr>
          <w:p w14:paraId="07184F93" w14:textId="77777777" w:rsidR="009326A6" w:rsidRDefault="00D058EB">
            <w:pPr>
              <w:spacing w:before="5" w:after="5"/>
              <w:jc w:val="center"/>
            </w:pPr>
            <w:r>
              <w:rPr>
                <w:sz w:val="14"/>
              </w:rPr>
              <w:t>II</w:t>
            </w:r>
          </w:p>
        </w:tc>
        <w:tc>
          <w:tcPr>
            <w:tcW w:w="500" w:type="dxa"/>
          </w:tcPr>
          <w:p w14:paraId="4AB177D8" w14:textId="77777777" w:rsidR="009326A6" w:rsidRDefault="00D058EB">
            <w:pPr>
              <w:spacing w:before="5" w:after="5"/>
              <w:jc w:val="center"/>
            </w:pPr>
            <w:r>
              <w:rPr>
                <w:sz w:val="14"/>
              </w:rPr>
              <w:t>II</w:t>
            </w:r>
          </w:p>
        </w:tc>
      </w:tr>
      <w:tr w:rsidR="009326A6" w14:paraId="4B4196D4" w14:textId="77777777">
        <w:trPr>
          <w:jc w:val="center"/>
        </w:trPr>
        <w:tc>
          <w:tcPr>
            <w:tcW w:w="1800" w:type="dxa"/>
          </w:tcPr>
          <w:p w14:paraId="23B6F2FF" w14:textId="77777777" w:rsidR="009326A6" w:rsidRDefault="00D058EB">
            <w:pPr>
              <w:spacing w:before="5" w:after="5"/>
            </w:pPr>
            <w:r>
              <w:rPr>
                <w:sz w:val="14"/>
              </w:rPr>
              <w:t>Philippines</w:t>
            </w:r>
          </w:p>
        </w:tc>
        <w:tc>
          <w:tcPr>
            <w:tcW w:w="750" w:type="dxa"/>
          </w:tcPr>
          <w:p w14:paraId="3C94D3F7" w14:textId="77777777" w:rsidR="009326A6" w:rsidRDefault="00D058EB">
            <w:pPr>
              <w:spacing w:before="5" w:after="5"/>
              <w:jc w:val="center"/>
            </w:pPr>
            <w:r>
              <w:rPr>
                <w:sz w:val="14"/>
              </w:rPr>
              <w:t>$1.66</w:t>
            </w:r>
          </w:p>
        </w:tc>
        <w:tc>
          <w:tcPr>
            <w:tcW w:w="450" w:type="dxa"/>
          </w:tcPr>
          <w:p w14:paraId="34946E77" w14:textId="77777777" w:rsidR="009326A6" w:rsidRDefault="00D058EB">
            <w:pPr>
              <w:spacing w:before="5" w:after="5"/>
              <w:jc w:val="center"/>
            </w:pPr>
            <w:r>
              <w:rPr>
                <w:sz w:val="14"/>
              </w:rPr>
              <w:t>51</w:t>
            </w:r>
          </w:p>
        </w:tc>
        <w:tc>
          <w:tcPr>
            <w:tcW w:w="450" w:type="dxa"/>
          </w:tcPr>
          <w:p w14:paraId="3D5EACDD" w14:textId="77777777" w:rsidR="009326A6" w:rsidRDefault="00D058EB">
            <w:pPr>
              <w:spacing w:before="5" w:after="5"/>
              <w:jc w:val="center"/>
            </w:pPr>
            <w:r>
              <w:rPr>
                <w:sz w:val="14"/>
              </w:rPr>
              <w:t>II</w:t>
            </w:r>
          </w:p>
        </w:tc>
        <w:tc>
          <w:tcPr>
            <w:tcW w:w="750" w:type="dxa"/>
          </w:tcPr>
          <w:p w14:paraId="741A67C2" w14:textId="77777777" w:rsidR="009326A6" w:rsidRDefault="00D058EB">
            <w:pPr>
              <w:spacing w:before="5" w:after="5"/>
              <w:jc w:val="center"/>
            </w:pPr>
            <w:r>
              <w:rPr>
                <w:sz w:val="14"/>
              </w:rPr>
              <w:t>$1.66</w:t>
            </w:r>
          </w:p>
        </w:tc>
        <w:tc>
          <w:tcPr>
            <w:tcW w:w="450" w:type="dxa"/>
          </w:tcPr>
          <w:p w14:paraId="340B76A3" w14:textId="77777777" w:rsidR="009326A6" w:rsidRDefault="00D058EB">
            <w:pPr>
              <w:spacing w:before="5" w:after="5"/>
              <w:jc w:val="center"/>
            </w:pPr>
            <w:r>
              <w:rPr>
                <w:sz w:val="14"/>
              </w:rPr>
              <w:t>49</w:t>
            </w:r>
          </w:p>
        </w:tc>
        <w:tc>
          <w:tcPr>
            <w:tcW w:w="450" w:type="dxa"/>
          </w:tcPr>
          <w:p w14:paraId="36D31A1D" w14:textId="77777777" w:rsidR="009326A6" w:rsidRDefault="00D058EB">
            <w:pPr>
              <w:spacing w:before="5" w:after="5"/>
              <w:jc w:val="center"/>
            </w:pPr>
            <w:r>
              <w:rPr>
                <w:sz w:val="14"/>
              </w:rPr>
              <w:t>II</w:t>
            </w:r>
          </w:p>
        </w:tc>
        <w:tc>
          <w:tcPr>
            <w:tcW w:w="500" w:type="dxa"/>
          </w:tcPr>
          <w:p w14:paraId="5B9DAEA3" w14:textId="77777777" w:rsidR="009326A6" w:rsidRDefault="00D058EB">
            <w:pPr>
              <w:spacing w:before="5" w:after="5"/>
              <w:jc w:val="center"/>
            </w:pPr>
            <w:r>
              <w:rPr>
                <w:sz w:val="14"/>
              </w:rPr>
              <w:t>II</w:t>
            </w:r>
          </w:p>
        </w:tc>
      </w:tr>
      <w:tr w:rsidR="009326A6" w14:paraId="3513E1F2" w14:textId="77777777">
        <w:trPr>
          <w:jc w:val="center"/>
        </w:trPr>
        <w:tc>
          <w:tcPr>
            <w:tcW w:w="1800" w:type="dxa"/>
          </w:tcPr>
          <w:p w14:paraId="2E442745" w14:textId="77777777" w:rsidR="009326A6" w:rsidRDefault="00D058EB">
            <w:pPr>
              <w:spacing w:before="5" w:after="5"/>
            </w:pPr>
            <w:r>
              <w:rPr>
                <w:sz w:val="14"/>
              </w:rPr>
              <w:t>Israel</w:t>
            </w:r>
          </w:p>
        </w:tc>
        <w:tc>
          <w:tcPr>
            <w:tcW w:w="750" w:type="dxa"/>
          </w:tcPr>
          <w:p w14:paraId="07A35D42" w14:textId="77777777" w:rsidR="009326A6" w:rsidRDefault="00D058EB">
            <w:pPr>
              <w:spacing w:before="5" w:after="5"/>
              <w:jc w:val="center"/>
            </w:pPr>
            <w:r>
              <w:rPr>
                <w:sz w:val="14"/>
              </w:rPr>
              <w:t>$1.66</w:t>
            </w:r>
          </w:p>
        </w:tc>
        <w:tc>
          <w:tcPr>
            <w:tcW w:w="450" w:type="dxa"/>
          </w:tcPr>
          <w:p w14:paraId="213D62A1" w14:textId="77777777" w:rsidR="009326A6" w:rsidRDefault="00D058EB">
            <w:pPr>
              <w:spacing w:before="5" w:after="5"/>
              <w:jc w:val="center"/>
            </w:pPr>
            <w:r>
              <w:rPr>
                <w:sz w:val="14"/>
              </w:rPr>
              <w:t>52</w:t>
            </w:r>
          </w:p>
        </w:tc>
        <w:tc>
          <w:tcPr>
            <w:tcW w:w="450" w:type="dxa"/>
          </w:tcPr>
          <w:p w14:paraId="4AFD7010" w14:textId="77777777" w:rsidR="009326A6" w:rsidRDefault="00D058EB">
            <w:pPr>
              <w:spacing w:before="5" w:after="5"/>
              <w:jc w:val="center"/>
            </w:pPr>
            <w:r>
              <w:rPr>
                <w:sz w:val="14"/>
              </w:rPr>
              <w:t>II</w:t>
            </w:r>
          </w:p>
        </w:tc>
        <w:tc>
          <w:tcPr>
            <w:tcW w:w="750" w:type="dxa"/>
          </w:tcPr>
          <w:p w14:paraId="77C0EAC7" w14:textId="77777777" w:rsidR="009326A6" w:rsidRDefault="00D058EB">
            <w:pPr>
              <w:spacing w:before="5" w:after="5"/>
              <w:jc w:val="center"/>
            </w:pPr>
            <w:r>
              <w:rPr>
                <w:sz w:val="14"/>
              </w:rPr>
              <w:t>$1.66</w:t>
            </w:r>
          </w:p>
        </w:tc>
        <w:tc>
          <w:tcPr>
            <w:tcW w:w="450" w:type="dxa"/>
          </w:tcPr>
          <w:p w14:paraId="3EFBD3BF" w14:textId="77777777" w:rsidR="009326A6" w:rsidRDefault="00D058EB">
            <w:pPr>
              <w:spacing w:before="5" w:after="5"/>
              <w:jc w:val="center"/>
            </w:pPr>
            <w:r>
              <w:rPr>
                <w:sz w:val="14"/>
              </w:rPr>
              <w:t>50</w:t>
            </w:r>
          </w:p>
        </w:tc>
        <w:tc>
          <w:tcPr>
            <w:tcW w:w="450" w:type="dxa"/>
          </w:tcPr>
          <w:p w14:paraId="5DF71F2D" w14:textId="77777777" w:rsidR="009326A6" w:rsidRDefault="00D058EB">
            <w:pPr>
              <w:spacing w:before="5" w:after="5"/>
              <w:jc w:val="center"/>
            </w:pPr>
            <w:r>
              <w:rPr>
                <w:sz w:val="14"/>
              </w:rPr>
              <w:t>II</w:t>
            </w:r>
          </w:p>
        </w:tc>
        <w:tc>
          <w:tcPr>
            <w:tcW w:w="500" w:type="dxa"/>
          </w:tcPr>
          <w:p w14:paraId="6C73E48D" w14:textId="77777777" w:rsidR="009326A6" w:rsidRDefault="00D058EB">
            <w:pPr>
              <w:spacing w:before="5" w:after="5"/>
              <w:jc w:val="center"/>
            </w:pPr>
            <w:r>
              <w:rPr>
                <w:sz w:val="14"/>
              </w:rPr>
              <w:t>II</w:t>
            </w:r>
          </w:p>
        </w:tc>
      </w:tr>
      <w:tr w:rsidR="009326A6" w14:paraId="512D375D" w14:textId="77777777">
        <w:trPr>
          <w:jc w:val="center"/>
        </w:trPr>
        <w:tc>
          <w:tcPr>
            <w:tcW w:w="1800" w:type="dxa"/>
          </w:tcPr>
          <w:p w14:paraId="56CFC9F8" w14:textId="77777777" w:rsidR="009326A6" w:rsidRDefault="00D058EB">
            <w:pPr>
              <w:spacing w:before="5" w:after="5"/>
            </w:pPr>
            <w:r>
              <w:rPr>
                <w:sz w:val="14"/>
              </w:rPr>
              <w:t>Spain</w:t>
            </w:r>
          </w:p>
        </w:tc>
        <w:tc>
          <w:tcPr>
            <w:tcW w:w="750" w:type="dxa"/>
          </w:tcPr>
          <w:p w14:paraId="7C840CC0" w14:textId="77777777" w:rsidR="009326A6" w:rsidRDefault="00D058EB">
            <w:pPr>
              <w:spacing w:before="5" w:after="5"/>
              <w:jc w:val="center"/>
            </w:pPr>
            <w:r>
              <w:rPr>
                <w:sz w:val="14"/>
              </w:rPr>
              <w:t>$1.66</w:t>
            </w:r>
          </w:p>
        </w:tc>
        <w:tc>
          <w:tcPr>
            <w:tcW w:w="450" w:type="dxa"/>
          </w:tcPr>
          <w:p w14:paraId="70EA23E6" w14:textId="77777777" w:rsidR="009326A6" w:rsidRDefault="00D058EB">
            <w:pPr>
              <w:spacing w:before="5" w:after="5"/>
              <w:jc w:val="center"/>
            </w:pPr>
            <w:r>
              <w:rPr>
                <w:sz w:val="14"/>
              </w:rPr>
              <w:t>53</w:t>
            </w:r>
          </w:p>
        </w:tc>
        <w:tc>
          <w:tcPr>
            <w:tcW w:w="450" w:type="dxa"/>
          </w:tcPr>
          <w:p w14:paraId="61701C06" w14:textId="77777777" w:rsidR="009326A6" w:rsidRDefault="00D058EB">
            <w:pPr>
              <w:spacing w:before="5" w:after="5"/>
              <w:jc w:val="center"/>
            </w:pPr>
            <w:r>
              <w:rPr>
                <w:sz w:val="14"/>
              </w:rPr>
              <w:t>II</w:t>
            </w:r>
          </w:p>
        </w:tc>
        <w:tc>
          <w:tcPr>
            <w:tcW w:w="750" w:type="dxa"/>
          </w:tcPr>
          <w:p w14:paraId="24EFFA8F" w14:textId="77777777" w:rsidR="009326A6" w:rsidRDefault="00D058EB">
            <w:pPr>
              <w:spacing w:before="5" w:after="5"/>
              <w:jc w:val="center"/>
            </w:pPr>
            <w:r>
              <w:rPr>
                <w:sz w:val="14"/>
              </w:rPr>
              <w:t>$1.66</w:t>
            </w:r>
          </w:p>
        </w:tc>
        <w:tc>
          <w:tcPr>
            <w:tcW w:w="450" w:type="dxa"/>
          </w:tcPr>
          <w:p w14:paraId="256BF467" w14:textId="77777777" w:rsidR="009326A6" w:rsidRDefault="00D058EB">
            <w:pPr>
              <w:spacing w:before="5" w:after="5"/>
              <w:jc w:val="center"/>
            </w:pPr>
            <w:r>
              <w:rPr>
                <w:sz w:val="14"/>
              </w:rPr>
              <w:t>51</w:t>
            </w:r>
          </w:p>
        </w:tc>
        <w:tc>
          <w:tcPr>
            <w:tcW w:w="450" w:type="dxa"/>
          </w:tcPr>
          <w:p w14:paraId="398BCC97" w14:textId="77777777" w:rsidR="009326A6" w:rsidRDefault="00D058EB">
            <w:pPr>
              <w:spacing w:before="5" w:after="5"/>
              <w:jc w:val="center"/>
            </w:pPr>
            <w:r>
              <w:rPr>
                <w:sz w:val="14"/>
              </w:rPr>
              <w:t>II</w:t>
            </w:r>
          </w:p>
        </w:tc>
        <w:tc>
          <w:tcPr>
            <w:tcW w:w="500" w:type="dxa"/>
          </w:tcPr>
          <w:p w14:paraId="43348709" w14:textId="77777777" w:rsidR="009326A6" w:rsidRDefault="00D058EB">
            <w:pPr>
              <w:spacing w:before="5" w:after="5"/>
              <w:jc w:val="center"/>
            </w:pPr>
            <w:r>
              <w:rPr>
                <w:sz w:val="14"/>
              </w:rPr>
              <w:t>II</w:t>
            </w:r>
          </w:p>
        </w:tc>
      </w:tr>
      <w:tr w:rsidR="009326A6" w14:paraId="0F046590" w14:textId="77777777">
        <w:trPr>
          <w:jc w:val="center"/>
        </w:trPr>
        <w:tc>
          <w:tcPr>
            <w:tcW w:w="1800" w:type="dxa"/>
          </w:tcPr>
          <w:p w14:paraId="4EB1D57C" w14:textId="77777777" w:rsidR="009326A6" w:rsidRDefault="00D058EB">
            <w:pPr>
              <w:spacing w:before="5" w:after="5"/>
            </w:pPr>
            <w:r>
              <w:rPr>
                <w:sz w:val="14"/>
              </w:rPr>
              <w:t>Thailand</w:t>
            </w:r>
          </w:p>
        </w:tc>
        <w:tc>
          <w:tcPr>
            <w:tcW w:w="750" w:type="dxa"/>
          </w:tcPr>
          <w:p w14:paraId="1757C2B4" w14:textId="77777777" w:rsidR="009326A6" w:rsidRDefault="00D058EB">
            <w:pPr>
              <w:spacing w:before="5" w:after="5"/>
              <w:jc w:val="center"/>
            </w:pPr>
            <w:r>
              <w:rPr>
                <w:sz w:val="14"/>
              </w:rPr>
              <w:t>$1.66</w:t>
            </w:r>
          </w:p>
        </w:tc>
        <w:tc>
          <w:tcPr>
            <w:tcW w:w="450" w:type="dxa"/>
          </w:tcPr>
          <w:p w14:paraId="1CD51FE7" w14:textId="77777777" w:rsidR="009326A6" w:rsidRDefault="00D058EB">
            <w:pPr>
              <w:spacing w:before="5" w:after="5"/>
              <w:jc w:val="center"/>
            </w:pPr>
            <w:r>
              <w:rPr>
                <w:sz w:val="14"/>
              </w:rPr>
              <w:t>54</w:t>
            </w:r>
          </w:p>
        </w:tc>
        <w:tc>
          <w:tcPr>
            <w:tcW w:w="450" w:type="dxa"/>
          </w:tcPr>
          <w:p w14:paraId="37359059" w14:textId="77777777" w:rsidR="009326A6" w:rsidRDefault="00D058EB">
            <w:pPr>
              <w:spacing w:before="5" w:after="5"/>
              <w:jc w:val="center"/>
            </w:pPr>
            <w:r>
              <w:rPr>
                <w:sz w:val="14"/>
              </w:rPr>
              <w:t>II</w:t>
            </w:r>
          </w:p>
        </w:tc>
        <w:tc>
          <w:tcPr>
            <w:tcW w:w="750" w:type="dxa"/>
          </w:tcPr>
          <w:p w14:paraId="1CEF7F59" w14:textId="77777777" w:rsidR="009326A6" w:rsidRDefault="00D058EB">
            <w:pPr>
              <w:spacing w:before="5" w:after="5"/>
              <w:jc w:val="center"/>
            </w:pPr>
            <w:r>
              <w:rPr>
                <w:sz w:val="14"/>
              </w:rPr>
              <w:t>$1.66</w:t>
            </w:r>
          </w:p>
        </w:tc>
        <w:tc>
          <w:tcPr>
            <w:tcW w:w="450" w:type="dxa"/>
          </w:tcPr>
          <w:p w14:paraId="2AF54B15" w14:textId="77777777" w:rsidR="009326A6" w:rsidRDefault="00D058EB">
            <w:pPr>
              <w:spacing w:before="5" w:after="5"/>
              <w:jc w:val="center"/>
            </w:pPr>
            <w:r>
              <w:rPr>
                <w:sz w:val="14"/>
              </w:rPr>
              <w:t>52</w:t>
            </w:r>
          </w:p>
        </w:tc>
        <w:tc>
          <w:tcPr>
            <w:tcW w:w="450" w:type="dxa"/>
          </w:tcPr>
          <w:p w14:paraId="1F4E1EA0" w14:textId="77777777" w:rsidR="009326A6" w:rsidRDefault="00D058EB">
            <w:pPr>
              <w:spacing w:before="5" w:after="5"/>
              <w:jc w:val="center"/>
            </w:pPr>
            <w:r>
              <w:rPr>
                <w:sz w:val="14"/>
              </w:rPr>
              <w:t>II</w:t>
            </w:r>
          </w:p>
        </w:tc>
        <w:tc>
          <w:tcPr>
            <w:tcW w:w="500" w:type="dxa"/>
          </w:tcPr>
          <w:p w14:paraId="12F9AA3B" w14:textId="77777777" w:rsidR="009326A6" w:rsidRDefault="00D058EB">
            <w:pPr>
              <w:spacing w:before="5" w:after="5"/>
              <w:jc w:val="center"/>
            </w:pPr>
            <w:r>
              <w:rPr>
                <w:sz w:val="14"/>
              </w:rPr>
              <w:t>II</w:t>
            </w:r>
          </w:p>
        </w:tc>
      </w:tr>
      <w:tr w:rsidR="009326A6" w14:paraId="4C8545C3" w14:textId="77777777">
        <w:trPr>
          <w:jc w:val="center"/>
        </w:trPr>
        <w:tc>
          <w:tcPr>
            <w:tcW w:w="1800" w:type="dxa"/>
          </w:tcPr>
          <w:p w14:paraId="36B90DC5" w14:textId="77777777" w:rsidR="009326A6" w:rsidRDefault="00D058EB">
            <w:pPr>
              <w:spacing w:before="5" w:after="5"/>
            </w:pPr>
            <w:r>
              <w:rPr>
                <w:sz w:val="14"/>
              </w:rPr>
              <w:t>Belgium</w:t>
            </w:r>
          </w:p>
        </w:tc>
        <w:tc>
          <w:tcPr>
            <w:tcW w:w="750" w:type="dxa"/>
          </w:tcPr>
          <w:p w14:paraId="74520AD7" w14:textId="77777777" w:rsidR="009326A6" w:rsidRDefault="00D058EB">
            <w:pPr>
              <w:spacing w:before="5" w:after="5"/>
              <w:jc w:val="center"/>
            </w:pPr>
            <w:r>
              <w:rPr>
                <w:sz w:val="14"/>
              </w:rPr>
              <w:t>$1.66</w:t>
            </w:r>
          </w:p>
        </w:tc>
        <w:tc>
          <w:tcPr>
            <w:tcW w:w="450" w:type="dxa"/>
          </w:tcPr>
          <w:p w14:paraId="0A76D6DD" w14:textId="77777777" w:rsidR="009326A6" w:rsidRDefault="00D058EB">
            <w:pPr>
              <w:spacing w:before="5" w:after="5"/>
              <w:jc w:val="center"/>
            </w:pPr>
            <w:r>
              <w:rPr>
                <w:sz w:val="14"/>
              </w:rPr>
              <w:t>55</w:t>
            </w:r>
          </w:p>
        </w:tc>
        <w:tc>
          <w:tcPr>
            <w:tcW w:w="450" w:type="dxa"/>
          </w:tcPr>
          <w:p w14:paraId="0C1DA066" w14:textId="77777777" w:rsidR="009326A6" w:rsidRDefault="00D058EB">
            <w:pPr>
              <w:spacing w:before="5" w:after="5"/>
              <w:jc w:val="center"/>
            </w:pPr>
            <w:r>
              <w:rPr>
                <w:sz w:val="14"/>
              </w:rPr>
              <w:t>II</w:t>
            </w:r>
          </w:p>
        </w:tc>
        <w:tc>
          <w:tcPr>
            <w:tcW w:w="750" w:type="dxa"/>
          </w:tcPr>
          <w:p w14:paraId="679F20CD" w14:textId="77777777" w:rsidR="009326A6" w:rsidRDefault="00D058EB">
            <w:pPr>
              <w:spacing w:before="5" w:after="5"/>
              <w:jc w:val="center"/>
            </w:pPr>
            <w:r>
              <w:rPr>
                <w:sz w:val="14"/>
              </w:rPr>
              <w:t>$1.66</w:t>
            </w:r>
          </w:p>
        </w:tc>
        <w:tc>
          <w:tcPr>
            <w:tcW w:w="450" w:type="dxa"/>
          </w:tcPr>
          <w:p w14:paraId="5EBA37B4" w14:textId="77777777" w:rsidR="009326A6" w:rsidRDefault="00D058EB">
            <w:pPr>
              <w:spacing w:before="5" w:after="5"/>
              <w:jc w:val="center"/>
            </w:pPr>
            <w:r>
              <w:rPr>
                <w:sz w:val="14"/>
              </w:rPr>
              <w:t>53</w:t>
            </w:r>
          </w:p>
        </w:tc>
        <w:tc>
          <w:tcPr>
            <w:tcW w:w="450" w:type="dxa"/>
          </w:tcPr>
          <w:p w14:paraId="28F7EF6D" w14:textId="77777777" w:rsidR="009326A6" w:rsidRDefault="00D058EB">
            <w:pPr>
              <w:spacing w:before="5" w:after="5"/>
              <w:jc w:val="center"/>
            </w:pPr>
            <w:r>
              <w:rPr>
                <w:sz w:val="14"/>
              </w:rPr>
              <w:t>II</w:t>
            </w:r>
          </w:p>
        </w:tc>
        <w:tc>
          <w:tcPr>
            <w:tcW w:w="500" w:type="dxa"/>
          </w:tcPr>
          <w:p w14:paraId="4AA8E5D0" w14:textId="77777777" w:rsidR="009326A6" w:rsidRDefault="00D058EB">
            <w:pPr>
              <w:spacing w:before="5" w:after="5"/>
              <w:jc w:val="center"/>
            </w:pPr>
            <w:r>
              <w:rPr>
                <w:sz w:val="14"/>
              </w:rPr>
              <w:t>II</w:t>
            </w:r>
          </w:p>
        </w:tc>
      </w:tr>
      <w:tr w:rsidR="009326A6" w14:paraId="6D26CA6D" w14:textId="77777777">
        <w:trPr>
          <w:jc w:val="center"/>
        </w:trPr>
        <w:tc>
          <w:tcPr>
            <w:tcW w:w="1800" w:type="dxa"/>
          </w:tcPr>
          <w:p w14:paraId="2FD22494" w14:textId="77777777" w:rsidR="009326A6" w:rsidRDefault="00D058EB">
            <w:pPr>
              <w:spacing w:before="5" w:after="5"/>
            </w:pPr>
            <w:r>
              <w:rPr>
                <w:sz w:val="14"/>
              </w:rPr>
              <w:t>Serbia</w:t>
            </w:r>
          </w:p>
        </w:tc>
        <w:tc>
          <w:tcPr>
            <w:tcW w:w="750" w:type="dxa"/>
          </w:tcPr>
          <w:p w14:paraId="2BD21A55" w14:textId="77777777" w:rsidR="009326A6" w:rsidRDefault="00D058EB">
            <w:pPr>
              <w:spacing w:before="5" w:after="5"/>
              <w:jc w:val="center"/>
            </w:pPr>
            <w:r>
              <w:rPr>
                <w:sz w:val="14"/>
              </w:rPr>
              <w:t>$1.66</w:t>
            </w:r>
          </w:p>
        </w:tc>
        <w:tc>
          <w:tcPr>
            <w:tcW w:w="450" w:type="dxa"/>
          </w:tcPr>
          <w:p w14:paraId="3648FD2E" w14:textId="77777777" w:rsidR="009326A6" w:rsidRDefault="00D058EB">
            <w:pPr>
              <w:spacing w:before="5" w:after="5"/>
              <w:jc w:val="center"/>
            </w:pPr>
            <w:r>
              <w:rPr>
                <w:sz w:val="14"/>
              </w:rPr>
              <w:t>56</w:t>
            </w:r>
          </w:p>
        </w:tc>
        <w:tc>
          <w:tcPr>
            <w:tcW w:w="450" w:type="dxa"/>
          </w:tcPr>
          <w:p w14:paraId="2925A06F" w14:textId="77777777" w:rsidR="009326A6" w:rsidRDefault="00D058EB">
            <w:pPr>
              <w:spacing w:before="5" w:after="5"/>
              <w:jc w:val="center"/>
            </w:pPr>
            <w:r>
              <w:rPr>
                <w:sz w:val="14"/>
              </w:rPr>
              <w:t>II</w:t>
            </w:r>
          </w:p>
        </w:tc>
        <w:tc>
          <w:tcPr>
            <w:tcW w:w="750" w:type="dxa"/>
          </w:tcPr>
          <w:p w14:paraId="23888A2F" w14:textId="77777777" w:rsidR="009326A6" w:rsidRDefault="00D058EB">
            <w:pPr>
              <w:spacing w:before="5" w:after="5"/>
              <w:jc w:val="center"/>
            </w:pPr>
            <w:r>
              <w:rPr>
                <w:sz w:val="14"/>
              </w:rPr>
              <w:t>$1.66</w:t>
            </w:r>
          </w:p>
        </w:tc>
        <w:tc>
          <w:tcPr>
            <w:tcW w:w="450" w:type="dxa"/>
          </w:tcPr>
          <w:p w14:paraId="4829E7F8" w14:textId="77777777" w:rsidR="009326A6" w:rsidRDefault="00D058EB">
            <w:pPr>
              <w:spacing w:before="5" w:after="5"/>
              <w:jc w:val="center"/>
            </w:pPr>
            <w:r>
              <w:rPr>
                <w:sz w:val="14"/>
              </w:rPr>
              <w:t>54</w:t>
            </w:r>
          </w:p>
        </w:tc>
        <w:tc>
          <w:tcPr>
            <w:tcW w:w="450" w:type="dxa"/>
          </w:tcPr>
          <w:p w14:paraId="0AB4E618" w14:textId="77777777" w:rsidR="009326A6" w:rsidRDefault="00D058EB">
            <w:pPr>
              <w:spacing w:before="5" w:after="5"/>
              <w:jc w:val="center"/>
            </w:pPr>
            <w:r>
              <w:rPr>
                <w:sz w:val="14"/>
              </w:rPr>
              <w:t>II</w:t>
            </w:r>
          </w:p>
        </w:tc>
        <w:tc>
          <w:tcPr>
            <w:tcW w:w="500" w:type="dxa"/>
          </w:tcPr>
          <w:p w14:paraId="58EBE7C1" w14:textId="77777777" w:rsidR="009326A6" w:rsidRDefault="00D058EB">
            <w:pPr>
              <w:spacing w:before="5" w:after="5"/>
              <w:jc w:val="center"/>
            </w:pPr>
            <w:r>
              <w:rPr>
                <w:sz w:val="14"/>
              </w:rPr>
              <w:t>II</w:t>
            </w:r>
          </w:p>
        </w:tc>
      </w:tr>
      <w:tr w:rsidR="009326A6" w14:paraId="4E9A874D" w14:textId="77777777">
        <w:trPr>
          <w:jc w:val="center"/>
        </w:trPr>
        <w:tc>
          <w:tcPr>
            <w:tcW w:w="1800" w:type="dxa"/>
          </w:tcPr>
          <w:p w14:paraId="0430A658" w14:textId="77777777" w:rsidR="009326A6" w:rsidRDefault="00D058EB">
            <w:pPr>
              <w:spacing w:before="5" w:after="5"/>
            </w:pPr>
            <w:r>
              <w:rPr>
                <w:sz w:val="14"/>
              </w:rPr>
              <w:t>Pakistan</w:t>
            </w:r>
          </w:p>
        </w:tc>
        <w:tc>
          <w:tcPr>
            <w:tcW w:w="750" w:type="dxa"/>
          </w:tcPr>
          <w:p w14:paraId="596A436D" w14:textId="77777777" w:rsidR="009326A6" w:rsidRDefault="00D058EB">
            <w:pPr>
              <w:spacing w:before="5" w:after="5"/>
              <w:jc w:val="center"/>
            </w:pPr>
            <w:r>
              <w:rPr>
                <w:sz w:val="14"/>
              </w:rPr>
              <w:t>$1.67</w:t>
            </w:r>
          </w:p>
        </w:tc>
        <w:tc>
          <w:tcPr>
            <w:tcW w:w="450" w:type="dxa"/>
          </w:tcPr>
          <w:p w14:paraId="5CA9950C" w14:textId="77777777" w:rsidR="009326A6" w:rsidRDefault="00D058EB">
            <w:pPr>
              <w:spacing w:before="5" w:after="5"/>
              <w:jc w:val="center"/>
            </w:pPr>
            <w:r>
              <w:rPr>
                <w:sz w:val="14"/>
              </w:rPr>
              <w:t>57</w:t>
            </w:r>
          </w:p>
        </w:tc>
        <w:tc>
          <w:tcPr>
            <w:tcW w:w="450" w:type="dxa"/>
          </w:tcPr>
          <w:p w14:paraId="70C7CF23" w14:textId="77777777" w:rsidR="009326A6" w:rsidRDefault="00D058EB">
            <w:pPr>
              <w:spacing w:before="5" w:after="5"/>
              <w:jc w:val="center"/>
            </w:pPr>
            <w:r>
              <w:rPr>
                <w:sz w:val="14"/>
              </w:rPr>
              <w:t>II</w:t>
            </w:r>
          </w:p>
        </w:tc>
        <w:tc>
          <w:tcPr>
            <w:tcW w:w="750" w:type="dxa"/>
          </w:tcPr>
          <w:p w14:paraId="3C62737E" w14:textId="77777777" w:rsidR="009326A6" w:rsidRDefault="00D058EB">
            <w:pPr>
              <w:spacing w:before="5" w:after="5"/>
              <w:jc w:val="center"/>
            </w:pPr>
            <w:r>
              <w:rPr>
                <w:sz w:val="14"/>
              </w:rPr>
              <w:t>$1.67</w:t>
            </w:r>
          </w:p>
        </w:tc>
        <w:tc>
          <w:tcPr>
            <w:tcW w:w="450" w:type="dxa"/>
          </w:tcPr>
          <w:p w14:paraId="27F57354" w14:textId="77777777" w:rsidR="009326A6" w:rsidRDefault="00D058EB">
            <w:pPr>
              <w:spacing w:before="5" w:after="5"/>
              <w:jc w:val="center"/>
            </w:pPr>
            <w:r>
              <w:rPr>
                <w:sz w:val="14"/>
              </w:rPr>
              <w:t>55</w:t>
            </w:r>
          </w:p>
        </w:tc>
        <w:tc>
          <w:tcPr>
            <w:tcW w:w="450" w:type="dxa"/>
          </w:tcPr>
          <w:p w14:paraId="0E562D18" w14:textId="77777777" w:rsidR="009326A6" w:rsidRDefault="00D058EB">
            <w:pPr>
              <w:spacing w:before="5" w:after="5"/>
              <w:jc w:val="center"/>
            </w:pPr>
            <w:r>
              <w:rPr>
                <w:sz w:val="14"/>
              </w:rPr>
              <w:t>II</w:t>
            </w:r>
          </w:p>
        </w:tc>
        <w:tc>
          <w:tcPr>
            <w:tcW w:w="500" w:type="dxa"/>
          </w:tcPr>
          <w:p w14:paraId="1B0CA173" w14:textId="77777777" w:rsidR="009326A6" w:rsidRDefault="00D058EB">
            <w:pPr>
              <w:spacing w:before="5" w:after="5"/>
              <w:jc w:val="center"/>
            </w:pPr>
            <w:r>
              <w:rPr>
                <w:sz w:val="14"/>
              </w:rPr>
              <w:t>II</w:t>
            </w:r>
          </w:p>
        </w:tc>
      </w:tr>
      <w:tr w:rsidR="009326A6" w14:paraId="214CFFE9" w14:textId="77777777">
        <w:trPr>
          <w:jc w:val="center"/>
        </w:trPr>
        <w:tc>
          <w:tcPr>
            <w:tcW w:w="1800" w:type="dxa"/>
          </w:tcPr>
          <w:p w14:paraId="19457C9A" w14:textId="77777777" w:rsidR="009326A6" w:rsidRDefault="00D058EB">
            <w:pPr>
              <w:spacing w:before="5" w:after="5"/>
            </w:pPr>
            <w:r>
              <w:rPr>
                <w:sz w:val="14"/>
              </w:rPr>
              <w:t>Saudi Arabia</w:t>
            </w:r>
          </w:p>
        </w:tc>
        <w:tc>
          <w:tcPr>
            <w:tcW w:w="750" w:type="dxa"/>
          </w:tcPr>
          <w:p w14:paraId="19C9DB71" w14:textId="77777777" w:rsidR="009326A6" w:rsidRDefault="00D058EB">
            <w:pPr>
              <w:spacing w:before="5" w:after="5"/>
              <w:jc w:val="center"/>
            </w:pPr>
            <w:r>
              <w:rPr>
                <w:sz w:val="14"/>
              </w:rPr>
              <w:t>$1.62</w:t>
            </w:r>
          </w:p>
        </w:tc>
        <w:tc>
          <w:tcPr>
            <w:tcW w:w="450" w:type="dxa"/>
          </w:tcPr>
          <w:p w14:paraId="6FF43A11" w14:textId="77777777" w:rsidR="009326A6" w:rsidRDefault="00D058EB">
            <w:pPr>
              <w:spacing w:before="5" w:after="5"/>
              <w:jc w:val="center"/>
            </w:pPr>
            <w:r>
              <w:rPr>
                <w:sz w:val="14"/>
              </w:rPr>
              <w:t>25</w:t>
            </w:r>
          </w:p>
        </w:tc>
        <w:tc>
          <w:tcPr>
            <w:tcW w:w="450" w:type="dxa"/>
          </w:tcPr>
          <w:p w14:paraId="07648AFA" w14:textId="77777777" w:rsidR="009326A6" w:rsidRDefault="00D058EB">
            <w:pPr>
              <w:spacing w:before="5" w:after="5"/>
              <w:jc w:val="center"/>
            </w:pPr>
            <w:r>
              <w:rPr>
                <w:sz w:val="14"/>
              </w:rPr>
              <w:t>II</w:t>
            </w:r>
          </w:p>
        </w:tc>
        <w:tc>
          <w:tcPr>
            <w:tcW w:w="750" w:type="dxa"/>
          </w:tcPr>
          <w:p w14:paraId="37344268" w14:textId="77777777" w:rsidR="009326A6" w:rsidRDefault="00D058EB">
            <w:pPr>
              <w:spacing w:before="5" w:after="5"/>
              <w:jc w:val="center"/>
            </w:pPr>
            <w:r>
              <w:rPr>
                <w:sz w:val="14"/>
              </w:rPr>
              <w:t>$1.67</w:t>
            </w:r>
          </w:p>
        </w:tc>
        <w:tc>
          <w:tcPr>
            <w:tcW w:w="450" w:type="dxa"/>
          </w:tcPr>
          <w:p w14:paraId="6AE4625A" w14:textId="77777777" w:rsidR="009326A6" w:rsidRDefault="00D058EB">
            <w:pPr>
              <w:spacing w:before="5" w:after="5"/>
              <w:jc w:val="center"/>
            </w:pPr>
            <w:r>
              <w:rPr>
                <w:sz w:val="14"/>
              </w:rPr>
              <w:t>56</w:t>
            </w:r>
          </w:p>
        </w:tc>
        <w:tc>
          <w:tcPr>
            <w:tcW w:w="450" w:type="dxa"/>
          </w:tcPr>
          <w:p w14:paraId="569DF6FA" w14:textId="77777777" w:rsidR="009326A6" w:rsidRDefault="00D058EB">
            <w:pPr>
              <w:spacing w:before="5" w:after="5"/>
              <w:jc w:val="center"/>
            </w:pPr>
            <w:r>
              <w:rPr>
                <w:sz w:val="14"/>
              </w:rPr>
              <w:t>II</w:t>
            </w:r>
          </w:p>
        </w:tc>
        <w:tc>
          <w:tcPr>
            <w:tcW w:w="500" w:type="dxa"/>
          </w:tcPr>
          <w:p w14:paraId="0518BE66" w14:textId="77777777" w:rsidR="009326A6" w:rsidRDefault="00D058EB">
            <w:pPr>
              <w:spacing w:before="5" w:after="5"/>
              <w:jc w:val="center"/>
            </w:pPr>
            <w:r>
              <w:rPr>
                <w:sz w:val="14"/>
              </w:rPr>
              <w:t>II</w:t>
            </w:r>
          </w:p>
        </w:tc>
      </w:tr>
      <w:tr w:rsidR="009326A6" w14:paraId="0D045C72" w14:textId="77777777">
        <w:trPr>
          <w:jc w:val="center"/>
        </w:trPr>
        <w:tc>
          <w:tcPr>
            <w:tcW w:w="1800" w:type="dxa"/>
          </w:tcPr>
          <w:p w14:paraId="2202519B" w14:textId="77777777" w:rsidR="009326A6" w:rsidRDefault="00D058EB">
            <w:pPr>
              <w:spacing w:before="5" w:after="5"/>
            </w:pPr>
            <w:r>
              <w:rPr>
                <w:sz w:val="14"/>
              </w:rPr>
              <w:t>Luxembourg</w:t>
            </w:r>
          </w:p>
        </w:tc>
        <w:tc>
          <w:tcPr>
            <w:tcW w:w="750" w:type="dxa"/>
          </w:tcPr>
          <w:p w14:paraId="4E01777B" w14:textId="77777777" w:rsidR="009326A6" w:rsidRDefault="00D058EB">
            <w:pPr>
              <w:spacing w:before="5" w:after="5"/>
              <w:jc w:val="center"/>
            </w:pPr>
            <w:r>
              <w:rPr>
                <w:sz w:val="14"/>
              </w:rPr>
              <w:t>$1.67</w:t>
            </w:r>
          </w:p>
        </w:tc>
        <w:tc>
          <w:tcPr>
            <w:tcW w:w="450" w:type="dxa"/>
          </w:tcPr>
          <w:p w14:paraId="29519129" w14:textId="77777777" w:rsidR="009326A6" w:rsidRDefault="00D058EB">
            <w:pPr>
              <w:spacing w:before="5" w:after="5"/>
              <w:jc w:val="center"/>
            </w:pPr>
            <w:r>
              <w:rPr>
                <w:sz w:val="14"/>
              </w:rPr>
              <w:t>58</w:t>
            </w:r>
          </w:p>
        </w:tc>
        <w:tc>
          <w:tcPr>
            <w:tcW w:w="450" w:type="dxa"/>
          </w:tcPr>
          <w:p w14:paraId="393AA5D1" w14:textId="77777777" w:rsidR="009326A6" w:rsidRDefault="00D058EB">
            <w:pPr>
              <w:spacing w:before="5" w:after="5"/>
              <w:jc w:val="center"/>
            </w:pPr>
            <w:r>
              <w:rPr>
                <w:sz w:val="14"/>
              </w:rPr>
              <w:t>II</w:t>
            </w:r>
          </w:p>
        </w:tc>
        <w:tc>
          <w:tcPr>
            <w:tcW w:w="750" w:type="dxa"/>
          </w:tcPr>
          <w:p w14:paraId="19F80730" w14:textId="77777777" w:rsidR="009326A6" w:rsidRDefault="00D058EB">
            <w:pPr>
              <w:spacing w:before="5" w:after="5"/>
              <w:jc w:val="center"/>
            </w:pPr>
            <w:r>
              <w:rPr>
                <w:sz w:val="14"/>
              </w:rPr>
              <w:t>$1.67</w:t>
            </w:r>
          </w:p>
        </w:tc>
        <w:tc>
          <w:tcPr>
            <w:tcW w:w="450" w:type="dxa"/>
          </w:tcPr>
          <w:p w14:paraId="5B38821F" w14:textId="77777777" w:rsidR="009326A6" w:rsidRDefault="00D058EB">
            <w:pPr>
              <w:spacing w:before="5" w:after="5"/>
              <w:jc w:val="center"/>
            </w:pPr>
            <w:r>
              <w:rPr>
                <w:sz w:val="14"/>
              </w:rPr>
              <w:t>57</w:t>
            </w:r>
          </w:p>
        </w:tc>
        <w:tc>
          <w:tcPr>
            <w:tcW w:w="450" w:type="dxa"/>
          </w:tcPr>
          <w:p w14:paraId="21E4B641" w14:textId="77777777" w:rsidR="009326A6" w:rsidRDefault="00D058EB">
            <w:pPr>
              <w:spacing w:before="5" w:after="5"/>
              <w:jc w:val="center"/>
            </w:pPr>
            <w:r>
              <w:rPr>
                <w:sz w:val="14"/>
              </w:rPr>
              <w:t>II</w:t>
            </w:r>
          </w:p>
        </w:tc>
        <w:tc>
          <w:tcPr>
            <w:tcW w:w="500" w:type="dxa"/>
          </w:tcPr>
          <w:p w14:paraId="5E30B108" w14:textId="77777777" w:rsidR="009326A6" w:rsidRDefault="00D058EB">
            <w:pPr>
              <w:spacing w:before="5" w:after="5"/>
              <w:jc w:val="center"/>
            </w:pPr>
            <w:r>
              <w:rPr>
                <w:sz w:val="14"/>
              </w:rPr>
              <w:t>II</w:t>
            </w:r>
          </w:p>
        </w:tc>
      </w:tr>
      <w:tr w:rsidR="009326A6" w14:paraId="1E60531E" w14:textId="77777777">
        <w:trPr>
          <w:jc w:val="center"/>
        </w:trPr>
        <w:tc>
          <w:tcPr>
            <w:tcW w:w="1800" w:type="dxa"/>
          </w:tcPr>
          <w:p w14:paraId="7B5B4166" w14:textId="77777777" w:rsidR="009326A6" w:rsidRDefault="00D058EB">
            <w:pPr>
              <w:spacing w:before="5" w:after="5"/>
            </w:pPr>
            <w:r>
              <w:rPr>
                <w:sz w:val="14"/>
              </w:rPr>
              <w:t>Qatar</w:t>
            </w:r>
          </w:p>
        </w:tc>
        <w:tc>
          <w:tcPr>
            <w:tcW w:w="750" w:type="dxa"/>
          </w:tcPr>
          <w:p w14:paraId="76E8EAE6" w14:textId="77777777" w:rsidR="009326A6" w:rsidRDefault="00D058EB">
            <w:pPr>
              <w:spacing w:before="5" w:after="5"/>
              <w:jc w:val="center"/>
            </w:pPr>
            <w:r>
              <w:rPr>
                <w:sz w:val="14"/>
              </w:rPr>
              <w:t>$1.61</w:t>
            </w:r>
          </w:p>
        </w:tc>
        <w:tc>
          <w:tcPr>
            <w:tcW w:w="450" w:type="dxa"/>
          </w:tcPr>
          <w:p w14:paraId="60887BB4" w14:textId="77777777" w:rsidR="009326A6" w:rsidRDefault="00D058EB">
            <w:pPr>
              <w:spacing w:before="5" w:after="5"/>
              <w:jc w:val="center"/>
            </w:pPr>
            <w:r>
              <w:rPr>
                <w:sz w:val="14"/>
              </w:rPr>
              <w:t>15</w:t>
            </w:r>
          </w:p>
        </w:tc>
        <w:tc>
          <w:tcPr>
            <w:tcW w:w="450" w:type="dxa"/>
          </w:tcPr>
          <w:p w14:paraId="6EFE95DC" w14:textId="77777777" w:rsidR="009326A6" w:rsidRDefault="00D058EB">
            <w:pPr>
              <w:spacing w:before="5" w:after="5"/>
              <w:jc w:val="center"/>
            </w:pPr>
            <w:r>
              <w:rPr>
                <w:sz w:val="14"/>
              </w:rPr>
              <w:t>II</w:t>
            </w:r>
          </w:p>
        </w:tc>
        <w:tc>
          <w:tcPr>
            <w:tcW w:w="750" w:type="dxa"/>
          </w:tcPr>
          <w:p w14:paraId="37C80139" w14:textId="77777777" w:rsidR="009326A6" w:rsidRDefault="00D058EB">
            <w:pPr>
              <w:spacing w:before="5" w:after="5"/>
              <w:jc w:val="center"/>
            </w:pPr>
            <w:r>
              <w:rPr>
                <w:sz w:val="14"/>
              </w:rPr>
              <w:t>$1.67</w:t>
            </w:r>
          </w:p>
        </w:tc>
        <w:tc>
          <w:tcPr>
            <w:tcW w:w="450" w:type="dxa"/>
          </w:tcPr>
          <w:p w14:paraId="0EE3BB8E" w14:textId="77777777" w:rsidR="009326A6" w:rsidRDefault="00D058EB">
            <w:pPr>
              <w:spacing w:before="5" w:after="5"/>
              <w:jc w:val="center"/>
            </w:pPr>
            <w:r>
              <w:rPr>
                <w:sz w:val="14"/>
              </w:rPr>
              <w:t>58</w:t>
            </w:r>
          </w:p>
        </w:tc>
        <w:tc>
          <w:tcPr>
            <w:tcW w:w="450" w:type="dxa"/>
          </w:tcPr>
          <w:p w14:paraId="519EF3E0" w14:textId="77777777" w:rsidR="009326A6" w:rsidRDefault="00D058EB">
            <w:pPr>
              <w:spacing w:before="5" w:after="5"/>
              <w:jc w:val="center"/>
            </w:pPr>
            <w:r>
              <w:rPr>
                <w:sz w:val="14"/>
              </w:rPr>
              <w:t>II</w:t>
            </w:r>
          </w:p>
        </w:tc>
        <w:tc>
          <w:tcPr>
            <w:tcW w:w="500" w:type="dxa"/>
          </w:tcPr>
          <w:p w14:paraId="59FEC88B" w14:textId="77777777" w:rsidR="009326A6" w:rsidRDefault="00D058EB">
            <w:pPr>
              <w:spacing w:before="5" w:after="5"/>
              <w:jc w:val="center"/>
            </w:pPr>
            <w:r>
              <w:rPr>
                <w:sz w:val="14"/>
              </w:rPr>
              <w:t>II</w:t>
            </w:r>
          </w:p>
        </w:tc>
      </w:tr>
      <w:tr w:rsidR="009326A6" w14:paraId="42DBB4AF" w14:textId="77777777">
        <w:trPr>
          <w:jc w:val="center"/>
        </w:trPr>
        <w:tc>
          <w:tcPr>
            <w:tcW w:w="1800" w:type="dxa"/>
          </w:tcPr>
          <w:p w14:paraId="70615879" w14:textId="77777777" w:rsidR="009326A6" w:rsidRDefault="00D058EB">
            <w:pPr>
              <w:spacing w:before="5" w:after="5"/>
            </w:pPr>
            <w:r>
              <w:rPr>
                <w:sz w:val="14"/>
              </w:rPr>
              <w:t>Netherlands</w:t>
            </w:r>
          </w:p>
        </w:tc>
        <w:tc>
          <w:tcPr>
            <w:tcW w:w="750" w:type="dxa"/>
          </w:tcPr>
          <w:p w14:paraId="618C0B19" w14:textId="77777777" w:rsidR="009326A6" w:rsidRDefault="00D058EB">
            <w:pPr>
              <w:spacing w:before="5" w:after="5"/>
              <w:jc w:val="center"/>
            </w:pPr>
            <w:r>
              <w:rPr>
                <w:sz w:val="14"/>
              </w:rPr>
              <w:t>$1.67</w:t>
            </w:r>
          </w:p>
        </w:tc>
        <w:tc>
          <w:tcPr>
            <w:tcW w:w="450" w:type="dxa"/>
          </w:tcPr>
          <w:p w14:paraId="5492A2B6" w14:textId="77777777" w:rsidR="009326A6" w:rsidRDefault="00D058EB">
            <w:pPr>
              <w:spacing w:before="5" w:after="5"/>
              <w:jc w:val="center"/>
            </w:pPr>
            <w:r>
              <w:rPr>
                <w:sz w:val="14"/>
              </w:rPr>
              <w:t>59</w:t>
            </w:r>
          </w:p>
        </w:tc>
        <w:tc>
          <w:tcPr>
            <w:tcW w:w="450" w:type="dxa"/>
          </w:tcPr>
          <w:p w14:paraId="1878F7C9" w14:textId="77777777" w:rsidR="009326A6" w:rsidRDefault="00D058EB">
            <w:pPr>
              <w:spacing w:before="5" w:after="5"/>
              <w:jc w:val="center"/>
            </w:pPr>
            <w:r>
              <w:rPr>
                <w:sz w:val="14"/>
              </w:rPr>
              <w:t>II</w:t>
            </w:r>
          </w:p>
        </w:tc>
        <w:tc>
          <w:tcPr>
            <w:tcW w:w="750" w:type="dxa"/>
          </w:tcPr>
          <w:p w14:paraId="73C6A16C" w14:textId="77777777" w:rsidR="009326A6" w:rsidRDefault="00D058EB">
            <w:pPr>
              <w:spacing w:before="5" w:after="5"/>
              <w:jc w:val="center"/>
            </w:pPr>
            <w:r>
              <w:rPr>
                <w:sz w:val="14"/>
              </w:rPr>
              <w:t>$1.67</w:t>
            </w:r>
          </w:p>
        </w:tc>
        <w:tc>
          <w:tcPr>
            <w:tcW w:w="450" w:type="dxa"/>
          </w:tcPr>
          <w:p w14:paraId="262BB069" w14:textId="77777777" w:rsidR="009326A6" w:rsidRDefault="00D058EB">
            <w:pPr>
              <w:spacing w:before="5" w:after="5"/>
              <w:jc w:val="center"/>
            </w:pPr>
            <w:r>
              <w:rPr>
                <w:sz w:val="14"/>
              </w:rPr>
              <w:t>59</w:t>
            </w:r>
          </w:p>
        </w:tc>
        <w:tc>
          <w:tcPr>
            <w:tcW w:w="450" w:type="dxa"/>
          </w:tcPr>
          <w:p w14:paraId="751B6F81" w14:textId="77777777" w:rsidR="009326A6" w:rsidRDefault="00D058EB">
            <w:pPr>
              <w:spacing w:before="5" w:after="5"/>
              <w:jc w:val="center"/>
            </w:pPr>
            <w:r>
              <w:rPr>
                <w:sz w:val="14"/>
              </w:rPr>
              <w:t>II</w:t>
            </w:r>
          </w:p>
        </w:tc>
        <w:tc>
          <w:tcPr>
            <w:tcW w:w="500" w:type="dxa"/>
          </w:tcPr>
          <w:p w14:paraId="38918D04" w14:textId="77777777" w:rsidR="009326A6" w:rsidRDefault="00D058EB">
            <w:pPr>
              <w:spacing w:before="5" w:after="5"/>
              <w:jc w:val="center"/>
            </w:pPr>
            <w:r>
              <w:rPr>
                <w:sz w:val="14"/>
              </w:rPr>
              <w:t>II</w:t>
            </w:r>
          </w:p>
        </w:tc>
      </w:tr>
      <w:tr w:rsidR="009326A6" w14:paraId="16F2AED3" w14:textId="77777777">
        <w:trPr>
          <w:jc w:val="center"/>
        </w:trPr>
        <w:tc>
          <w:tcPr>
            <w:tcW w:w="1800" w:type="dxa"/>
          </w:tcPr>
          <w:p w14:paraId="01AF7C70" w14:textId="77777777" w:rsidR="009326A6" w:rsidRDefault="00D058EB">
            <w:pPr>
              <w:spacing w:before="5" w:after="5"/>
            </w:pPr>
            <w:r>
              <w:rPr>
                <w:sz w:val="14"/>
              </w:rPr>
              <w:t>Estonia</w:t>
            </w:r>
          </w:p>
        </w:tc>
        <w:tc>
          <w:tcPr>
            <w:tcW w:w="750" w:type="dxa"/>
          </w:tcPr>
          <w:p w14:paraId="44458684" w14:textId="77777777" w:rsidR="009326A6" w:rsidRDefault="00D058EB">
            <w:pPr>
              <w:spacing w:before="5" w:after="5"/>
              <w:jc w:val="center"/>
            </w:pPr>
            <w:r>
              <w:rPr>
                <w:sz w:val="14"/>
              </w:rPr>
              <w:t>$1.67</w:t>
            </w:r>
          </w:p>
        </w:tc>
        <w:tc>
          <w:tcPr>
            <w:tcW w:w="450" w:type="dxa"/>
          </w:tcPr>
          <w:p w14:paraId="3A4647C7" w14:textId="77777777" w:rsidR="009326A6" w:rsidRDefault="00D058EB">
            <w:pPr>
              <w:spacing w:before="5" w:after="5"/>
              <w:jc w:val="center"/>
            </w:pPr>
            <w:r>
              <w:rPr>
                <w:sz w:val="14"/>
              </w:rPr>
              <w:t>60</w:t>
            </w:r>
          </w:p>
        </w:tc>
        <w:tc>
          <w:tcPr>
            <w:tcW w:w="450" w:type="dxa"/>
          </w:tcPr>
          <w:p w14:paraId="353C7543" w14:textId="77777777" w:rsidR="009326A6" w:rsidRDefault="00D058EB">
            <w:pPr>
              <w:spacing w:before="5" w:after="5"/>
              <w:jc w:val="center"/>
            </w:pPr>
            <w:r>
              <w:rPr>
                <w:sz w:val="14"/>
              </w:rPr>
              <w:t>II</w:t>
            </w:r>
          </w:p>
        </w:tc>
        <w:tc>
          <w:tcPr>
            <w:tcW w:w="750" w:type="dxa"/>
          </w:tcPr>
          <w:p w14:paraId="6B6B4841" w14:textId="77777777" w:rsidR="009326A6" w:rsidRDefault="00D058EB">
            <w:pPr>
              <w:spacing w:before="5" w:after="5"/>
              <w:jc w:val="center"/>
            </w:pPr>
            <w:r>
              <w:rPr>
                <w:sz w:val="14"/>
              </w:rPr>
              <w:t>$1.67</w:t>
            </w:r>
          </w:p>
        </w:tc>
        <w:tc>
          <w:tcPr>
            <w:tcW w:w="450" w:type="dxa"/>
          </w:tcPr>
          <w:p w14:paraId="0DBFD94E" w14:textId="77777777" w:rsidR="009326A6" w:rsidRDefault="00D058EB">
            <w:pPr>
              <w:spacing w:before="5" w:after="5"/>
              <w:jc w:val="center"/>
            </w:pPr>
            <w:r>
              <w:rPr>
                <w:sz w:val="14"/>
              </w:rPr>
              <w:t>60</w:t>
            </w:r>
          </w:p>
        </w:tc>
        <w:tc>
          <w:tcPr>
            <w:tcW w:w="450" w:type="dxa"/>
          </w:tcPr>
          <w:p w14:paraId="14004A33" w14:textId="77777777" w:rsidR="009326A6" w:rsidRDefault="00D058EB">
            <w:pPr>
              <w:spacing w:before="5" w:after="5"/>
              <w:jc w:val="center"/>
            </w:pPr>
            <w:r>
              <w:rPr>
                <w:sz w:val="14"/>
              </w:rPr>
              <w:t>II</w:t>
            </w:r>
          </w:p>
        </w:tc>
        <w:tc>
          <w:tcPr>
            <w:tcW w:w="500" w:type="dxa"/>
          </w:tcPr>
          <w:p w14:paraId="6A2B373A" w14:textId="77777777" w:rsidR="009326A6" w:rsidRDefault="00D058EB">
            <w:pPr>
              <w:spacing w:before="5" w:after="5"/>
              <w:jc w:val="center"/>
            </w:pPr>
            <w:r>
              <w:rPr>
                <w:sz w:val="14"/>
              </w:rPr>
              <w:t>II</w:t>
            </w:r>
          </w:p>
        </w:tc>
      </w:tr>
      <w:tr w:rsidR="009326A6" w14:paraId="68ADEB52" w14:textId="77777777">
        <w:trPr>
          <w:jc w:val="center"/>
        </w:trPr>
        <w:tc>
          <w:tcPr>
            <w:tcW w:w="1800" w:type="dxa"/>
          </w:tcPr>
          <w:p w14:paraId="772986B4" w14:textId="77777777" w:rsidR="009326A6" w:rsidRDefault="00D058EB">
            <w:pPr>
              <w:spacing w:before="5" w:after="5"/>
            </w:pPr>
            <w:r>
              <w:rPr>
                <w:sz w:val="14"/>
              </w:rPr>
              <w:t>South Korea</w:t>
            </w:r>
          </w:p>
        </w:tc>
        <w:tc>
          <w:tcPr>
            <w:tcW w:w="750" w:type="dxa"/>
          </w:tcPr>
          <w:p w14:paraId="0F218E1F" w14:textId="77777777" w:rsidR="009326A6" w:rsidRDefault="00D058EB">
            <w:pPr>
              <w:spacing w:before="5" w:after="5"/>
              <w:jc w:val="center"/>
            </w:pPr>
            <w:r>
              <w:rPr>
                <w:sz w:val="14"/>
              </w:rPr>
              <w:t>$1.67</w:t>
            </w:r>
          </w:p>
        </w:tc>
        <w:tc>
          <w:tcPr>
            <w:tcW w:w="450" w:type="dxa"/>
          </w:tcPr>
          <w:p w14:paraId="1555EFF0" w14:textId="77777777" w:rsidR="009326A6" w:rsidRDefault="00D058EB">
            <w:pPr>
              <w:spacing w:before="5" w:after="5"/>
              <w:jc w:val="center"/>
            </w:pPr>
            <w:r>
              <w:rPr>
                <w:sz w:val="14"/>
              </w:rPr>
              <w:t>61</w:t>
            </w:r>
          </w:p>
        </w:tc>
        <w:tc>
          <w:tcPr>
            <w:tcW w:w="450" w:type="dxa"/>
          </w:tcPr>
          <w:p w14:paraId="1CE29844" w14:textId="77777777" w:rsidR="009326A6" w:rsidRDefault="00D058EB">
            <w:pPr>
              <w:spacing w:before="5" w:after="5"/>
              <w:jc w:val="center"/>
            </w:pPr>
            <w:r>
              <w:rPr>
                <w:sz w:val="14"/>
              </w:rPr>
              <w:t>II</w:t>
            </w:r>
          </w:p>
        </w:tc>
        <w:tc>
          <w:tcPr>
            <w:tcW w:w="750" w:type="dxa"/>
          </w:tcPr>
          <w:p w14:paraId="3BF82685" w14:textId="77777777" w:rsidR="009326A6" w:rsidRDefault="00D058EB">
            <w:pPr>
              <w:spacing w:before="5" w:after="5"/>
              <w:jc w:val="center"/>
            </w:pPr>
            <w:r>
              <w:rPr>
                <w:sz w:val="14"/>
              </w:rPr>
              <w:t>$1.67</w:t>
            </w:r>
          </w:p>
        </w:tc>
        <w:tc>
          <w:tcPr>
            <w:tcW w:w="450" w:type="dxa"/>
          </w:tcPr>
          <w:p w14:paraId="39EA9089" w14:textId="77777777" w:rsidR="009326A6" w:rsidRDefault="00D058EB">
            <w:pPr>
              <w:spacing w:before="5" w:after="5"/>
              <w:jc w:val="center"/>
            </w:pPr>
            <w:r>
              <w:rPr>
                <w:sz w:val="14"/>
              </w:rPr>
              <w:t>61</w:t>
            </w:r>
          </w:p>
        </w:tc>
        <w:tc>
          <w:tcPr>
            <w:tcW w:w="450" w:type="dxa"/>
          </w:tcPr>
          <w:p w14:paraId="76B7B7E6" w14:textId="77777777" w:rsidR="009326A6" w:rsidRDefault="00D058EB">
            <w:pPr>
              <w:spacing w:before="5" w:after="5"/>
              <w:jc w:val="center"/>
            </w:pPr>
            <w:r>
              <w:rPr>
                <w:sz w:val="14"/>
              </w:rPr>
              <w:t>II</w:t>
            </w:r>
          </w:p>
        </w:tc>
        <w:tc>
          <w:tcPr>
            <w:tcW w:w="500" w:type="dxa"/>
          </w:tcPr>
          <w:p w14:paraId="0116F47C" w14:textId="77777777" w:rsidR="009326A6" w:rsidRDefault="00D058EB">
            <w:pPr>
              <w:spacing w:before="5" w:after="5"/>
              <w:jc w:val="center"/>
            </w:pPr>
            <w:r>
              <w:rPr>
                <w:sz w:val="14"/>
              </w:rPr>
              <w:t>II</w:t>
            </w:r>
          </w:p>
        </w:tc>
      </w:tr>
      <w:tr w:rsidR="009326A6" w14:paraId="0BD3C453" w14:textId="77777777">
        <w:trPr>
          <w:jc w:val="center"/>
        </w:trPr>
        <w:tc>
          <w:tcPr>
            <w:tcW w:w="1800" w:type="dxa"/>
          </w:tcPr>
          <w:p w14:paraId="7329A46B" w14:textId="77777777" w:rsidR="009326A6" w:rsidRDefault="00D058EB">
            <w:pPr>
              <w:spacing w:before="5" w:after="5"/>
            </w:pPr>
            <w:r>
              <w:rPr>
                <w:sz w:val="14"/>
              </w:rPr>
              <w:t>Moldova</w:t>
            </w:r>
          </w:p>
        </w:tc>
        <w:tc>
          <w:tcPr>
            <w:tcW w:w="750" w:type="dxa"/>
          </w:tcPr>
          <w:p w14:paraId="1F959D4D" w14:textId="77777777" w:rsidR="009326A6" w:rsidRDefault="00D058EB">
            <w:pPr>
              <w:spacing w:before="5" w:after="5"/>
              <w:jc w:val="center"/>
            </w:pPr>
            <w:r>
              <w:rPr>
                <w:sz w:val="14"/>
              </w:rPr>
              <w:t>$1.67</w:t>
            </w:r>
          </w:p>
        </w:tc>
        <w:tc>
          <w:tcPr>
            <w:tcW w:w="450" w:type="dxa"/>
          </w:tcPr>
          <w:p w14:paraId="49C05356" w14:textId="77777777" w:rsidR="009326A6" w:rsidRDefault="00D058EB">
            <w:pPr>
              <w:spacing w:before="5" w:after="5"/>
              <w:jc w:val="center"/>
            </w:pPr>
            <w:r>
              <w:rPr>
                <w:sz w:val="14"/>
              </w:rPr>
              <w:t>62</w:t>
            </w:r>
          </w:p>
        </w:tc>
        <w:tc>
          <w:tcPr>
            <w:tcW w:w="450" w:type="dxa"/>
          </w:tcPr>
          <w:p w14:paraId="7249E534" w14:textId="77777777" w:rsidR="009326A6" w:rsidRDefault="00D058EB">
            <w:pPr>
              <w:spacing w:before="5" w:after="5"/>
              <w:jc w:val="center"/>
            </w:pPr>
            <w:r>
              <w:rPr>
                <w:sz w:val="14"/>
              </w:rPr>
              <w:t>II</w:t>
            </w:r>
          </w:p>
        </w:tc>
        <w:tc>
          <w:tcPr>
            <w:tcW w:w="750" w:type="dxa"/>
          </w:tcPr>
          <w:p w14:paraId="17EAE95D" w14:textId="77777777" w:rsidR="009326A6" w:rsidRDefault="00D058EB">
            <w:pPr>
              <w:spacing w:before="5" w:after="5"/>
              <w:jc w:val="center"/>
            </w:pPr>
            <w:r>
              <w:rPr>
                <w:sz w:val="14"/>
              </w:rPr>
              <w:t>$1.67</w:t>
            </w:r>
          </w:p>
        </w:tc>
        <w:tc>
          <w:tcPr>
            <w:tcW w:w="450" w:type="dxa"/>
          </w:tcPr>
          <w:p w14:paraId="2A0756CC" w14:textId="77777777" w:rsidR="009326A6" w:rsidRDefault="00D058EB">
            <w:pPr>
              <w:spacing w:before="5" w:after="5"/>
              <w:jc w:val="center"/>
            </w:pPr>
            <w:r>
              <w:rPr>
                <w:sz w:val="14"/>
              </w:rPr>
              <w:t>62</w:t>
            </w:r>
          </w:p>
        </w:tc>
        <w:tc>
          <w:tcPr>
            <w:tcW w:w="450" w:type="dxa"/>
          </w:tcPr>
          <w:p w14:paraId="7699AAEB" w14:textId="77777777" w:rsidR="009326A6" w:rsidRDefault="00D058EB">
            <w:pPr>
              <w:spacing w:before="5" w:after="5"/>
              <w:jc w:val="center"/>
            </w:pPr>
            <w:r>
              <w:rPr>
                <w:sz w:val="14"/>
              </w:rPr>
              <w:t>II</w:t>
            </w:r>
          </w:p>
        </w:tc>
        <w:tc>
          <w:tcPr>
            <w:tcW w:w="500" w:type="dxa"/>
          </w:tcPr>
          <w:p w14:paraId="003EFF46" w14:textId="77777777" w:rsidR="009326A6" w:rsidRDefault="00D058EB">
            <w:pPr>
              <w:spacing w:before="5" w:after="5"/>
              <w:jc w:val="center"/>
            </w:pPr>
            <w:r>
              <w:rPr>
                <w:sz w:val="14"/>
              </w:rPr>
              <w:t>II</w:t>
            </w:r>
          </w:p>
        </w:tc>
      </w:tr>
      <w:tr w:rsidR="009326A6" w14:paraId="252BEF19" w14:textId="77777777">
        <w:trPr>
          <w:jc w:val="center"/>
        </w:trPr>
        <w:tc>
          <w:tcPr>
            <w:tcW w:w="1800" w:type="dxa"/>
          </w:tcPr>
          <w:p w14:paraId="561F57DA" w14:textId="77777777" w:rsidR="009326A6" w:rsidRDefault="00D058EB">
            <w:pPr>
              <w:spacing w:before="5" w:after="5"/>
            </w:pPr>
            <w:r>
              <w:rPr>
                <w:sz w:val="14"/>
              </w:rPr>
              <w:t>Denmark</w:t>
            </w:r>
          </w:p>
        </w:tc>
        <w:tc>
          <w:tcPr>
            <w:tcW w:w="750" w:type="dxa"/>
          </w:tcPr>
          <w:p w14:paraId="0B7A3B27" w14:textId="77777777" w:rsidR="009326A6" w:rsidRDefault="00D058EB">
            <w:pPr>
              <w:spacing w:before="5" w:after="5"/>
              <w:jc w:val="center"/>
            </w:pPr>
            <w:r>
              <w:rPr>
                <w:sz w:val="14"/>
              </w:rPr>
              <w:t>$1.67</w:t>
            </w:r>
          </w:p>
        </w:tc>
        <w:tc>
          <w:tcPr>
            <w:tcW w:w="450" w:type="dxa"/>
          </w:tcPr>
          <w:p w14:paraId="6B3C001C" w14:textId="77777777" w:rsidR="009326A6" w:rsidRDefault="00D058EB">
            <w:pPr>
              <w:spacing w:before="5" w:after="5"/>
              <w:jc w:val="center"/>
            </w:pPr>
            <w:r>
              <w:rPr>
                <w:sz w:val="14"/>
              </w:rPr>
              <w:t>63</w:t>
            </w:r>
          </w:p>
        </w:tc>
        <w:tc>
          <w:tcPr>
            <w:tcW w:w="450" w:type="dxa"/>
          </w:tcPr>
          <w:p w14:paraId="77DD342B" w14:textId="77777777" w:rsidR="009326A6" w:rsidRDefault="00D058EB">
            <w:pPr>
              <w:spacing w:before="5" w:after="5"/>
              <w:jc w:val="center"/>
            </w:pPr>
            <w:r>
              <w:rPr>
                <w:sz w:val="14"/>
              </w:rPr>
              <w:t>II</w:t>
            </w:r>
          </w:p>
        </w:tc>
        <w:tc>
          <w:tcPr>
            <w:tcW w:w="750" w:type="dxa"/>
          </w:tcPr>
          <w:p w14:paraId="7C275B84" w14:textId="77777777" w:rsidR="009326A6" w:rsidRDefault="00D058EB">
            <w:pPr>
              <w:spacing w:before="5" w:after="5"/>
              <w:jc w:val="center"/>
            </w:pPr>
            <w:r>
              <w:rPr>
                <w:sz w:val="14"/>
              </w:rPr>
              <w:t>$1.67</w:t>
            </w:r>
          </w:p>
        </w:tc>
        <w:tc>
          <w:tcPr>
            <w:tcW w:w="450" w:type="dxa"/>
          </w:tcPr>
          <w:p w14:paraId="0CEEC793" w14:textId="77777777" w:rsidR="009326A6" w:rsidRDefault="00D058EB">
            <w:pPr>
              <w:spacing w:before="5" w:after="5"/>
              <w:jc w:val="center"/>
            </w:pPr>
            <w:r>
              <w:rPr>
                <w:sz w:val="14"/>
              </w:rPr>
              <w:t>63</w:t>
            </w:r>
          </w:p>
        </w:tc>
        <w:tc>
          <w:tcPr>
            <w:tcW w:w="450" w:type="dxa"/>
          </w:tcPr>
          <w:p w14:paraId="3F6B062E" w14:textId="77777777" w:rsidR="009326A6" w:rsidRDefault="00D058EB">
            <w:pPr>
              <w:spacing w:before="5" w:after="5"/>
              <w:jc w:val="center"/>
            </w:pPr>
            <w:r>
              <w:rPr>
                <w:sz w:val="14"/>
              </w:rPr>
              <w:t>II</w:t>
            </w:r>
          </w:p>
        </w:tc>
        <w:tc>
          <w:tcPr>
            <w:tcW w:w="500" w:type="dxa"/>
          </w:tcPr>
          <w:p w14:paraId="07D8D9E6" w14:textId="77777777" w:rsidR="009326A6" w:rsidRDefault="00D058EB">
            <w:pPr>
              <w:spacing w:before="5" w:after="5"/>
              <w:jc w:val="center"/>
            </w:pPr>
            <w:r>
              <w:rPr>
                <w:sz w:val="14"/>
              </w:rPr>
              <w:t>II</w:t>
            </w:r>
          </w:p>
        </w:tc>
      </w:tr>
      <w:tr w:rsidR="009326A6" w14:paraId="218D6CA9" w14:textId="77777777">
        <w:trPr>
          <w:jc w:val="center"/>
        </w:trPr>
        <w:tc>
          <w:tcPr>
            <w:tcW w:w="1800" w:type="dxa"/>
          </w:tcPr>
          <w:p w14:paraId="218061CF" w14:textId="77777777" w:rsidR="009326A6" w:rsidRDefault="00D058EB">
            <w:pPr>
              <w:spacing w:before="5" w:after="5"/>
            </w:pPr>
            <w:r>
              <w:rPr>
                <w:sz w:val="14"/>
              </w:rPr>
              <w:t>Lithuania</w:t>
            </w:r>
          </w:p>
        </w:tc>
        <w:tc>
          <w:tcPr>
            <w:tcW w:w="750" w:type="dxa"/>
          </w:tcPr>
          <w:p w14:paraId="5534FFDD" w14:textId="77777777" w:rsidR="009326A6" w:rsidRDefault="00D058EB">
            <w:pPr>
              <w:spacing w:before="5" w:after="5"/>
              <w:jc w:val="center"/>
            </w:pPr>
            <w:r>
              <w:rPr>
                <w:sz w:val="14"/>
              </w:rPr>
              <w:t>$1.67</w:t>
            </w:r>
          </w:p>
        </w:tc>
        <w:tc>
          <w:tcPr>
            <w:tcW w:w="450" w:type="dxa"/>
          </w:tcPr>
          <w:p w14:paraId="6D48ADEE" w14:textId="77777777" w:rsidR="009326A6" w:rsidRDefault="00D058EB">
            <w:pPr>
              <w:spacing w:before="5" w:after="5"/>
              <w:jc w:val="center"/>
            </w:pPr>
            <w:r>
              <w:rPr>
                <w:sz w:val="14"/>
              </w:rPr>
              <w:t>64</w:t>
            </w:r>
          </w:p>
        </w:tc>
        <w:tc>
          <w:tcPr>
            <w:tcW w:w="450" w:type="dxa"/>
          </w:tcPr>
          <w:p w14:paraId="18456BD7" w14:textId="77777777" w:rsidR="009326A6" w:rsidRDefault="00D058EB">
            <w:pPr>
              <w:spacing w:before="5" w:after="5"/>
              <w:jc w:val="center"/>
            </w:pPr>
            <w:r>
              <w:rPr>
                <w:sz w:val="14"/>
              </w:rPr>
              <w:t>II</w:t>
            </w:r>
          </w:p>
        </w:tc>
        <w:tc>
          <w:tcPr>
            <w:tcW w:w="750" w:type="dxa"/>
          </w:tcPr>
          <w:p w14:paraId="3A46CBA2" w14:textId="77777777" w:rsidR="009326A6" w:rsidRDefault="00D058EB">
            <w:pPr>
              <w:spacing w:before="5" w:after="5"/>
              <w:jc w:val="center"/>
            </w:pPr>
            <w:r>
              <w:rPr>
                <w:sz w:val="14"/>
              </w:rPr>
              <w:t>$1.67</w:t>
            </w:r>
          </w:p>
        </w:tc>
        <w:tc>
          <w:tcPr>
            <w:tcW w:w="450" w:type="dxa"/>
          </w:tcPr>
          <w:p w14:paraId="48FEC5FD" w14:textId="77777777" w:rsidR="009326A6" w:rsidRDefault="00D058EB">
            <w:pPr>
              <w:spacing w:before="5" w:after="5"/>
              <w:jc w:val="center"/>
            </w:pPr>
            <w:r>
              <w:rPr>
                <w:sz w:val="14"/>
              </w:rPr>
              <w:t>64</w:t>
            </w:r>
          </w:p>
        </w:tc>
        <w:tc>
          <w:tcPr>
            <w:tcW w:w="450" w:type="dxa"/>
          </w:tcPr>
          <w:p w14:paraId="70FE6754" w14:textId="77777777" w:rsidR="009326A6" w:rsidRDefault="00D058EB">
            <w:pPr>
              <w:spacing w:before="5" w:after="5"/>
              <w:jc w:val="center"/>
            </w:pPr>
            <w:r>
              <w:rPr>
                <w:sz w:val="14"/>
              </w:rPr>
              <w:t>II</w:t>
            </w:r>
          </w:p>
        </w:tc>
        <w:tc>
          <w:tcPr>
            <w:tcW w:w="500" w:type="dxa"/>
          </w:tcPr>
          <w:p w14:paraId="6ACEFB59" w14:textId="77777777" w:rsidR="009326A6" w:rsidRDefault="00D058EB">
            <w:pPr>
              <w:spacing w:before="5" w:after="5"/>
              <w:jc w:val="center"/>
            </w:pPr>
            <w:r>
              <w:rPr>
                <w:sz w:val="14"/>
              </w:rPr>
              <w:t>II</w:t>
            </w:r>
          </w:p>
        </w:tc>
      </w:tr>
      <w:tr w:rsidR="009326A6" w14:paraId="5BDADB70" w14:textId="77777777">
        <w:trPr>
          <w:jc w:val="center"/>
        </w:trPr>
        <w:tc>
          <w:tcPr>
            <w:tcW w:w="1800" w:type="dxa"/>
          </w:tcPr>
          <w:p w14:paraId="498E5574" w14:textId="77777777" w:rsidR="009326A6" w:rsidRDefault="00D058EB">
            <w:pPr>
              <w:spacing w:before="5" w:after="5"/>
            </w:pPr>
            <w:r>
              <w:rPr>
                <w:sz w:val="14"/>
              </w:rPr>
              <w:t>N. Macedonia</w:t>
            </w:r>
          </w:p>
        </w:tc>
        <w:tc>
          <w:tcPr>
            <w:tcW w:w="750" w:type="dxa"/>
          </w:tcPr>
          <w:p w14:paraId="7471169C" w14:textId="77777777" w:rsidR="009326A6" w:rsidRDefault="00D058EB">
            <w:pPr>
              <w:spacing w:before="5" w:after="5"/>
              <w:jc w:val="center"/>
            </w:pPr>
            <w:r>
              <w:rPr>
                <w:sz w:val="14"/>
              </w:rPr>
              <w:t>$1.68</w:t>
            </w:r>
          </w:p>
        </w:tc>
        <w:tc>
          <w:tcPr>
            <w:tcW w:w="450" w:type="dxa"/>
          </w:tcPr>
          <w:p w14:paraId="317D45D9" w14:textId="77777777" w:rsidR="009326A6" w:rsidRDefault="00D058EB">
            <w:pPr>
              <w:spacing w:before="5" w:after="5"/>
              <w:jc w:val="center"/>
            </w:pPr>
            <w:r>
              <w:rPr>
                <w:sz w:val="14"/>
              </w:rPr>
              <w:t>65</w:t>
            </w:r>
          </w:p>
        </w:tc>
        <w:tc>
          <w:tcPr>
            <w:tcW w:w="450" w:type="dxa"/>
          </w:tcPr>
          <w:p w14:paraId="2DED7451" w14:textId="77777777" w:rsidR="009326A6" w:rsidRDefault="00D058EB">
            <w:pPr>
              <w:spacing w:before="5" w:after="5"/>
              <w:jc w:val="center"/>
            </w:pPr>
            <w:r>
              <w:rPr>
                <w:sz w:val="14"/>
              </w:rPr>
              <w:t>II</w:t>
            </w:r>
          </w:p>
        </w:tc>
        <w:tc>
          <w:tcPr>
            <w:tcW w:w="750" w:type="dxa"/>
          </w:tcPr>
          <w:p w14:paraId="09942324" w14:textId="77777777" w:rsidR="009326A6" w:rsidRDefault="00D058EB">
            <w:pPr>
              <w:spacing w:before="5" w:after="5"/>
              <w:jc w:val="center"/>
            </w:pPr>
            <w:r>
              <w:rPr>
                <w:sz w:val="14"/>
              </w:rPr>
              <w:t>$1.68</w:t>
            </w:r>
          </w:p>
        </w:tc>
        <w:tc>
          <w:tcPr>
            <w:tcW w:w="450" w:type="dxa"/>
          </w:tcPr>
          <w:p w14:paraId="1314DC25" w14:textId="77777777" w:rsidR="009326A6" w:rsidRDefault="00D058EB">
            <w:pPr>
              <w:spacing w:before="5" w:after="5"/>
              <w:jc w:val="center"/>
            </w:pPr>
            <w:r>
              <w:rPr>
                <w:sz w:val="14"/>
              </w:rPr>
              <w:t>65</w:t>
            </w:r>
          </w:p>
        </w:tc>
        <w:tc>
          <w:tcPr>
            <w:tcW w:w="450" w:type="dxa"/>
          </w:tcPr>
          <w:p w14:paraId="224E3688" w14:textId="77777777" w:rsidR="009326A6" w:rsidRDefault="00D058EB">
            <w:pPr>
              <w:spacing w:before="5" w:after="5"/>
              <w:jc w:val="center"/>
            </w:pPr>
            <w:r>
              <w:rPr>
                <w:sz w:val="14"/>
              </w:rPr>
              <w:t>II</w:t>
            </w:r>
          </w:p>
        </w:tc>
        <w:tc>
          <w:tcPr>
            <w:tcW w:w="500" w:type="dxa"/>
          </w:tcPr>
          <w:p w14:paraId="2D8ED700" w14:textId="77777777" w:rsidR="009326A6" w:rsidRDefault="00D058EB">
            <w:pPr>
              <w:spacing w:before="5" w:after="5"/>
              <w:jc w:val="center"/>
            </w:pPr>
            <w:r>
              <w:rPr>
                <w:sz w:val="14"/>
              </w:rPr>
              <w:t>II</w:t>
            </w:r>
          </w:p>
        </w:tc>
      </w:tr>
      <w:tr w:rsidR="009326A6" w14:paraId="516487C8" w14:textId="77777777">
        <w:trPr>
          <w:jc w:val="center"/>
        </w:trPr>
        <w:tc>
          <w:tcPr>
            <w:tcW w:w="1800" w:type="dxa"/>
          </w:tcPr>
          <w:p w14:paraId="7621399E" w14:textId="77777777" w:rsidR="009326A6" w:rsidRDefault="00D058EB">
            <w:pPr>
              <w:spacing w:before="5" w:after="5"/>
            </w:pPr>
            <w:r>
              <w:rPr>
                <w:sz w:val="14"/>
              </w:rPr>
              <w:t>Ghana</w:t>
            </w:r>
          </w:p>
        </w:tc>
        <w:tc>
          <w:tcPr>
            <w:tcW w:w="750" w:type="dxa"/>
          </w:tcPr>
          <w:p w14:paraId="73AC4BBF" w14:textId="77777777" w:rsidR="009326A6" w:rsidRDefault="00D058EB">
            <w:pPr>
              <w:spacing w:before="5" w:after="5"/>
              <w:jc w:val="center"/>
            </w:pPr>
            <w:r>
              <w:rPr>
                <w:sz w:val="14"/>
              </w:rPr>
              <w:t>$1.68</w:t>
            </w:r>
          </w:p>
        </w:tc>
        <w:tc>
          <w:tcPr>
            <w:tcW w:w="450" w:type="dxa"/>
          </w:tcPr>
          <w:p w14:paraId="33E2C736" w14:textId="77777777" w:rsidR="009326A6" w:rsidRDefault="00D058EB">
            <w:pPr>
              <w:spacing w:before="5" w:after="5"/>
              <w:jc w:val="center"/>
            </w:pPr>
            <w:r>
              <w:rPr>
                <w:sz w:val="14"/>
              </w:rPr>
              <w:t>66</w:t>
            </w:r>
          </w:p>
        </w:tc>
        <w:tc>
          <w:tcPr>
            <w:tcW w:w="450" w:type="dxa"/>
          </w:tcPr>
          <w:p w14:paraId="1E0140F4" w14:textId="77777777" w:rsidR="009326A6" w:rsidRDefault="00D058EB">
            <w:pPr>
              <w:spacing w:before="5" w:after="5"/>
              <w:jc w:val="center"/>
            </w:pPr>
            <w:r>
              <w:rPr>
                <w:sz w:val="14"/>
              </w:rPr>
              <w:t>II</w:t>
            </w:r>
          </w:p>
        </w:tc>
        <w:tc>
          <w:tcPr>
            <w:tcW w:w="750" w:type="dxa"/>
          </w:tcPr>
          <w:p w14:paraId="31259E6B" w14:textId="77777777" w:rsidR="009326A6" w:rsidRDefault="00D058EB">
            <w:pPr>
              <w:spacing w:before="5" w:after="5"/>
              <w:jc w:val="center"/>
            </w:pPr>
            <w:r>
              <w:rPr>
                <w:sz w:val="14"/>
              </w:rPr>
              <w:t>$1.68</w:t>
            </w:r>
          </w:p>
        </w:tc>
        <w:tc>
          <w:tcPr>
            <w:tcW w:w="450" w:type="dxa"/>
          </w:tcPr>
          <w:p w14:paraId="0B3B372E" w14:textId="77777777" w:rsidR="009326A6" w:rsidRDefault="00D058EB">
            <w:pPr>
              <w:spacing w:before="5" w:after="5"/>
              <w:jc w:val="center"/>
            </w:pPr>
            <w:r>
              <w:rPr>
                <w:sz w:val="14"/>
              </w:rPr>
              <w:t>66</w:t>
            </w:r>
          </w:p>
        </w:tc>
        <w:tc>
          <w:tcPr>
            <w:tcW w:w="450" w:type="dxa"/>
          </w:tcPr>
          <w:p w14:paraId="79C09E0C" w14:textId="77777777" w:rsidR="009326A6" w:rsidRDefault="00D058EB">
            <w:pPr>
              <w:spacing w:before="5" w:after="5"/>
              <w:jc w:val="center"/>
            </w:pPr>
            <w:r>
              <w:rPr>
                <w:sz w:val="14"/>
              </w:rPr>
              <w:t>II</w:t>
            </w:r>
          </w:p>
        </w:tc>
        <w:tc>
          <w:tcPr>
            <w:tcW w:w="500" w:type="dxa"/>
          </w:tcPr>
          <w:p w14:paraId="6D7C375B" w14:textId="77777777" w:rsidR="009326A6" w:rsidRDefault="00D058EB">
            <w:pPr>
              <w:spacing w:before="5" w:after="5"/>
              <w:jc w:val="center"/>
            </w:pPr>
            <w:r>
              <w:rPr>
                <w:sz w:val="14"/>
              </w:rPr>
              <w:t>II</w:t>
            </w:r>
          </w:p>
        </w:tc>
      </w:tr>
      <w:tr w:rsidR="009326A6" w14:paraId="2A6DFAD8" w14:textId="77777777">
        <w:trPr>
          <w:jc w:val="center"/>
        </w:trPr>
        <w:tc>
          <w:tcPr>
            <w:tcW w:w="1800" w:type="dxa"/>
          </w:tcPr>
          <w:p w14:paraId="18B9E8E3" w14:textId="77777777" w:rsidR="009326A6" w:rsidRDefault="00D058EB">
            <w:pPr>
              <w:spacing w:before="5" w:after="5"/>
            </w:pPr>
            <w:r>
              <w:rPr>
                <w:sz w:val="14"/>
              </w:rPr>
              <w:t>Slovenia</w:t>
            </w:r>
          </w:p>
        </w:tc>
        <w:tc>
          <w:tcPr>
            <w:tcW w:w="750" w:type="dxa"/>
          </w:tcPr>
          <w:p w14:paraId="2F280F27" w14:textId="77777777" w:rsidR="009326A6" w:rsidRDefault="00D058EB">
            <w:pPr>
              <w:spacing w:before="5" w:after="5"/>
              <w:jc w:val="center"/>
            </w:pPr>
            <w:r>
              <w:rPr>
                <w:sz w:val="14"/>
              </w:rPr>
              <w:t>$1.68</w:t>
            </w:r>
          </w:p>
        </w:tc>
        <w:tc>
          <w:tcPr>
            <w:tcW w:w="450" w:type="dxa"/>
          </w:tcPr>
          <w:p w14:paraId="2EDA17F9" w14:textId="77777777" w:rsidR="009326A6" w:rsidRDefault="00D058EB">
            <w:pPr>
              <w:spacing w:before="5" w:after="5"/>
              <w:jc w:val="center"/>
            </w:pPr>
            <w:r>
              <w:rPr>
                <w:sz w:val="14"/>
              </w:rPr>
              <w:t>67</w:t>
            </w:r>
          </w:p>
        </w:tc>
        <w:tc>
          <w:tcPr>
            <w:tcW w:w="450" w:type="dxa"/>
          </w:tcPr>
          <w:p w14:paraId="7FD665E6" w14:textId="77777777" w:rsidR="009326A6" w:rsidRDefault="00D058EB">
            <w:pPr>
              <w:spacing w:before="5" w:after="5"/>
              <w:jc w:val="center"/>
            </w:pPr>
            <w:r>
              <w:rPr>
                <w:sz w:val="14"/>
              </w:rPr>
              <w:t>II</w:t>
            </w:r>
          </w:p>
        </w:tc>
        <w:tc>
          <w:tcPr>
            <w:tcW w:w="750" w:type="dxa"/>
          </w:tcPr>
          <w:p w14:paraId="5F101C78" w14:textId="77777777" w:rsidR="009326A6" w:rsidRDefault="00D058EB">
            <w:pPr>
              <w:spacing w:before="5" w:after="5"/>
              <w:jc w:val="center"/>
            </w:pPr>
            <w:r>
              <w:rPr>
                <w:sz w:val="14"/>
              </w:rPr>
              <w:t>$1.68</w:t>
            </w:r>
          </w:p>
        </w:tc>
        <w:tc>
          <w:tcPr>
            <w:tcW w:w="450" w:type="dxa"/>
          </w:tcPr>
          <w:p w14:paraId="08210170" w14:textId="77777777" w:rsidR="009326A6" w:rsidRDefault="00D058EB">
            <w:pPr>
              <w:spacing w:before="5" w:after="5"/>
              <w:jc w:val="center"/>
            </w:pPr>
            <w:r>
              <w:rPr>
                <w:sz w:val="14"/>
              </w:rPr>
              <w:t>67</w:t>
            </w:r>
          </w:p>
        </w:tc>
        <w:tc>
          <w:tcPr>
            <w:tcW w:w="450" w:type="dxa"/>
          </w:tcPr>
          <w:p w14:paraId="7540D0FE" w14:textId="77777777" w:rsidR="009326A6" w:rsidRDefault="00D058EB">
            <w:pPr>
              <w:spacing w:before="5" w:after="5"/>
              <w:jc w:val="center"/>
            </w:pPr>
            <w:r>
              <w:rPr>
                <w:sz w:val="14"/>
              </w:rPr>
              <w:t>II</w:t>
            </w:r>
          </w:p>
        </w:tc>
        <w:tc>
          <w:tcPr>
            <w:tcW w:w="500" w:type="dxa"/>
          </w:tcPr>
          <w:p w14:paraId="529EA006" w14:textId="77777777" w:rsidR="009326A6" w:rsidRDefault="00D058EB">
            <w:pPr>
              <w:spacing w:before="5" w:after="5"/>
              <w:jc w:val="center"/>
            </w:pPr>
            <w:r>
              <w:rPr>
                <w:sz w:val="14"/>
              </w:rPr>
              <w:t>II</w:t>
            </w:r>
          </w:p>
        </w:tc>
      </w:tr>
      <w:tr w:rsidR="009326A6" w14:paraId="0FBF78D6" w14:textId="77777777">
        <w:trPr>
          <w:jc w:val="center"/>
        </w:trPr>
        <w:tc>
          <w:tcPr>
            <w:tcW w:w="1800" w:type="dxa"/>
          </w:tcPr>
          <w:p w14:paraId="583D0330" w14:textId="77777777" w:rsidR="009326A6" w:rsidRDefault="00D058EB">
            <w:pPr>
              <w:spacing w:before="5" w:after="5"/>
            </w:pPr>
            <w:r>
              <w:rPr>
                <w:sz w:val="14"/>
              </w:rPr>
              <w:t>Albania</w:t>
            </w:r>
          </w:p>
        </w:tc>
        <w:tc>
          <w:tcPr>
            <w:tcW w:w="750" w:type="dxa"/>
          </w:tcPr>
          <w:p w14:paraId="37B036A8" w14:textId="77777777" w:rsidR="009326A6" w:rsidRDefault="00D058EB">
            <w:pPr>
              <w:spacing w:before="5" w:after="5"/>
              <w:jc w:val="center"/>
            </w:pPr>
            <w:r>
              <w:rPr>
                <w:sz w:val="14"/>
              </w:rPr>
              <w:t>$1.68</w:t>
            </w:r>
          </w:p>
        </w:tc>
        <w:tc>
          <w:tcPr>
            <w:tcW w:w="450" w:type="dxa"/>
          </w:tcPr>
          <w:p w14:paraId="7E2DAC49" w14:textId="77777777" w:rsidR="009326A6" w:rsidRDefault="00D058EB">
            <w:pPr>
              <w:spacing w:before="5" w:after="5"/>
              <w:jc w:val="center"/>
            </w:pPr>
            <w:r>
              <w:rPr>
                <w:sz w:val="14"/>
              </w:rPr>
              <w:t>68</w:t>
            </w:r>
          </w:p>
        </w:tc>
        <w:tc>
          <w:tcPr>
            <w:tcW w:w="450" w:type="dxa"/>
          </w:tcPr>
          <w:p w14:paraId="393763E2" w14:textId="77777777" w:rsidR="009326A6" w:rsidRDefault="00D058EB">
            <w:pPr>
              <w:spacing w:before="5" w:after="5"/>
              <w:jc w:val="center"/>
            </w:pPr>
            <w:r>
              <w:rPr>
                <w:sz w:val="14"/>
              </w:rPr>
              <w:t>II</w:t>
            </w:r>
          </w:p>
        </w:tc>
        <w:tc>
          <w:tcPr>
            <w:tcW w:w="750" w:type="dxa"/>
          </w:tcPr>
          <w:p w14:paraId="1CFF9637" w14:textId="77777777" w:rsidR="009326A6" w:rsidRDefault="00D058EB">
            <w:pPr>
              <w:spacing w:before="5" w:after="5"/>
              <w:jc w:val="center"/>
            </w:pPr>
            <w:r>
              <w:rPr>
                <w:sz w:val="14"/>
              </w:rPr>
              <w:t>$1.68</w:t>
            </w:r>
          </w:p>
        </w:tc>
        <w:tc>
          <w:tcPr>
            <w:tcW w:w="450" w:type="dxa"/>
          </w:tcPr>
          <w:p w14:paraId="14328FE7" w14:textId="77777777" w:rsidR="009326A6" w:rsidRDefault="00D058EB">
            <w:pPr>
              <w:spacing w:before="5" w:after="5"/>
              <w:jc w:val="center"/>
            </w:pPr>
            <w:r>
              <w:rPr>
                <w:sz w:val="14"/>
              </w:rPr>
              <w:t>68</w:t>
            </w:r>
          </w:p>
        </w:tc>
        <w:tc>
          <w:tcPr>
            <w:tcW w:w="450" w:type="dxa"/>
          </w:tcPr>
          <w:p w14:paraId="72C7552D" w14:textId="77777777" w:rsidR="009326A6" w:rsidRDefault="00D058EB">
            <w:pPr>
              <w:spacing w:before="5" w:after="5"/>
              <w:jc w:val="center"/>
            </w:pPr>
            <w:r>
              <w:rPr>
                <w:sz w:val="14"/>
              </w:rPr>
              <w:t>II</w:t>
            </w:r>
          </w:p>
        </w:tc>
        <w:tc>
          <w:tcPr>
            <w:tcW w:w="500" w:type="dxa"/>
          </w:tcPr>
          <w:p w14:paraId="641B8B64" w14:textId="77777777" w:rsidR="009326A6" w:rsidRDefault="00D058EB">
            <w:pPr>
              <w:spacing w:before="5" w:after="5"/>
              <w:jc w:val="center"/>
            </w:pPr>
            <w:r>
              <w:rPr>
                <w:sz w:val="14"/>
              </w:rPr>
              <w:t>II</w:t>
            </w:r>
          </w:p>
        </w:tc>
      </w:tr>
      <w:tr w:rsidR="009326A6" w14:paraId="48867C56" w14:textId="77777777">
        <w:trPr>
          <w:jc w:val="center"/>
        </w:trPr>
        <w:tc>
          <w:tcPr>
            <w:tcW w:w="1800" w:type="dxa"/>
          </w:tcPr>
          <w:p w14:paraId="3F8B66BC" w14:textId="77777777" w:rsidR="009326A6" w:rsidRDefault="00D058EB">
            <w:pPr>
              <w:spacing w:before="5" w:after="5"/>
            </w:pPr>
            <w:r>
              <w:rPr>
                <w:sz w:val="14"/>
              </w:rPr>
              <w:t>Romania</w:t>
            </w:r>
          </w:p>
        </w:tc>
        <w:tc>
          <w:tcPr>
            <w:tcW w:w="750" w:type="dxa"/>
          </w:tcPr>
          <w:p w14:paraId="61F10E97" w14:textId="77777777" w:rsidR="009326A6" w:rsidRDefault="00D058EB">
            <w:pPr>
              <w:spacing w:before="5" w:after="5"/>
              <w:jc w:val="center"/>
            </w:pPr>
            <w:r>
              <w:rPr>
                <w:sz w:val="14"/>
              </w:rPr>
              <w:t>$1.69</w:t>
            </w:r>
          </w:p>
        </w:tc>
        <w:tc>
          <w:tcPr>
            <w:tcW w:w="450" w:type="dxa"/>
          </w:tcPr>
          <w:p w14:paraId="77C99DF4" w14:textId="77777777" w:rsidR="009326A6" w:rsidRDefault="00D058EB">
            <w:pPr>
              <w:spacing w:before="5" w:after="5"/>
              <w:jc w:val="center"/>
            </w:pPr>
            <w:r>
              <w:rPr>
                <w:sz w:val="14"/>
              </w:rPr>
              <w:t>69</w:t>
            </w:r>
          </w:p>
        </w:tc>
        <w:tc>
          <w:tcPr>
            <w:tcW w:w="450" w:type="dxa"/>
          </w:tcPr>
          <w:p w14:paraId="0CBD9773" w14:textId="77777777" w:rsidR="009326A6" w:rsidRDefault="00D058EB">
            <w:pPr>
              <w:spacing w:before="5" w:after="5"/>
              <w:jc w:val="center"/>
            </w:pPr>
            <w:r>
              <w:rPr>
                <w:sz w:val="14"/>
              </w:rPr>
              <w:t>II</w:t>
            </w:r>
          </w:p>
        </w:tc>
        <w:tc>
          <w:tcPr>
            <w:tcW w:w="750" w:type="dxa"/>
          </w:tcPr>
          <w:p w14:paraId="6067C95A" w14:textId="77777777" w:rsidR="009326A6" w:rsidRDefault="00D058EB">
            <w:pPr>
              <w:spacing w:before="5" w:after="5"/>
              <w:jc w:val="center"/>
            </w:pPr>
            <w:r>
              <w:rPr>
                <w:sz w:val="14"/>
              </w:rPr>
              <w:t>$1.69</w:t>
            </w:r>
          </w:p>
        </w:tc>
        <w:tc>
          <w:tcPr>
            <w:tcW w:w="450" w:type="dxa"/>
          </w:tcPr>
          <w:p w14:paraId="08A472D7" w14:textId="77777777" w:rsidR="009326A6" w:rsidRDefault="00D058EB">
            <w:pPr>
              <w:spacing w:before="5" w:after="5"/>
              <w:jc w:val="center"/>
            </w:pPr>
            <w:r>
              <w:rPr>
                <w:sz w:val="14"/>
              </w:rPr>
              <w:t>69</w:t>
            </w:r>
          </w:p>
        </w:tc>
        <w:tc>
          <w:tcPr>
            <w:tcW w:w="450" w:type="dxa"/>
          </w:tcPr>
          <w:p w14:paraId="27D66039" w14:textId="77777777" w:rsidR="009326A6" w:rsidRDefault="00D058EB">
            <w:pPr>
              <w:spacing w:before="5" w:after="5"/>
              <w:jc w:val="center"/>
            </w:pPr>
            <w:r>
              <w:rPr>
                <w:sz w:val="14"/>
              </w:rPr>
              <w:t>II</w:t>
            </w:r>
          </w:p>
        </w:tc>
        <w:tc>
          <w:tcPr>
            <w:tcW w:w="500" w:type="dxa"/>
          </w:tcPr>
          <w:p w14:paraId="6636346F" w14:textId="77777777" w:rsidR="009326A6" w:rsidRDefault="00D058EB">
            <w:pPr>
              <w:spacing w:before="5" w:after="5"/>
              <w:jc w:val="center"/>
            </w:pPr>
            <w:r>
              <w:rPr>
                <w:sz w:val="14"/>
              </w:rPr>
              <w:t>II</w:t>
            </w:r>
          </w:p>
        </w:tc>
      </w:tr>
      <w:tr w:rsidR="009326A6" w14:paraId="26F68BF1" w14:textId="77777777">
        <w:trPr>
          <w:jc w:val="center"/>
        </w:trPr>
        <w:tc>
          <w:tcPr>
            <w:tcW w:w="1800" w:type="dxa"/>
          </w:tcPr>
          <w:p w14:paraId="6A5CCC4D" w14:textId="77777777" w:rsidR="009326A6" w:rsidRDefault="00D058EB">
            <w:pPr>
              <w:spacing w:before="5" w:after="5"/>
            </w:pPr>
            <w:r>
              <w:rPr>
                <w:sz w:val="14"/>
              </w:rPr>
              <w:t>Germany</w:t>
            </w:r>
          </w:p>
        </w:tc>
        <w:tc>
          <w:tcPr>
            <w:tcW w:w="750" w:type="dxa"/>
          </w:tcPr>
          <w:p w14:paraId="051696BE" w14:textId="77777777" w:rsidR="009326A6" w:rsidRDefault="00D058EB">
            <w:pPr>
              <w:spacing w:before="5" w:after="5"/>
              <w:jc w:val="center"/>
            </w:pPr>
            <w:r>
              <w:rPr>
                <w:sz w:val="14"/>
              </w:rPr>
              <w:t>$1.69</w:t>
            </w:r>
          </w:p>
        </w:tc>
        <w:tc>
          <w:tcPr>
            <w:tcW w:w="450" w:type="dxa"/>
          </w:tcPr>
          <w:p w14:paraId="4EA1B8A9" w14:textId="77777777" w:rsidR="009326A6" w:rsidRDefault="00D058EB">
            <w:pPr>
              <w:spacing w:before="5" w:after="5"/>
              <w:jc w:val="center"/>
            </w:pPr>
            <w:r>
              <w:rPr>
                <w:sz w:val="14"/>
              </w:rPr>
              <w:t>70</w:t>
            </w:r>
          </w:p>
        </w:tc>
        <w:tc>
          <w:tcPr>
            <w:tcW w:w="450" w:type="dxa"/>
          </w:tcPr>
          <w:p w14:paraId="2D3609BB" w14:textId="77777777" w:rsidR="009326A6" w:rsidRDefault="00D058EB">
            <w:pPr>
              <w:spacing w:before="5" w:after="5"/>
              <w:jc w:val="center"/>
            </w:pPr>
            <w:r>
              <w:rPr>
                <w:sz w:val="14"/>
              </w:rPr>
              <w:t>II</w:t>
            </w:r>
          </w:p>
        </w:tc>
        <w:tc>
          <w:tcPr>
            <w:tcW w:w="750" w:type="dxa"/>
          </w:tcPr>
          <w:p w14:paraId="0D2018B6" w14:textId="77777777" w:rsidR="009326A6" w:rsidRDefault="00D058EB">
            <w:pPr>
              <w:spacing w:before="5" w:after="5"/>
              <w:jc w:val="center"/>
            </w:pPr>
            <w:r>
              <w:rPr>
                <w:sz w:val="14"/>
              </w:rPr>
              <w:t>$1.69</w:t>
            </w:r>
          </w:p>
        </w:tc>
        <w:tc>
          <w:tcPr>
            <w:tcW w:w="450" w:type="dxa"/>
          </w:tcPr>
          <w:p w14:paraId="2360C66D" w14:textId="77777777" w:rsidR="009326A6" w:rsidRDefault="00D058EB">
            <w:pPr>
              <w:spacing w:before="5" w:after="5"/>
              <w:jc w:val="center"/>
            </w:pPr>
            <w:r>
              <w:rPr>
                <w:sz w:val="14"/>
              </w:rPr>
              <w:t>70</w:t>
            </w:r>
          </w:p>
        </w:tc>
        <w:tc>
          <w:tcPr>
            <w:tcW w:w="450" w:type="dxa"/>
          </w:tcPr>
          <w:p w14:paraId="52A901F0" w14:textId="77777777" w:rsidR="009326A6" w:rsidRDefault="00D058EB">
            <w:pPr>
              <w:spacing w:before="5" w:after="5"/>
              <w:jc w:val="center"/>
            </w:pPr>
            <w:r>
              <w:rPr>
                <w:sz w:val="14"/>
              </w:rPr>
              <w:t>II</w:t>
            </w:r>
          </w:p>
        </w:tc>
        <w:tc>
          <w:tcPr>
            <w:tcW w:w="500" w:type="dxa"/>
          </w:tcPr>
          <w:p w14:paraId="38BC32D3" w14:textId="77777777" w:rsidR="009326A6" w:rsidRDefault="00D058EB">
            <w:pPr>
              <w:spacing w:before="5" w:after="5"/>
              <w:jc w:val="center"/>
            </w:pPr>
            <w:r>
              <w:rPr>
                <w:sz w:val="14"/>
              </w:rPr>
              <w:t>II</w:t>
            </w:r>
          </w:p>
        </w:tc>
      </w:tr>
      <w:tr w:rsidR="009326A6" w14:paraId="6383F0F8" w14:textId="77777777">
        <w:trPr>
          <w:jc w:val="center"/>
        </w:trPr>
        <w:tc>
          <w:tcPr>
            <w:tcW w:w="1800" w:type="dxa"/>
          </w:tcPr>
          <w:p w14:paraId="5B63545F" w14:textId="77777777" w:rsidR="009326A6" w:rsidRDefault="00D058EB">
            <w:pPr>
              <w:spacing w:before="5" w:after="5"/>
            </w:pPr>
            <w:r>
              <w:rPr>
                <w:sz w:val="14"/>
              </w:rPr>
              <w:t>Greece</w:t>
            </w:r>
          </w:p>
        </w:tc>
        <w:tc>
          <w:tcPr>
            <w:tcW w:w="750" w:type="dxa"/>
          </w:tcPr>
          <w:p w14:paraId="0CA8A6B8" w14:textId="77777777" w:rsidR="009326A6" w:rsidRDefault="00D058EB">
            <w:pPr>
              <w:spacing w:before="5" w:after="5"/>
              <w:jc w:val="center"/>
            </w:pPr>
            <w:r>
              <w:rPr>
                <w:sz w:val="14"/>
              </w:rPr>
              <w:t>$1.69</w:t>
            </w:r>
          </w:p>
        </w:tc>
        <w:tc>
          <w:tcPr>
            <w:tcW w:w="450" w:type="dxa"/>
          </w:tcPr>
          <w:p w14:paraId="3D108B07" w14:textId="77777777" w:rsidR="009326A6" w:rsidRDefault="00D058EB">
            <w:pPr>
              <w:spacing w:before="5" w:after="5"/>
              <w:jc w:val="center"/>
            </w:pPr>
            <w:r>
              <w:rPr>
                <w:sz w:val="14"/>
              </w:rPr>
              <w:t>71</w:t>
            </w:r>
          </w:p>
        </w:tc>
        <w:tc>
          <w:tcPr>
            <w:tcW w:w="450" w:type="dxa"/>
          </w:tcPr>
          <w:p w14:paraId="3EB26F7F" w14:textId="77777777" w:rsidR="009326A6" w:rsidRDefault="00D058EB">
            <w:pPr>
              <w:spacing w:before="5" w:after="5"/>
              <w:jc w:val="center"/>
            </w:pPr>
            <w:r>
              <w:rPr>
                <w:sz w:val="14"/>
              </w:rPr>
              <w:t>II</w:t>
            </w:r>
          </w:p>
        </w:tc>
        <w:tc>
          <w:tcPr>
            <w:tcW w:w="750" w:type="dxa"/>
          </w:tcPr>
          <w:p w14:paraId="5E6C40D0" w14:textId="77777777" w:rsidR="009326A6" w:rsidRDefault="00D058EB">
            <w:pPr>
              <w:spacing w:before="5" w:after="5"/>
              <w:jc w:val="center"/>
            </w:pPr>
            <w:r>
              <w:rPr>
                <w:sz w:val="14"/>
              </w:rPr>
              <w:t>$1.69</w:t>
            </w:r>
          </w:p>
        </w:tc>
        <w:tc>
          <w:tcPr>
            <w:tcW w:w="450" w:type="dxa"/>
          </w:tcPr>
          <w:p w14:paraId="79FF580E" w14:textId="77777777" w:rsidR="009326A6" w:rsidRDefault="00D058EB">
            <w:pPr>
              <w:spacing w:before="5" w:after="5"/>
              <w:jc w:val="center"/>
            </w:pPr>
            <w:r>
              <w:rPr>
                <w:sz w:val="14"/>
              </w:rPr>
              <w:t>71</w:t>
            </w:r>
          </w:p>
        </w:tc>
        <w:tc>
          <w:tcPr>
            <w:tcW w:w="450" w:type="dxa"/>
          </w:tcPr>
          <w:p w14:paraId="53E211E3" w14:textId="77777777" w:rsidR="009326A6" w:rsidRDefault="00D058EB">
            <w:pPr>
              <w:spacing w:before="5" w:after="5"/>
              <w:jc w:val="center"/>
            </w:pPr>
            <w:r>
              <w:rPr>
                <w:sz w:val="14"/>
              </w:rPr>
              <w:t>II</w:t>
            </w:r>
          </w:p>
        </w:tc>
        <w:tc>
          <w:tcPr>
            <w:tcW w:w="500" w:type="dxa"/>
          </w:tcPr>
          <w:p w14:paraId="22D51499" w14:textId="77777777" w:rsidR="009326A6" w:rsidRDefault="00D058EB">
            <w:pPr>
              <w:spacing w:before="5" w:after="5"/>
              <w:jc w:val="center"/>
            </w:pPr>
            <w:r>
              <w:rPr>
                <w:sz w:val="14"/>
              </w:rPr>
              <w:t>II</w:t>
            </w:r>
          </w:p>
        </w:tc>
      </w:tr>
      <w:tr w:rsidR="009326A6" w14:paraId="54F1F476" w14:textId="77777777">
        <w:trPr>
          <w:jc w:val="center"/>
        </w:trPr>
        <w:tc>
          <w:tcPr>
            <w:tcW w:w="1800" w:type="dxa"/>
          </w:tcPr>
          <w:p w14:paraId="57C04D8F" w14:textId="77777777" w:rsidR="009326A6" w:rsidRDefault="00D058EB">
            <w:pPr>
              <w:spacing w:before="5" w:after="5"/>
            </w:pPr>
            <w:r>
              <w:rPr>
                <w:sz w:val="14"/>
              </w:rPr>
              <w:t>Bulgaria</w:t>
            </w:r>
          </w:p>
        </w:tc>
        <w:tc>
          <w:tcPr>
            <w:tcW w:w="750" w:type="dxa"/>
          </w:tcPr>
          <w:p w14:paraId="076C3D45" w14:textId="77777777" w:rsidR="009326A6" w:rsidRDefault="00D058EB">
            <w:pPr>
              <w:spacing w:before="5" w:after="5"/>
              <w:jc w:val="center"/>
            </w:pPr>
            <w:r>
              <w:rPr>
                <w:sz w:val="14"/>
              </w:rPr>
              <w:t>$1.69</w:t>
            </w:r>
          </w:p>
        </w:tc>
        <w:tc>
          <w:tcPr>
            <w:tcW w:w="450" w:type="dxa"/>
          </w:tcPr>
          <w:p w14:paraId="5E773D22" w14:textId="77777777" w:rsidR="009326A6" w:rsidRDefault="00D058EB">
            <w:pPr>
              <w:spacing w:before="5" w:after="5"/>
              <w:jc w:val="center"/>
            </w:pPr>
            <w:r>
              <w:rPr>
                <w:sz w:val="14"/>
              </w:rPr>
              <w:t>72</w:t>
            </w:r>
          </w:p>
        </w:tc>
        <w:tc>
          <w:tcPr>
            <w:tcW w:w="450" w:type="dxa"/>
          </w:tcPr>
          <w:p w14:paraId="1F711C9E" w14:textId="77777777" w:rsidR="009326A6" w:rsidRDefault="00D058EB">
            <w:pPr>
              <w:spacing w:before="5" w:after="5"/>
              <w:jc w:val="center"/>
            </w:pPr>
            <w:r>
              <w:rPr>
                <w:sz w:val="14"/>
              </w:rPr>
              <w:t>II</w:t>
            </w:r>
          </w:p>
        </w:tc>
        <w:tc>
          <w:tcPr>
            <w:tcW w:w="750" w:type="dxa"/>
          </w:tcPr>
          <w:p w14:paraId="51639604" w14:textId="77777777" w:rsidR="009326A6" w:rsidRDefault="00D058EB">
            <w:pPr>
              <w:spacing w:before="5" w:after="5"/>
              <w:jc w:val="center"/>
            </w:pPr>
            <w:r>
              <w:rPr>
                <w:sz w:val="14"/>
              </w:rPr>
              <w:t>$1.69</w:t>
            </w:r>
          </w:p>
        </w:tc>
        <w:tc>
          <w:tcPr>
            <w:tcW w:w="450" w:type="dxa"/>
          </w:tcPr>
          <w:p w14:paraId="747EEF44" w14:textId="77777777" w:rsidR="009326A6" w:rsidRDefault="00D058EB">
            <w:pPr>
              <w:spacing w:before="5" w:after="5"/>
              <w:jc w:val="center"/>
            </w:pPr>
            <w:r>
              <w:rPr>
                <w:sz w:val="14"/>
              </w:rPr>
              <w:t>72</w:t>
            </w:r>
          </w:p>
        </w:tc>
        <w:tc>
          <w:tcPr>
            <w:tcW w:w="450" w:type="dxa"/>
          </w:tcPr>
          <w:p w14:paraId="44ADFF69" w14:textId="77777777" w:rsidR="009326A6" w:rsidRDefault="00D058EB">
            <w:pPr>
              <w:spacing w:before="5" w:after="5"/>
              <w:jc w:val="center"/>
            </w:pPr>
            <w:r>
              <w:rPr>
                <w:sz w:val="14"/>
              </w:rPr>
              <w:t>II</w:t>
            </w:r>
          </w:p>
        </w:tc>
        <w:tc>
          <w:tcPr>
            <w:tcW w:w="500" w:type="dxa"/>
          </w:tcPr>
          <w:p w14:paraId="622C34C9" w14:textId="77777777" w:rsidR="009326A6" w:rsidRDefault="00D058EB">
            <w:pPr>
              <w:spacing w:before="5" w:after="5"/>
              <w:jc w:val="center"/>
            </w:pPr>
            <w:r>
              <w:rPr>
                <w:sz w:val="14"/>
              </w:rPr>
              <w:t>II</w:t>
            </w:r>
          </w:p>
        </w:tc>
      </w:tr>
      <w:tr w:rsidR="009326A6" w14:paraId="014545CD" w14:textId="77777777">
        <w:trPr>
          <w:jc w:val="center"/>
        </w:trPr>
        <w:tc>
          <w:tcPr>
            <w:tcW w:w="1800" w:type="dxa"/>
          </w:tcPr>
          <w:p w14:paraId="613C2CDB" w14:textId="77777777" w:rsidR="009326A6" w:rsidRDefault="00D058EB">
            <w:pPr>
              <w:spacing w:before="5" w:after="5"/>
            </w:pPr>
            <w:r>
              <w:rPr>
                <w:sz w:val="14"/>
              </w:rPr>
              <w:t>Slovakia</w:t>
            </w:r>
          </w:p>
        </w:tc>
        <w:tc>
          <w:tcPr>
            <w:tcW w:w="750" w:type="dxa"/>
          </w:tcPr>
          <w:p w14:paraId="5C91AD2A" w14:textId="77777777" w:rsidR="009326A6" w:rsidRDefault="00D058EB">
            <w:pPr>
              <w:spacing w:before="5" w:after="5"/>
              <w:jc w:val="center"/>
            </w:pPr>
            <w:r>
              <w:rPr>
                <w:sz w:val="14"/>
              </w:rPr>
              <w:t>$1.70</w:t>
            </w:r>
          </w:p>
        </w:tc>
        <w:tc>
          <w:tcPr>
            <w:tcW w:w="450" w:type="dxa"/>
          </w:tcPr>
          <w:p w14:paraId="5BAD1BC4" w14:textId="77777777" w:rsidR="009326A6" w:rsidRDefault="00D058EB">
            <w:pPr>
              <w:spacing w:before="5" w:after="5"/>
              <w:jc w:val="center"/>
            </w:pPr>
            <w:r>
              <w:rPr>
                <w:sz w:val="14"/>
              </w:rPr>
              <w:t>73</w:t>
            </w:r>
          </w:p>
        </w:tc>
        <w:tc>
          <w:tcPr>
            <w:tcW w:w="450" w:type="dxa"/>
          </w:tcPr>
          <w:p w14:paraId="1B0F238B" w14:textId="77777777" w:rsidR="009326A6" w:rsidRDefault="00D058EB">
            <w:pPr>
              <w:spacing w:before="5" w:after="5"/>
              <w:jc w:val="center"/>
            </w:pPr>
            <w:r>
              <w:rPr>
                <w:sz w:val="14"/>
              </w:rPr>
              <w:t>II</w:t>
            </w:r>
          </w:p>
        </w:tc>
        <w:tc>
          <w:tcPr>
            <w:tcW w:w="750" w:type="dxa"/>
          </w:tcPr>
          <w:p w14:paraId="2ED35035" w14:textId="77777777" w:rsidR="009326A6" w:rsidRDefault="00D058EB">
            <w:pPr>
              <w:spacing w:before="5" w:after="5"/>
              <w:jc w:val="center"/>
            </w:pPr>
            <w:r>
              <w:rPr>
                <w:sz w:val="14"/>
              </w:rPr>
              <w:t>$1.70</w:t>
            </w:r>
          </w:p>
        </w:tc>
        <w:tc>
          <w:tcPr>
            <w:tcW w:w="450" w:type="dxa"/>
          </w:tcPr>
          <w:p w14:paraId="7BB8CA61" w14:textId="77777777" w:rsidR="009326A6" w:rsidRDefault="00D058EB">
            <w:pPr>
              <w:spacing w:before="5" w:after="5"/>
              <w:jc w:val="center"/>
            </w:pPr>
            <w:r>
              <w:rPr>
                <w:sz w:val="14"/>
              </w:rPr>
              <w:t>73</w:t>
            </w:r>
          </w:p>
        </w:tc>
        <w:tc>
          <w:tcPr>
            <w:tcW w:w="450" w:type="dxa"/>
          </w:tcPr>
          <w:p w14:paraId="7B38F63A" w14:textId="77777777" w:rsidR="009326A6" w:rsidRDefault="00D058EB">
            <w:pPr>
              <w:spacing w:before="5" w:after="5"/>
              <w:jc w:val="center"/>
            </w:pPr>
            <w:r>
              <w:rPr>
                <w:sz w:val="14"/>
              </w:rPr>
              <w:t>II</w:t>
            </w:r>
          </w:p>
        </w:tc>
        <w:tc>
          <w:tcPr>
            <w:tcW w:w="500" w:type="dxa"/>
          </w:tcPr>
          <w:p w14:paraId="534B0D2C" w14:textId="77777777" w:rsidR="009326A6" w:rsidRDefault="00D058EB">
            <w:pPr>
              <w:spacing w:before="5" w:after="5"/>
              <w:jc w:val="center"/>
            </w:pPr>
            <w:r>
              <w:rPr>
                <w:sz w:val="14"/>
              </w:rPr>
              <w:t>II</w:t>
            </w:r>
          </w:p>
        </w:tc>
      </w:tr>
      <w:tr w:rsidR="009326A6" w14:paraId="4B23C85A" w14:textId="77777777">
        <w:trPr>
          <w:jc w:val="center"/>
        </w:trPr>
        <w:tc>
          <w:tcPr>
            <w:tcW w:w="1800" w:type="dxa"/>
          </w:tcPr>
          <w:p w14:paraId="599383C4" w14:textId="77777777" w:rsidR="009326A6" w:rsidRDefault="00D058EB">
            <w:pPr>
              <w:spacing w:before="5" w:after="5"/>
            </w:pPr>
            <w:r>
              <w:rPr>
                <w:sz w:val="14"/>
              </w:rPr>
              <w:t>Austria</w:t>
            </w:r>
          </w:p>
        </w:tc>
        <w:tc>
          <w:tcPr>
            <w:tcW w:w="750" w:type="dxa"/>
          </w:tcPr>
          <w:p w14:paraId="0B32DC2F" w14:textId="77777777" w:rsidR="009326A6" w:rsidRDefault="00D058EB">
            <w:pPr>
              <w:spacing w:before="5" w:after="5"/>
              <w:jc w:val="center"/>
            </w:pPr>
            <w:r>
              <w:rPr>
                <w:sz w:val="14"/>
              </w:rPr>
              <w:t>$1.70</w:t>
            </w:r>
          </w:p>
        </w:tc>
        <w:tc>
          <w:tcPr>
            <w:tcW w:w="450" w:type="dxa"/>
          </w:tcPr>
          <w:p w14:paraId="3935BE2F" w14:textId="77777777" w:rsidR="009326A6" w:rsidRDefault="00D058EB">
            <w:pPr>
              <w:spacing w:before="5" w:after="5"/>
              <w:jc w:val="center"/>
            </w:pPr>
            <w:r>
              <w:rPr>
                <w:sz w:val="14"/>
              </w:rPr>
              <w:t>74</w:t>
            </w:r>
          </w:p>
        </w:tc>
        <w:tc>
          <w:tcPr>
            <w:tcW w:w="450" w:type="dxa"/>
          </w:tcPr>
          <w:p w14:paraId="5DCDD302" w14:textId="77777777" w:rsidR="009326A6" w:rsidRDefault="00D058EB">
            <w:pPr>
              <w:spacing w:before="5" w:after="5"/>
              <w:jc w:val="center"/>
            </w:pPr>
            <w:r>
              <w:rPr>
                <w:sz w:val="14"/>
              </w:rPr>
              <w:t>II</w:t>
            </w:r>
          </w:p>
        </w:tc>
        <w:tc>
          <w:tcPr>
            <w:tcW w:w="750" w:type="dxa"/>
          </w:tcPr>
          <w:p w14:paraId="3C24EDEF" w14:textId="77777777" w:rsidR="009326A6" w:rsidRDefault="00D058EB">
            <w:pPr>
              <w:spacing w:before="5" w:after="5"/>
              <w:jc w:val="center"/>
            </w:pPr>
            <w:r>
              <w:rPr>
                <w:sz w:val="14"/>
              </w:rPr>
              <w:t>$1.70</w:t>
            </w:r>
          </w:p>
        </w:tc>
        <w:tc>
          <w:tcPr>
            <w:tcW w:w="450" w:type="dxa"/>
          </w:tcPr>
          <w:p w14:paraId="6FC8CD7A" w14:textId="77777777" w:rsidR="009326A6" w:rsidRDefault="00D058EB">
            <w:pPr>
              <w:spacing w:before="5" w:after="5"/>
              <w:jc w:val="center"/>
            </w:pPr>
            <w:r>
              <w:rPr>
                <w:sz w:val="14"/>
              </w:rPr>
              <w:t>74</w:t>
            </w:r>
          </w:p>
        </w:tc>
        <w:tc>
          <w:tcPr>
            <w:tcW w:w="450" w:type="dxa"/>
          </w:tcPr>
          <w:p w14:paraId="057FB17E" w14:textId="77777777" w:rsidR="009326A6" w:rsidRDefault="00D058EB">
            <w:pPr>
              <w:spacing w:before="5" w:after="5"/>
              <w:jc w:val="center"/>
            </w:pPr>
            <w:r>
              <w:rPr>
                <w:sz w:val="14"/>
              </w:rPr>
              <w:t>II</w:t>
            </w:r>
          </w:p>
        </w:tc>
        <w:tc>
          <w:tcPr>
            <w:tcW w:w="500" w:type="dxa"/>
          </w:tcPr>
          <w:p w14:paraId="0EC8DF1B" w14:textId="77777777" w:rsidR="009326A6" w:rsidRDefault="00D058EB">
            <w:pPr>
              <w:spacing w:before="5" w:after="5"/>
              <w:jc w:val="center"/>
            </w:pPr>
            <w:r>
              <w:rPr>
                <w:sz w:val="14"/>
              </w:rPr>
              <w:t>II</w:t>
            </w:r>
          </w:p>
        </w:tc>
      </w:tr>
      <w:tr w:rsidR="009326A6" w14:paraId="397EF449" w14:textId="77777777">
        <w:trPr>
          <w:jc w:val="center"/>
        </w:trPr>
        <w:tc>
          <w:tcPr>
            <w:tcW w:w="1800" w:type="dxa"/>
          </w:tcPr>
          <w:p w14:paraId="36CA11B8" w14:textId="77777777" w:rsidR="009326A6" w:rsidRDefault="00D058EB">
            <w:pPr>
              <w:spacing w:before="5" w:after="5"/>
            </w:pPr>
            <w:r>
              <w:rPr>
                <w:sz w:val="14"/>
              </w:rPr>
              <w:t>Italy</w:t>
            </w:r>
          </w:p>
        </w:tc>
        <w:tc>
          <w:tcPr>
            <w:tcW w:w="750" w:type="dxa"/>
          </w:tcPr>
          <w:p w14:paraId="01167E57" w14:textId="77777777" w:rsidR="009326A6" w:rsidRDefault="00D058EB">
            <w:pPr>
              <w:spacing w:before="5" w:after="5"/>
              <w:jc w:val="center"/>
            </w:pPr>
            <w:r>
              <w:rPr>
                <w:sz w:val="14"/>
              </w:rPr>
              <w:t>$1.70</w:t>
            </w:r>
          </w:p>
        </w:tc>
        <w:tc>
          <w:tcPr>
            <w:tcW w:w="450" w:type="dxa"/>
          </w:tcPr>
          <w:p w14:paraId="56F96F73" w14:textId="77777777" w:rsidR="009326A6" w:rsidRDefault="00D058EB">
            <w:pPr>
              <w:spacing w:before="5" w:after="5"/>
              <w:jc w:val="center"/>
            </w:pPr>
            <w:r>
              <w:rPr>
                <w:sz w:val="14"/>
              </w:rPr>
              <w:t>75</w:t>
            </w:r>
          </w:p>
        </w:tc>
        <w:tc>
          <w:tcPr>
            <w:tcW w:w="450" w:type="dxa"/>
          </w:tcPr>
          <w:p w14:paraId="3A357030" w14:textId="77777777" w:rsidR="009326A6" w:rsidRDefault="00D058EB">
            <w:pPr>
              <w:spacing w:before="5" w:after="5"/>
              <w:jc w:val="center"/>
            </w:pPr>
            <w:r>
              <w:rPr>
                <w:sz w:val="14"/>
              </w:rPr>
              <w:t>II</w:t>
            </w:r>
          </w:p>
        </w:tc>
        <w:tc>
          <w:tcPr>
            <w:tcW w:w="750" w:type="dxa"/>
          </w:tcPr>
          <w:p w14:paraId="2F1DA579" w14:textId="77777777" w:rsidR="009326A6" w:rsidRDefault="00D058EB">
            <w:pPr>
              <w:spacing w:before="5" w:after="5"/>
              <w:jc w:val="center"/>
            </w:pPr>
            <w:r>
              <w:rPr>
                <w:sz w:val="14"/>
              </w:rPr>
              <w:t>$1.70</w:t>
            </w:r>
          </w:p>
        </w:tc>
        <w:tc>
          <w:tcPr>
            <w:tcW w:w="450" w:type="dxa"/>
          </w:tcPr>
          <w:p w14:paraId="1F61EA1A" w14:textId="77777777" w:rsidR="009326A6" w:rsidRDefault="00D058EB">
            <w:pPr>
              <w:spacing w:before="5" w:after="5"/>
              <w:jc w:val="center"/>
            </w:pPr>
            <w:r>
              <w:rPr>
                <w:sz w:val="14"/>
              </w:rPr>
              <w:t>75</w:t>
            </w:r>
          </w:p>
        </w:tc>
        <w:tc>
          <w:tcPr>
            <w:tcW w:w="450" w:type="dxa"/>
          </w:tcPr>
          <w:p w14:paraId="0A5EA471" w14:textId="77777777" w:rsidR="009326A6" w:rsidRDefault="00D058EB">
            <w:pPr>
              <w:spacing w:before="5" w:after="5"/>
              <w:jc w:val="center"/>
            </w:pPr>
            <w:r>
              <w:rPr>
                <w:sz w:val="14"/>
              </w:rPr>
              <w:t>II</w:t>
            </w:r>
          </w:p>
        </w:tc>
        <w:tc>
          <w:tcPr>
            <w:tcW w:w="500" w:type="dxa"/>
          </w:tcPr>
          <w:p w14:paraId="6BD730FB" w14:textId="77777777" w:rsidR="009326A6" w:rsidRDefault="00D058EB">
            <w:pPr>
              <w:spacing w:before="5" w:after="5"/>
              <w:jc w:val="center"/>
            </w:pPr>
            <w:r>
              <w:rPr>
                <w:sz w:val="14"/>
              </w:rPr>
              <w:t>II</w:t>
            </w:r>
          </w:p>
        </w:tc>
      </w:tr>
      <w:tr w:rsidR="009326A6" w14:paraId="6CFB12C0" w14:textId="77777777">
        <w:trPr>
          <w:jc w:val="center"/>
        </w:trPr>
        <w:tc>
          <w:tcPr>
            <w:tcW w:w="1800" w:type="dxa"/>
          </w:tcPr>
          <w:p w14:paraId="566E6BF6" w14:textId="77777777" w:rsidR="009326A6" w:rsidRDefault="00D058EB">
            <w:pPr>
              <w:spacing w:before="5" w:after="5"/>
            </w:pPr>
            <w:r>
              <w:rPr>
                <w:sz w:val="14"/>
              </w:rPr>
              <w:lastRenderedPageBreak/>
              <w:t>Japan</w:t>
            </w:r>
          </w:p>
        </w:tc>
        <w:tc>
          <w:tcPr>
            <w:tcW w:w="750" w:type="dxa"/>
          </w:tcPr>
          <w:p w14:paraId="6530953B" w14:textId="77777777" w:rsidR="009326A6" w:rsidRDefault="00D058EB">
            <w:pPr>
              <w:spacing w:before="5" w:after="5"/>
              <w:jc w:val="center"/>
            </w:pPr>
            <w:r>
              <w:rPr>
                <w:sz w:val="14"/>
              </w:rPr>
              <w:t>$1.70</w:t>
            </w:r>
          </w:p>
        </w:tc>
        <w:tc>
          <w:tcPr>
            <w:tcW w:w="450" w:type="dxa"/>
          </w:tcPr>
          <w:p w14:paraId="13D9E29C" w14:textId="77777777" w:rsidR="009326A6" w:rsidRDefault="00D058EB">
            <w:pPr>
              <w:spacing w:before="5" w:after="5"/>
              <w:jc w:val="center"/>
            </w:pPr>
            <w:r>
              <w:rPr>
                <w:sz w:val="14"/>
              </w:rPr>
              <w:t>76</w:t>
            </w:r>
          </w:p>
        </w:tc>
        <w:tc>
          <w:tcPr>
            <w:tcW w:w="450" w:type="dxa"/>
          </w:tcPr>
          <w:p w14:paraId="28D73CE9" w14:textId="77777777" w:rsidR="009326A6" w:rsidRDefault="00D058EB">
            <w:pPr>
              <w:spacing w:before="5" w:after="5"/>
              <w:jc w:val="center"/>
            </w:pPr>
            <w:r>
              <w:rPr>
                <w:sz w:val="14"/>
              </w:rPr>
              <w:t>II</w:t>
            </w:r>
          </w:p>
        </w:tc>
        <w:tc>
          <w:tcPr>
            <w:tcW w:w="750" w:type="dxa"/>
          </w:tcPr>
          <w:p w14:paraId="64487FFF" w14:textId="77777777" w:rsidR="009326A6" w:rsidRDefault="00D058EB">
            <w:pPr>
              <w:spacing w:before="5" w:after="5"/>
              <w:jc w:val="center"/>
            </w:pPr>
            <w:r>
              <w:rPr>
                <w:sz w:val="14"/>
              </w:rPr>
              <w:t>$1.70</w:t>
            </w:r>
          </w:p>
        </w:tc>
        <w:tc>
          <w:tcPr>
            <w:tcW w:w="450" w:type="dxa"/>
          </w:tcPr>
          <w:p w14:paraId="4C63532C" w14:textId="77777777" w:rsidR="009326A6" w:rsidRDefault="00D058EB">
            <w:pPr>
              <w:spacing w:before="5" w:after="5"/>
              <w:jc w:val="center"/>
            </w:pPr>
            <w:r>
              <w:rPr>
                <w:sz w:val="14"/>
              </w:rPr>
              <w:t>76</w:t>
            </w:r>
          </w:p>
        </w:tc>
        <w:tc>
          <w:tcPr>
            <w:tcW w:w="450" w:type="dxa"/>
          </w:tcPr>
          <w:p w14:paraId="197A8A4A" w14:textId="77777777" w:rsidR="009326A6" w:rsidRDefault="00D058EB">
            <w:pPr>
              <w:spacing w:before="5" w:after="5"/>
              <w:jc w:val="center"/>
            </w:pPr>
            <w:r>
              <w:rPr>
                <w:sz w:val="14"/>
              </w:rPr>
              <w:t>II</w:t>
            </w:r>
          </w:p>
        </w:tc>
        <w:tc>
          <w:tcPr>
            <w:tcW w:w="500" w:type="dxa"/>
          </w:tcPr>
          <w:p w14:paraId="0D18016B" w14:textId="77777777" w:rsidR="009326A6" w:rsidRDefault="00D058EB">
            <w:pPr>
              <w:spacing w:before="5" w:after="5"/>
              <w:jc w:val="center"/>
            </w:pPr>
            <w:r>
              <w:rPr>
                <w:sz w:val="14"/>
              </w:rPr>
              <w:t>II</w:t>
            </w:r>
          </w:p>
        </w:tc>
      </w:tr>
      <w:tr w:rsidR="009326A6" w14:paraId="23FF5D73" w14:textId="77777777">
        <w:trPr>
          <w:jc w:val="center"/>
        </w:trPr>
        <w:tc>
          <w:tcPr>
            <w:tcW w:w="1800" w:type="dxa"/>
          </w:tcPr>
          <w:p w14:paraId="770B4862" w14:textId="77777777" w:rsidR="009326A6" w:rsidRDefault="00D058EB">
            <w:pPr>
              <w:spacing w:before="5" w:after="5"/>
            </w:pPr>
            <w:r>
              <w:rPr>
                <w:sz w:val="14"/>
              </w:rPr>
              <w:t>Czechia</w:t>
            </w:r>
          </w:p>
        </w:tc>
        <w:tc>
          <w:tcPr>
            <w:tcW w:w="750" w:type="dxa"/>
          </w:tcPr>
          <w:p w14:paraId="06E4C287" w14:textId="77777777" w:rsidR="009326A6" w:rsidRDefault="00D058EB">
            <w:pPr>
              <w:spacing w:before="5" w:after="5"/>
              <w:jc w:val="center"/>
            </w:pPr>
            <w:r>
              <w:rPr>
                <w:sz w:val="14"/>
              </w:rPr>
              <w:t>$1.70</w:t>
            </w:r>
          </w:p>
        </w:tc>
        <w:tc>
          <w:tcPr>
            <w:tcW w:w="450" w:type="dxa"/>
          </w:tcPr>
          <w:p w14:paraId="11077050" w14:textId="77777777" w:rsidR="009326A6" w:rsidRDefault="00D058EB">
            <w:pPr>
              <w:spacing w:before="5" w:after="5"/>
              <w:jc w:val="center"/>
            </w:pPr>
            <w:r>
              <w:rPr>
                <w:sz w:val="14"/>
              </w:rPr>
              <w:t>77</w:t>
            </w:r>
          </w:p>
        </w:tc>
        <w:tc>
          <w:tcPr>
            <w:tcW w:w="450" w:type="dxa"/>
          </w:tcPr>
          <w:p w14:paraId="656C7A89" w14:textId="77777777" w:rsidR="009326A6" w:rsidRDefault="00D058EB">
            <w:pPr>
              <w:spacing w:before="5" w:after="5"/>
              <w:jc w:val="center"/>
            </w:pPr>
            <w:r>
              <w:rPr>
                <w:sz w:val="14"/>
              </w:rPr>
              <w:t>II</w:t>
            </w:r>
          </w:p>
        </w:tc>
        <w:tc>
          <w:tcPr>
            <w:tcW w:w="750" w:type="dxa"/>
          </w:tcPr>
          <w:p w14:paraId="0DA5D2EF" w14:textId="77777777" w:rsidR="009326A6" w:rsidRDefault="00D058EB">
            <w:pPr>
              <w:spacing w:before="5" w:after="5"/>
              <w:jc w:val="center"/>
            </w:pPr>
            <w:r>
              <w:rPr>
                <w:sz w:val="14"/>
              </w:rPr>
              <w:t>$1.70</w:t>
            </w:r>
          </w:p>
        </w:tc>
        <w:tc>
          <w:tcPr>
            <w:tcW w:w="450" w:type="dxa"/>
          </w:tcPr>
          <w:p w14:paraId="2D99C349" w14:textId="77777777" w:rsidR="009326A6" w:rsidRDefault="00D058EB">
            <w:pPr>
              <w:spacing w:before="5" w:after="5"/>
              <w:jc w:val="center"/>
            </w:pPr>
            <w:r>
              <w:rPr>
                <w:sz w:val="14"/>
              </w:rPr>
              <w:t>77</w:t>
            </w:r>
          </w:p>
        </w:tc>
        <w:tc>
          <w:tcPr>
            <w:tcW w:w="450" w:type="dxa"/>
          </w:tcPr>
          <w:p w14:paraId="7EE5A4A7" w14:textId="77777777" w:rsidR="009326A6" w:rsidRDefault="00D058EB">
            <w:pPr>
              <w:spacing w:before="5" w:after="5"/>
              <w:jc w:val="center"/>
            </w:pPr>
            <w:r>
              <w:rPr>
                <w:sz w:val="14"/>
              </w:rPr>
              <w:t>II</w:t>
            </w:r>
          </w:p>
        </w:tc>
        <w:tc>
          <w:tcPr>
            <w:tcW w:w="500" w:type="dxa"/>
          </w:tcPr>
          <w:p w14:paraId="4AEA9267" w14:textId="77777777" w:rsidR="009326A6" w:rsidRDefault="00D058EB">
            <w:pPr>
              <w:spacing w:before="5" w:after="5"/>
              <w:jc w:val="center"/>
            </w:pPr>
            <w:r>
              <w:rPr>
                <w:sz w:val="14"/>
              </w:rPr>
              <w:t>II</w:t>
            </w:r>
          </w:p>
        </w:tc>
      </w:tr>
      <w:tr w:rsidR="009326A6" w14:paraId="2AF8C058" w14:textId="77777777">
        <w:trPr>
          <w:jc w:val="center"/>
        </w:trPr>
        <w:tc>
          <w:tcPr>
            <w:tcW w:w="1800" w:type="dxa"/>
          </w:tcPr>
          <w:p w14:paraId="16B0CB10" w14:textId="77777777" w:rsidR="009326A6" w:rsidRDefault="00D058EB">
            <w:pPr>
              <w:spacing w:before="5" w:after="5"/>
            </w:pPr>
            <w:r>
              <w:rPr>
                <w:sz w:val="14"/>
              </w:rPr>
              <w:t>Switzerland</w:t>
            </w:r>
          </w:p>
        </w:tc>
        <w:tc>
          <w:tcPr>
            <w:tcW w:w="750" w:type="dxa"/>
          </w:tcPr>
          <w:p w14:paraId="176AE6D4" w14:textId="77777777" w:rsidR="009326A6" w:rsidRDefault="00D058EB">
            <w:pPr>
              <w:spacing w:before="5" w:after="5"/>
              <w:jc w:val="center"/>
            </w:pPr>
            <w:r>
              <w:rPr>
                <w:sz w:val="14"/>
              </w:rPr>
              <w:t>$1.71</w:t>
            </w:r>
          </w:p>
        </w:tc>
        <w:tc>
          <w:tcPr>
            <w:tcW w:w="450" w:type="dxa"/>
          </w:tcPr>
          <w:p w14:paraId="7B260776" w14:textId="77777777" w:rsidR="009326A6" w:rsidRDefault="00D058EB">
            <w:pPr>
              <w:spacing w:before="5" w:after="5"/>
              <w:jc w:val="center"/>
            </w:pPr>
            <w:r>
              <w:rPr>
                <w:sz w:val="14"/>
              </w:rPr>
              <w:t>78</w:t>
            </w:r>
          </w:p>
        </w:tc>
        <w:tc>
          <w:tcPr>
            <w:tcW w:w="450" w:type="dxa"/>
          </w:tcPr>
          <w:p w14:paraId="7CF93FC3" w14:textId="77777777" w:rsidR="009326A6" w:rsidRDefault="00D058EB">
            <w:pPr>
              <w:spacing w:before="5" w:after="5"/>
              <w:jc w:val="center"/>
            </w:pPr>
            <w:r>
              <w:rPr>
                <w:sz w:val="14"/>
              </w:rPr>
              <w:t>II</w:t>
            </w:r>
          </w:p>
        </w:tc>
        <w:tc>
          <w:tcPr>
            <w:tcW w:w="750" w:type="dxa"/>
          </w:tcPr>
          <w:p w14:paraId="01100C76" w14:textId="77777777" w:rsidR="009326A6" w:rsidRDefault="00D058EB">
            <w:pPr>
              <w:spacing w:before="5" w:after="5"/>
              <w:jc w:val="center"/>
            </w:pPr>
            <w:r>
              <w:rPr>
                <w:sz w:val="14"/>
              </w:rPr>
              <w:t>$1.71</w:t>
            </w:r>
          </w:p>
        </w:tc>
        <w:tc>
          <w:tcPr>
            <w:tcW w:w="450" w:type="dxa"/>
          </w:tcPr>
          <w:p w14:paraId="5FBABEA4" w14:textId="77777777" w:rsidR="009326A6" w:rsidRDefault="00D058EB">
            <w:pPr>
              <w:spacing w:before="5" w:after="5"/>
              <w:jc w:val="center"/>
            </w:pPr>
            <w:r>
              <w:rPr>
                <w:sz w:val="14"/>
              </w:rPr>
              <w:t>78</w:t>
            </w:r>
          </w:p>
        </w:tc>
        <w:tc>
          <w:tcPr>
            <w:tcW w:w="450" w:type="dxa"/>
          </w:tcPr>
          <w:p w14:paraId="1A308721" w14:textId="77777777" w:rsidR="009326A6" w:rsidRDefault="00D058EB">
            <w:pPr>
              <w:spacing w:before="5" w:after="5"/>
              <w:jc w:val="center"/>
            </w:pPr>
            <w:r>
              <w:rPr>
                <w:sz w:val="14"/>
              </w:rPr>
              <w:t>II</w:t>
            </w:r>
          </w:p>
        </w:tc>
        <w:tc>
          <w:tcPr>
            <w:tcW w:w="500" w:type="dxa"/>
          </w:tcPr>
          <w:p w14:paraId="52BCAAFE" w14:textId="77777777" w:rsidR="009326A6" w:rsidRDefault="00D058EB">
            <w:pPr>
              <w:spacing w:before="5" w:after="5"/>
              <w:jc w:val="center"/>
            </w:pPr>
            <w:r>
              <w:rPr>
                <w:sz w:val="14"/>
              </w:rPr>
              <w:t>II</w:t>
            </w:r>
          </w:p>
        </w:tc>
      </w:tr>
      <w:tr w:rsidR="009326A6" w14:paraId="109F2EE8" w14:textId="77777777">
        <w:trPr>
          <w:jc w:val="center"/>
        </w:trPr>
        <w:tc>
          <w:tcPr>
            <w:tcW w:w="1800" w:type="dxa"/>
          </w:tcPr>
          <w:p w14:paraId="23F7C34B" w14:textId="77777777" w:rsidR="009326A6" w:rsidRDefault="00D058EB">
            <w:pPr>
              <w:spacing w:before="5" w:after="5"/>
            </w:pPr>
            <w:r>
              <w:rPr>
                <w:sz w:val="14"/>
              </w:rPr>
              <w:t>Hungary</w:t>
            </w:r>
          </w:p>
        </w:tc>
        <w:tc>
          <w:tcPr>
            <w:tcW w:w="750" w:type="dxa"/>
          </w:tcPr>
          <w:p w14:paraId="730BC71F" w14:textId="77777777" w:rsidR="009326A6" w:rsidRDefault="00D058EB">
            <w:pPr>
              <w:spacing w:before="5" w:after="5"/>
              <w:jc w:val="center"/>
            </w:pPr>
            <w:r>
              <w:rPr>
                <w:sz w:val="14"/>
              </w:rPr>
              <w:t>$1.71</w:t>
            </w:r>
          </w:p>
        </w:tc>
        <w:tc>
          <w:tcPr>
            <w:tcW w:w="450" w:type="dxa"/>
          </w:tcPr>
          <w:p w14:paraId="25E2D6EA" w14:textId="77777777" w:rsidR="009326A6" w:rsidRDefault="00D058EB">
            <w:pPr>
              <w:spacing w:before="5" w:after="5"/>
              <w:jc w:val="center"/>
            </w:pPr>
            <w:r>
              <w:rPr>
                <w:sz w:val="14"/>
              </w:rPr>
              <w:t>79</w:t>
            </w:r>
          </w:p>
        </w:tc>
        <w:tc>
          <w:tcPr>
            <w:tcW w:w="450" w:type="dxa"/>
          </w:tcPr>
          <w:p w14:paraId="0A5BA328" w14:textId="77777777" w:rsidR="009326A6" w:rsidRDefault="00D058EB">
            <w:pPr>
              <w:spacing w:before="5" w:after="5"/>
              <w:jc w:val="center"/>
            </w:pPr>
            <w:r>
              <w:rPr>
                <w:sz w:val="14"/>
              </w:rPr>
              <w:t>II</w:t>
            </w:r>
          </w:p>
        </w:tc>
        <w:tc>
          <w:tcPr>
            <w:tcW w:w="750" w:type="dxa"/>
          </w:tcPr>
          <w:p w14:paraId="788EE854" w14:textId="77777777" w:rsidR="009326A6" w:rsidRDefault="00D058EB">
            <w:pPr>
              <w:spacing w:before="5" w:after="5"/>
              <w:jc w:val="center"/>
            </w:pPr>
            <w:r>
              <w:rPr>
                <w:sz w:val="14"/>
              </w:rPr>
              <w:t>$1.71</w:t>
            </w:r>
          </w:p>
        </w:tc>
        <w:tc>
          <w:tcPr>
            <w:tcW w:w="450" w:type="dxa"/>
          </w:tcPr>
          <w:p w14:paraId="1D73E491" w14:textId="77777777" w:rsidR="009326A6" w:rsidRDefault="00D058EB">
            <w:pPr>
              <w:spacing w:before="5" w:after="5"/>
              <w:jc w:val="center"/>
            </w:pPr>
            <w:r>
              <w:rPr>
                <w:sz w:val="14"/>
              </w:rPr>
              <w:t>79</w:t>
            </w:r>
          </w:p>
        </w:tc>
        <w:tc>
          <w:tcPr>
            <w:tcW w:w="450" w:type="dxa"/>
          </w:tcPr>
          <w:p w14:paraId="02144082" w14:textId="77777777" w:rsidR="009326A6" w:rsidRDefault="00D058EB">
            <w:pPr>
              <w:spacing w:before="5" w:after="5"/>
              <w:jc w:val="center"/>
            </w:pPr>
            <w:r>
              <w:rPr>
                <w:sz w:val="14"/>
              </w:rPr>
              <w:t>II</w:t>
            </w:r>
          </w:p>
        </w:tc>
        <w:tc>
          <w:tcPr>
            <w:tcW w:w="500" w:type="dxa"/>
          </w:tcPr>
          <w:p w14:paraId="5DFB66AF" w14:textId="77777777" w:rsidR="009326A6" w:rsidRDefault="00D058EB">
            <w:pPr>
              <w:spacing w:before="5" w:after="5"/>
              <w:jc w:val="center"/>
            </w:pPr>
            <w:r>
              <w:rPr>
                <w:sz w:val="14"/>
              </w:rPr>
              <w:t>II</w:t>
            </w:r>
          </w:p>
        </w:tc>
      </w:tr>
      <w:tr w:rsidR="009326A6" w14:paraId="171031DA" w14:textId="77777777">
        <w:trPr>
          <w:jc w:val="center"/>
        </w:trPr>
        <w:tc>
          <w:tcPr>
            <w:tcW w:w="1800" w:type="dxa"/>
          </w:tcPr>
          <w:p w14:paraId="45D730E7" w14:textId="77777777" w:rsidR="009326A6" w:rsidRDefault="00D058EB">
            <w:pPr>
              <w:spacing w:before="5" w:after="5"/>
            </w:pPr>
            <w:r>
              <w:rPr>
                <w:sz w:val="14"/>
              </w:rPr>
              <w:t>Singapore</w:t>
            </w:r>
          </w:p>
        </w:tc>
        <w:tc>
          <w:tcPr>
            <w:tcW w:w="750" w:type="dxa"/>
          </w:tcPr>
          <w:p w14:paraId="6B7BF7B7" w14:textId="77777777" w:rsidR="009326A6" w:rsidRDefault="00D058EB">
            <w:pPr>
              <w:spacing w:before="5" w:after="5"/>
              <w:jc w:val="center"/>
            </w:pPr>
            <w:r>
              <w:rPr>
                <w:sz w:val="14"/>
              </w:rPr>
              <w:t>$1.72</w:t>
            </w:r>
          </w:p>
        </w:tc>
        <w:tc>
          <w:tcPr>
            <w:tcW w:w="450" w:type="dxa"/>
          </w:tcPr>
          <w:p w14:paraId="0DDB139B" w14:textId="77777777" w:rsidR="009326A6" w:rsidRDefault="00D058EB">
            <w:pPr>
              <w:spacing w:before="5" w:after="5"/>
              <w:jc w:val="center"/>
            </w:pPr>
            <w:r>
              <w:rPr>
                <w:sz w:val="14"/>
              </w:rPr>
              <w:t>80</w:t>
            </w:r>
          </w:p>
        </w:tc>
        <w:tc>
          <w:tcPr>
            <w:tcW w:w="450" w:type="dxa"/>
          </w:tcPr>
          <w:p w14:paraId="288BD8FB" w14:textId="77777777" w:rsidR="009326A6" w:rsidRDefault="00D058EB">
            <w:pPr>
              <w:spacing w:before="5" w:after="5"/>
              <w:jc w:val="center"/>
            </w:pPr>
            <w:r>
              <w:rPr>
                <w:sz w:val="14"/>
              </w:rPr>
              <w:t>II</w:t>
            </w:r>
          </w:p>
        </w:tc>
        <w:tc>
          <w:tcPr>
            <w:tcW w:w="750" w:type="dxa"/>
          </w:tcPr>
          <w:p w14:paraId="180FED74" w14:textId="77777777" w:rsidR="009326A6" w:rsidRDefault="00D058EB">
            <w:pPr>
              <w:spacing w:before="5" w:after="5"/>
              <w:jc w:val="center"/>
            </w:pPr>
            <w:r>
              <w:rPr>
                <w:sz w:val="14"/>
              </w:rPr>
              <w:t>$1.72</w:t>
            </w:r>
          </w:p>
        </w:tc>
        <w:tc>
          <w:tcPr>
            <w:tcW w:w="450" w:type="dxa"/>
          </w:tcPr>
          <w:p w14:paraId="36152D91" w14:textId="77777777" w:rsidR="009326A6" w:rsidRDefault="00D058EB">
            <w:pPr>
              <w:spacing w:before="5" w:after="5"/>
              <w:jc w:val="center"/>
            </w:pPr>
            <w:r>
              <w:rPr>
                <w:sz w:val="14"/>
              </w:rPr>
              <w:t>80</w:t>
            </w:r>
          </w:p>
        </w:tc>
        <w:tc>
          <w:tcPr>
            <w:tcW w:w="450" w:type="dxa"/>
          </w:tcPr>
          <w:p w14:paraId="6581F6E1" w14:textId="77777777" w:rsidR="009326A6" w:rsidRDefault="00D058EB">
            <w:pPr>
              <w:spacing w:before="5" w:after="5"/>
              <w:jc w:val="center"/>
            </w:pPr>
            <w:r>
              <w:rPr>
                <w:sz w:val="14"/>
              </w:rPr>
              <w:t>II</w:t>
            </w:r>
          </w:p>
        </w:tc>
        <w:tc>
          <w:tcPr>
            <w:tcW w:w="500" w:type="dxa"/>
          </w:tcPr>
          <w:p w14:paraId="45E90276" w14:textId="77777777" w:rsidR="009326A6" w:rsidRDefault="00D058EB">
            <w:pPr>
              <w:spacing w:before="5" w:after="5"/>
              <w:jc w:val="center"/>
            </w:pPr>
            <w:r>
              <w:rPr>
                <w:sz w:val="14"/>
              </w:rPr>
              <w:t>II</w:t>
            </w:r>
          </w:p>
        </w:tc>
      </w:tr>
      <w:tr w:rsidR="009326A6" w14:paraId="4702A816" w14:textId="77777777">
        <w:trPr>
          <w:jc w:val="center"/>
        </w:trPr>
        <w:tc>
          <w:tcPr>
            <w:tcW w:w="1800" w:type="dxa"/>
          </w:tcPr>
          <w:p w14:paraId="63552886" w14:textId="77777777" w:rsidR="009326A6" w:rsidRDefault="00D058EB">
            <w:pPr>
              <w:spacing w:before="5" w:after="5"/>
            </w:pPr>
            <w:r>
              <w:rPr>
                <w:sz w:val="14"/>
              </w:rPr>
              <w:t>Cyprus</w:t>
            </w:r>
          </w:p>
        </w:tc>
        <w:tc>
          <w:tcPr>
            <w:tcW w:w="750" w:type="dxa"/>
          </w:tcPr>
          <w:p w14:paraId="55007C96" w14:textId="77777777" w:rsidR="009326A6" w:rsidRDefault="00D058EB">
            <w:pPr>
              <w:spacing w:before="5" w:after="5"/>
              <w:jc w:val="center"/>
            </w:pPr>
            <w:r>
              <w:rPr>
                <w:sz w:val="14"/>
              </w:rPr>
              <w:t>$1.73</w:t>
            </w:r>
          </w:p>
        </w:tc>
        <w:tc>
          <w:tcPr>
            <w:tcW w:w="450" w:type="dxa"/>
          </w:tcPr>
          <w:p w14:paraId="0EB87384" w14:textId="77777777" w:rsidR="009326A6" w:rsidRDefault="00D058EB">
            <w:pPr>
              <w:spacing w:before="5" w:after="5"/>
              <w:jc w:val="center"/>
            </w:pPr>
            <w:r>
              <w:rPr>
                <w:sz w:val="14"/>
              </w:rPr>
              <w:t>81</w:t>
            </w:r>
          </w:p>
        </w:tc>
        <w:tc>
          <w:tcPr>
            <w:tcW w:w="450" w:type="dxa"/>
          </w:tcPr>
          <w:p w14:paraId="55344D71" w14:textId="77777777" w:rsidR="009326A6" w:rsidRDefault="00D058EB">
            <w:pPr>
              <w:spacing w:before="5" w:after="5"/>
              <w:jc w:val="center"/>
            </w:pPr>
            <w:r>
              <w:rPr>
                <w:sz w:val="14"/>
              </w:rPr>
              <w:t>II</w:t>
            </w:r>
          </w:p>
        </w:tc>
        <w:tc>
          <w:tcPr>
            <w:tcW w:w="750" w:type="dxa"/>
          </w:tcPr>
          <w:p w14:paraId="528BD49F" w14:textId="77777777" w:rsidR="009326A6" w:rsidRDefault="00D058EB">
            <w:pPr>
              <w:spacing w:before="5" w:after="5"/>
              <w:jc w:val="center"/>
            </w:pPr>
            <w:r>
              <w:rPr>
                <w:sz w:val="14"/>
              </w:rPr>
              <w:t>$1.73</w:t>
            </w:r>
          </w:p>
        </w:tc>
        <w:tc>
          <w:tcPr>
            <w:tcW w:w="450" w:type="dxa"/>
          </w:tcPr>
          <w:p w14:paraId="5968B92B" w14:textId="77777777" w:rsidR="009326A6" w:rsidRDefault="00D058EB">
            <w:pPr>
              <w:spacing w:before="5" w:after="5"/>
              <w:jc w:val="center"/>
            </w:pPr>
            <w:r>
              <w:rPr>
                <w:sz w:val="14"/>
              </w:rPr>
              <w:t>81</w:t>
            </w:r>
          </w:p>
        </w:tc>
        <w:tc>
          <w:tcPr>
            <w:tcW w:w="450" w:type="dxa"/>
          </w:tcPr>
          <w:p w14:paraId="2194858F" w14:textId="77777777" w:rsidR="009326A6" w:rsidRDefault="00D058EB">
            <w:pPr>
              <w:spacing w:before="5" w:after="5"/>
              <w:jc w:val="center"/>
            </w:pPr>
            <w:r>
              <w:rPr>
                <w:sz w:val="14"/>
              </w:rPr>
              <w:t>II</w:t>
            </w:r>
          </w:p>
        </w:tc>
        <w:tc>
          <w:tcPr>
            <w:tcW w:w="500" w:type="dxa"/>
          </w:tcPr>
          <w:p w14:paraId="59D477BE" w14:textId="77777777" w:rsidR="009326A6" w:rsidRDefault="00D058EB">
            <w:pPr>
              <w:spacing w:before="5" w:after="5"/>
              <w:jc w:val="center"/>
            </w:pPr>
            <w:r>
              <w:rPr>
                <w:sz w:val="14"/>
              </w:rPr>
              <w:t>II</w:t>
            </w:r>
          </w:p>
        </w:tc>
      </w:tr>
      <w:tr w:rsidR="009326A6" w14:paraId="069FC9E0" w14:textId="77777777">
        <w:trPr>
          <w:jc w:val="center"/>
        </w:trPr>
        <w:tc>
          <w:tcPr>
            <w:tcW w:w="1800" w:type="dxa"/>
          </w:tcPr>
          <w:p w14:paraId="4BF73BB1" w14:textId="77777777" w:rsidR="009326A6" w:rsidRDefault="00D058EB">
            <w:pPr>
              <w:spacing w:before="5" w:after="5"/>
            </w:pPr>
            <w:r>
              <w:rPr>
                <w:sz w:val="14"/>
              </w:rPr>
              <w:t>Senegal</w:t>
            </w:r>
          </w:p>
        </w:tc>
        <w:tc>
          <w:tcPr>
            <w:tcW w:w="750" w:type="dxa"/>
          </w:tcPr>
          <w:p w14:paraId="66B9DE20" w14:textId="77777777" w:rsidR="009326A6" w:rsidRDefault="00D058EB">
            <w:pPr>
              <w:spacing w:before="5" w:after="5"/>
              <w:jc w:val="center"/>
            </w:pPr>
            <w:r>
              <w:rPr>
                <w:sz w:val="14"/>
              </w:rPr>
              <w:t>$1.73</w:t>
            </w:r>
          </w:p>
        </w:tc>
        <w:tc>
          <w:tcPr>
            <w:tcW w:w="450" w:type="dxa"/>
          </w:tcPr>
          <w:p w14:paraId="038B4FE4" w14:textId="77777777" w:rsidR="009326A6" w:rsidRDefault="00D058EB">
            <w:pPr>
              <w:spacing w:before="5" w:after="5"/>
              <w:jc w:val="center"/>
            </w:pPr>
            <w:r>
              <w:rPr>
                <w:sz w:val="14"/>
              </w:rPr>
              <w:t>82</w:t>
            </w:r>
          </w:p>
        </w:tc>
        <w:tc>
          <w:tcPr>
            <w:tcW w:w="450" w:type="dxa"/>
          </w:tcPr>
          <w:p w14:paraId="12847E46" w14:textId="77777777" w:rsidR="009326A6" w:rsidRDefault="00D058EB">
            <w:pPr>
              <w:spacing w:before="5" w:after="5"/>
              <w:jc w:val="center"/>
            </w:pPr>
            <w:r>
              <w:rPr>
                <w:sz w:val="14"/>
              </w:rPr>
              <w:t>II</w:t>
            </w:r>
          </w:p>
        </w:tc>
        <w:tc>
          <w:tcPr>
            <w:tcW w:w="750" w:type="dxa"/>
          </w:tcPr>
          <w:p w14:paraId="7FED0FDA" w14:textId="77777777" w:rsidR="009326A6" w:rsidRDefault="00D058EB">
            <w:pPr>
              <w:spacing w:before="5" w:after="5"/>
              <w:jc w:val="center"/>
            </w:pPr>
            <w:r>
              <w:rPr>
                <w:sz w:val="14"/>
              </w:rPr>
              <w:t>$1.73</w:t>
            </w:r>
          </w:p>
        </w:tc>
        <w:tc>
          <w:tcPr>
            <w:tcW w:w="450" w:type="dxa"/>
          </w:tcPr>
          <w:p w14:paraId="448628E3" w14:textId="77777777" w:rsidR="009326A6" w:rsidRDefault="00D058EB">
            <w:pPr>
              <w:spacing w:before="5" w:after="5"/>
              <w:jc w:val="center"/>
            </w:pPr>
            <w:r>
              <w:rPr>
                <w:sz w:val="14"/>
              </w:rPr>
              <w:t>82</w:t>
            </w:r>
          </w:p>
        </w:tc>
        <w:tc>
          <w:tcPr>
            <w:tcW w:w="450" w:type="dxa"/>
          </w:tcPr>
          <w:p w14:paraId="69DB6EB2" w14:textId="77777777" w:rsidR="009326A6" w:rsidRDefault="00D058EB">
            <w:pPr>
              <w:spacing w:before="5" w:after="5"/>
              <w:jc w:val="center"/>
            </w:pPr>
            <w:r>
              <w:rPr>
                <w:sz w:val="14"/>
              </w:rPr>
              <w:t>II</w:t>
            </w:r>
          </w:p>
        </w:tc>
        <w:tc>
          <w:tcPr>
            <w:tcW w:w="500" w:type="dxa"/>
          </w:tcPr>
          <w:p w14:paraId="22328187" w14:textId="77777777" w:rsidR="009326A6" w:rsidRDefault="00D058EB">
            <w:pPr>
              <w:spacing w:before="5" w:after="5"/>
              <w:jc w:val="center"/>
            </w:pPr>
            <w:r>
              <w:rPr>
                <w:sz w:val="14"/>
              </w:rPr>
              <w:t>II</w:t>
            </w:r>
          </w:p>
        </w:tc>
      </w:tr>
      <w:tr w:rsidR="009326A6" w14:paraId="3F97C6E7" w14:textId="77777777">
        <w:trPr>
          <w:jc w:val="center"/>
        </w:trPr>
        <w:tc>
          <w:tcPr>
            <w:tcW w:w="1800" w:type="dxa"/>
          </w:tcPr>
          <w:p w14:paraId="3B1041D6" w14:textId="77777777" w:rsidR="009326A6" w:rsidRDefault="00D058EB">
            <w:pPr>
              <w:spacing w:before="5" w:after="5"/>
            </w:pPr>
            <w:r>
              <w:rPr>
                <w:sz w:val="14"/>
              </w:rPr>
              <w:t>Croatia</w:t>
            </w:r>
          </w:p>
        </w:tc>
        <w:tc>
          <w:tcPr>
            <w:tcW w:w="750" w:type="dxa"/>
          </w:tcPr>
          <w:p w14:paraId="79BA6FB4" w14:textId="77777777" w:rsidR="009326A6" w:rsidRDefault="00D058EB">
            <w:pPr>
              <w:spacing w:before="5" w:after="5"/>
              <w:jc w:val="center"/>
            </w:pPr>
            <w:r>
              <w:rPr>
                <w:sz w:val="14"/>
              </w:rPr>
              <w:t>$1.73</w:t>
            </w:r>
          </w:p>
        </w:tc>
        <w:tc>
          <w:tcPr>
            <w:tcW w:w="450" w:type="dxa"/>
          </w:tcPr>
          <w:p w14:paraId="005C38BE" w14:textId="77777777" w:rsidR="009326A6" w:rsidRDefault="00D058EB">
            <w:pPr>
              <w:spacing w:before="5" w:after="5"/>
              <w:jc w:val="center"/>
            </w:pPr>
            <w:r>
              <w:rPr>
                <w:sz w:val="14"/>
              </w:rPr>
              <w:t>83</w:t>
            </w:r>
          </w:p>
        </w:tc>
        <w:tc>
          <w:tcPr>
            <w:tcW w:w="450" w:type="dxa"/>
          </w:tcPr>
          <w:p w14:paraId="6CF9774F" w14:textId="77777777" w:rsidR="009326A6" w:rsidRDefault="00D058EB">
            <w:pPr>
              <w:spacing w:before="5" w:after="5"/>
              <w:jc w:val="center"/>
            </w:pPr>
            <w:r>
              <w:rPr>
                <w:sz w:val="14"/>
              </w:rPr>
              <w:t>II</w:t>
            </w:r>
          </w:p>
        </w:tc>
        <w:tc>
          <w:tcPr>
            <w:tcW w:w="750" w:type="dxa"/>
          </w:tcPr>
          <w:p w14:paraId="39630AEF" w14:textId="77777777" w:rsidR="009326A6" w:rsidRDefault="00D058EB">
            <w:pPr>
              <w:spacing w:before="5" w:after="5"/>
              <w:jc w:val="center"/>
            </w:pPr>
            <w:r>
              <w:rPr>
                <w:sz w:val="14"/>
              </w:rPr>
              <w:t>$1.73</w:t>
            </w:r>
          </w:p>
        </w:tc>
        <w:tc>
          <w:tcPr>
            <w:tcW w:w="450" w:type="dxa"/>
          </w:tcPr>
          <w:p w14:paraId="27A75701" w14:textId="77777777" w:rsidR="009326A6" w:rsidRDefault="00D058EB">
            <w:pPr>
              <w:spacing w:before="5" w:after="5"/>
              <w:jc w:val="center"/>
            </w:pPr>
            <w:r>
              <w:rPr>
                <w:sz w:val="14"/>
              </w:rPr>
              <w:t>83</w:t>
            </w:r>
          </w:p>
        </w:tc>
        <w:tc>
          <w:tcPr>
            <w:tcW w:w="450" w:type="dxa"/>
          </w:tcPr>
          <w:p w14:paraId="59C19595" w14:textId="77777777" w:rsidR="009326A6" w:rsidRDefault="00D058EB">
            <w:pPr>
              <w:spacing w:before="5" w:after="5"/>
              <w:jc w:val="center"/>
            </w:pPr>
            <w:r>
              <w:rPr>
                <w:sz w:val="14"/>
              </w:rPr>
              <w:t>II</w:t>
            </w:r>
          </w:p>
        </w:tc>
        <w:tc>
          <w:tcPr>
            <w:tcW w:w="500" w:type="dxa"/>
          </w:tcPr>
          <w:p w14:paraId="72945542" w14:textId="77777777" w:rsidR="009326A6" w:rsidRDefault="00D058EB">
            <w:pPr>
              <w:spacing w:before="5" w:after="5"/>
              <w:jc w:val="center"/>
            </w:pPr>
            <w:r>
              <w:rPr>
                <w:sz w:val="14"/>
              </w:rPr>
              <w:t>II</w:t>
            </w:r>
          </w:p>
        </w:tc>
      </w:tr>
      <w:tr w:rsidR="009326A6" w14:paraId="37CCEA73" w14:textId="77777777">
        <w:trPr>
          <w:jc w:val="center"/>
        </w:trPr>
        <w:tc>
          <w:tcPr>
            <w:tcW w:w="1800" w:type="dxa"/>
          </w:tcPr>
          <w:p w14:paraId="3CB6648F" w14:textId="77777777" w:rsidR="009326A6" w:rsidRDefault="00D058EB">
            <w:pPr>
              <w:spacing w:before="5" w:after="5"/>
            </w:pPr>
            <w:r>
              <w:rPr>
                <w:sz w:val="14"/>
              </w:rPr>
              <w:t>Ireland</w:t>
            </w:r>
          </w:p>
        </w:tc>
        <w:tc>
          <w:tcPr>
            <w:tcW w:w="750" w:type="dxa"/>
          </w:tcPr>
          <w:p w14:paraId="3C3C9738" w14:textId="77777777" w:rsidR="009326A6" w:rsidRDefault="00D058EB">
            <w:pPr>
              <w:spacing w:before="5" w:after="5"/>
              <w:jc w:val="center"/>
            </w:pPr>
            <w:r>
              <w:rPr>
                <w:sz w:val="14"/>
              </w:rPr>
              <w:t>$1.73</w:t>
            </w:r>
          </w:p>
        </w:tc>
        <w:tc>
          <w:tcPr>
            <w:tcW w:w="450" w:type="dxa"/>
          </w:tcPr>
          <w:p w14:paraId="7B820DF1" w14:textId="77777777" w:rsidR="009326A6" w:rsidRDefault="00D058EB">
            <w:pPr>
              <w:spacing w:before="5" w:after="5"/>
              <w:jc w:val="center"/>
            </w:pPr>
            <w:r>
              <w:rPr>
                <w:sz w:val="14"/>
              </w:rPr>
              <w:t>84</w:t>
            </w:r>
          </w:p>
        </w:tc>
        <w:tc>
          <w:tcPr>
            <w:tcW w:w="450" w:type="dxa"/>
          </w:tcPr>
          <w:p w14:paraId="475DC525" w14:textId="77777777" w:rsidR="009326A6" w:rsidRDefault="00D058EB">
            <w:pPr>
              <w:spacing w:before="5" w:after="5"/>
              <w:jc w:val="center"/>
            </w:pPr>
            <w:r>
              <w:rPr>
                <w:sz w:val="14"/>
              </w:rPr>
              <w:t>II</w:t>
            </w:r>
          </w:p>
        </w:tc>
        <w:tc>
          <w:tcPr>
            <w:tcW w:w="750" w:type="dxa"/>
          </w:tcPr>
          <w:p w14:paraId="7360FA2D" w14:textId="77777777" w:rsidR="009326A6" w:rsidRDefault="00D058EB">
            <w:pPr>
              <w:spacing w:before="5" w:after="5"/>
              <w:jc w:val="center"/>
            </w:pPr>
            <w:r>
              <w:rPr>
                <w:sz w:val="14"/>
              </w:rPr>
              <w:t>$1.73</w:t>
            </w:r>
          </w:p>
        </w:tc>
        <w:tc>
          <w:tcPr>
            <w:tcW w:w="450" w:type="dxa"/>
          </w:tcPr>
          <w:p w14:paraId="6A6A731A" w14:textId="77777777" w:rsidR="009326A6" w:rsidRDefault="00D058EB">
            <w:pPr>
              <w:spacing w:before="5" w:after="5"/>
              <w:jc w:val="center"/>
            </w:pPr>
            <w:r>
              <w:rPr>
                <w:sz w:val="14"/>
              </w:rPr>
              <w:t>84</w:t>
            </w:r>
          </w:p>
        </w:tc>
        <w:tc>
          <w:tcPr>
            <w:tcW w:w="450" w:type="dxa"/>
          </w:tcPr>
          <w:p w14:paraId="10CE95DF" w14:textId="77777777" w:rsidR="009326A6" w:rsidRDefault="00D058EB">
            <w:pPr>
              <w:spacing w:before="5" w:after="5"/>
              <w:jc w:val="center"/>
            </w:pPr>
            <w:r>
              <w:rPr>
                <w:sz w:val="14"/>
              </w:rPr>
              <w:t>II</w:t>
            </w:r>
          </w:p>
        </w:tc>
        <w:tc>
          <w:tcPr>
            <w:tcW w:w="500" w:type="dxa"/>
          </w:tcPr>
          <w:p w14:paraId="6058554A" w14:textId="77777777" w:rsidR="009326A6" w:rsidRDefault="00D058EB">
            <w:pPr>
              <w:spacing w:before="5" w:after="5"/>
              <w:jc w:val="center"/>
            </w:pPr>
            <w:r>
              <w:rPr>
                <w:sz w:val="14"/>
              </w:rPr>
              <w:t>II</w:t>
            </w:r>
          </w:p>
        </w:tc>
      </w:tr>
      <w:tr w:rsidR="009326A6" w14:paraId="41AF28E5" w14:textId="77777777">
        <w:trPr>
          <w:jc w:val="center"/>
        </w:trPr>
        <w:tc>
          <w:tcPr>
            <w:tcW w:w="1800" w:type="dxa"/>
            <w:tcBorders>
              <w:bottom w:val="double" w:sz="4" w:space="0" w:color="auto"/>
            </w:tcBorders>
          </w:tcPr>
          <w:p w14:paraId="4B4B0D33" w14:textId="77777777" w:rsidR="009326A6" w:rsidRDefault="00D058EB">
            <w:pPr>
              <w:spacing w:before="5" w:after="5"/>
            </w:pPr>
            <w:r>
              <w:rPr>
                <w:sz w:val="14"/>
              </w:rPr>
              <w:t>Greenland</w:t>
            </w:r>
          </w:p>
        </w:tc>
        <w:tc>
          <w:tcPr>
            <w:tcW w:w="750" w:type="dxa"/>
            <w:tcBorders>
              <w:bottom w:val="double" w:sz="4" w:space="0" w:color="auto"/>
            </w:tcBorders>
          </w:tcPr>
          <w:p w14:paraId="19464C0D" w14:textId="77777777" w:rsidR="009326A6" w:rsidRDefault="00D058EB">
            <w:pPr>
              <w:spacing w:before="5" w:after="5"/>
              <w:jc w:val="center"/>
            </w:pPr>
            <w:r>
              <w:rPr>
                <w:sz w:val="14"/>
              </w:rPr>
              <w:t>$1.77</w:t>
            </w:r>
          </w:p>
        </w:tc>
        <w:tc>
          <w:tcPr>
            <w:tcW w:w="450" w:type="dxa"/>
            <w:tcBorders>
              <w:bottom w:val="double" w:sz="4" w:space="0" w:color="auto"/>
            </w:tcBorders>
          </w:tcPr>
          <w:p w14:paraId="38E03F21" w14:textId="77777777" w:rsidR="009326A6" w:rsidRDefault="00D058EB">
            <w:pPr>
              <w:spacing w:before="5" w:after="5"/>
              <w:jc w:val="center"/>
            </w:pPr>
            <w:r>
              <w:rPr>
                <w:sz w:val="14"/>
              </w:rPr>
              <w:t>85</w:t>
            </w:r>
          </w:p>
        </w:tc>
        <w:tc>
          <w:tcPr>
            <w:tcW w:w="450" w:type="dxa"/>
            <w:tcBorders>
              <w:bottom w:val="double" w:sz="4" w:space="0" w:color="auto"/>
            </w:tcBorders>
          </w:tcPr>
          <w:p w14:paraId="0DE29581" w14:textId="77777777" w:rsidR="009326A6" w:rsidRDefault="00D058EB">
            <w:pPr>
              <w:spacing w:before="5" w:after="5"/>
              <w:jc w:val="center"/>
            </w:pPr>
            <w:r>
              <w:rPr>
                <w:sz w:val="14"/>
              </w:rPr>
              <w:t>II</w:t>
            </w:r>
          </w:p>
        </w:tc>
        <w:tc>
          <w:tcPr>
            <w:tcW w:w="750" w:type="dxa"/>
            <w:tcBorders>
              <w:bottom w:val="double" w:sz="4" w:space="0" w:color="auto"/>
            </w:tcBorders>
          </w:tcPr>
          <w:p w14:paraId="488E3866" w14:textId="77777777" w:rsidR="009326A6" w:rsidRDefault="00D058EB">
            <w:pPr>
              <w:spacing w:before="5" w:after="5"/>
              <w:jc w:val="center"/>
            </w:pPr>
            <w:r>
              <w:rPr>
                <w:sz w:val="14"/>
              </w:rPr>
              <w:t>$1.77</w:t>
            </w:r>
          </w:p>
        </w:tc>
        <w:tc>
          <w:tcPr>
            <w:tcW w:w="450" w:type="dxa"/>
            <w:tcBorders>
              <w:bottom w:val="double" w:sz="4" w:space="0" w:color="auto"/>
            </w:tcBorders>
          </w:tcPr>
          <w:p w14:paraId="13168649" w14:textId="77777777" w:rsidR="009326A6" w:rsidRDefault="00D058EB">
            <w:pPr>
              <w:spacing w:before="5" w:after="5"/>
              <w:jc w:val="center"/>
            </w:pPr>
            <w:r>
              <w:rPr>
                <w:sz w:val="14"/>
              </w:rPr>
              <w:t>85</w:t>
            </w:r>
          </w:p>
        </w:tc>
        <w:tc>
          <w:tcPr>
            <w:tcW w:w="450" w:type="dxa"/>
            <w:tcBorders>
              <w:bottom w:val="double" w:sz="4" w:space="0" w:color="auto"/>
            </w:tcBorders>
          </w:tcPr>
          <w:p w14:paraId="622A6134" w14:textId="77777777" w:rsidR="009326A6" w:rsidRDefault="00D058EB">
            <w:pPr>
              <w:spacing w:before="5" w:after="5"/>
              <w:jc w:val="center"/>
            </w:pPr>
            <w:r>
              <w:rPr>
                <w:sz w:val="14"/>
              </w:rPr>
              <w:t>II</w:t>
            </w:r>
          </w:p>
        </w:tc>
        <w:tc>
          <w:tcPr>
            <w:tcW w:w="500" w:type="dxa"/>
            <w:tcBorders>
              <w:bottom w:val="double" w:sz="4" w:space="0" w:color="auto"/>
            </w:tcBorders>
          </w:tcPr>
          <w:p w14:paraId="0EDFFB0F" w14:textId="77777777" w:rsidR="009326A6" w:rsidRDefault="00D058EB">
            <w:pPr>
              <w:spacing w:before="5" w:after="5"/>
              <w:jc w:val="center"/>
            </w:pPr>
            <w:r>
              <w:rPr>
                <w:sz w:val="14"/>
              </w:rPr>
              <w:t>II</w:t>
            </w:r>
          </w:p>
        </w:tc>
      </w:tr>
    </w:tbl>
    <w:p w14:paraId="77C0A6BD" w14:textId="77777777" w:rsidR="009326A6" w:rsidRDefault="00D058EB">
      <w:pPr>
        <w:spacing w:before="40" w:after="120" w:line="240" w:lineRule="auto"/>
        <w:sectPr w:rsidR="009326A6">
          <w:pgSz w:w="15840" w:h="12240" w:orient="landscape"/>
          <w:pgMar w:top="1080" w:right="1080" w:bottom="1080" w:left="1080" w:header="720" w:footer="720" w:gutter="0"/>
          <w:cols w:space="720"/>
        </w:sectPr>
      </w:pPr>
      <w:r>
        <w:rPr>
          <w:b/>
          <w:sz w:val="20"/>
        </w:rPr>
        <w:t xml:space="preserve">Notes: </w:t>
      </w:r>
      <w:r>
        <w:rPr>
          <w:sz w:val="20"/>
        </w:rPr>
        <w:t xml:space="preserve">See </w:t>
      </w:r>
      <w:hyperlink w:anchor="Table3" w:history="1">
        <w:r w:rsidR="009326A6">
          <w:rPr>
            <w:color w:val="1F3864"/>
            <w:sz w:val="20"/>
            <w:u w:val="single"/>
          </w:rPr>
          <w:t>Table 3</w:t>
        </w:r>
      </w:hyperlink>
      <w:r>
        <w:rPr>
          <w:sz w:val="20"/>
        </w:rPr>
        <w:t xml:space="preserve"> notes for column definitions. Countries sorted by specification (2) rank (ascending). </w:t>
      </w:r>
    </w:p>
    <w:p w14:paraId="34C9A0CA" w14:textId="77777777" w:rsidR="009326A6" w:rsidRDefault="00D058EB">
      <w:pPr>
        <w:pStyle w:val="Heading1"/>
      </w:pPr>
      <w:r>
        <w:lastRenderedPageBreak/>
        <w:t>Appendix B: Model Derivation</w:t>
      </w:r>
    </w:p>
    <w:p w14:paraId="362A303D" w14:textId="77777777" w:rsidR="009326A6" w:rsidRDefault="00D058EB">
      <w:pPr>
        <w:spacing w:after="160"/>
        <w:jc w:val="both"/>
      </w:pPr>
      <w:r>
        <w:t>This appendix provides the full derivation of the capacity-constrained Ricardian model summarized in Sections 3–4.</w:t>
      </w:r>
    </w:p>
    <w:p w14:paraId="0B89593F" w14:textId="77777777" w:rsidR="009326A6" w:rsidRDefault="00D058EB">
      <w:pPr>
        <w:pStyle w:val="Heading2"/>
      </w:pPr>
      <w:r>
        <w:rPr>
          <w:rFonts w:ascii="Times New Roman" w:hAnsi="Times New Roman"/>
          <w:b w:val="0"/>
          <w:i/>
          <w:color w:val="2F5496"/>
          <w:sz w:val="24"/>
        </w:rPr>
        <w:t>B.1 Primitives</w:t>
      </w:r>
    </w:p>
    <w:p w14:paraId="2F318B7F" w14:textId="77777777" w:rsidR="009326A6" w:rsidRDefault="00D058EB">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34" w:name="Eq1txt906"/>
      <w:r>
        <w:fldChar w:fldCharType="begin"/>
      </w:r>
      <w:r>
        <w:instrText>HYPERLINK \l "Eq1"</w:instrText>
      </w:r>
      <w:r>
        <w:fldChar w:fldCharType="separate"/>
      </w:r>
      <w:r>
        <w:rPr>
          <w:color w:val="1F3864"/>
          <w:u w:val="single"/>
        </w:rPr>
        <w:t>equation (1)</w:t>
      </w:r>
      <w:r>
        <w:fldChar w:fldCharType="end"/>
      </w:r>
      <w:bookmarkEnd w:id="134"/>
      <w:r>
        <w:t xml:space="preserve">.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35" w:name="Eq4txt907"/>
      <w:r>
        <w:fldChar w:fldCharType="begin"/>
      </w:r>
      <w:r>
        <w:instrText>HYPERLINK \l "Eq4"</w:instrText>
      </w:r>
      <w:r>
        <w:fldChar w:fldCharType="separate"/>
      </w:r>
      <w:r>
        <w:rPr>
          <w:color w:val="1F3864"/>
          <w:u w:val="single"/>
        </w:rPr>
        <w:t>equation (4)</w:t>
      </w:r>
      <w:r>
        <w:fldChar w:fldCharType="end"/>
      </w:r>
      <w:bookmarkEnd w:id="135"/>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N</m:t>
            </m:r>
            <m:r>
              <w:rPr>
                <w:rFonts w:ascii="Cambria Math" w:hAnsi="Cambria Math"/>
              </w:rPr>
              <m:t>)</m:t>
            </m:r>
          </m:sub>
        </m:sSub>
      </m:oMath>
      <w:r>
        <w:t>.</w:t>
      </w:r>
    </w:p>
    <w:p w14:paraId="0933C3A2" w14:textId="77777777" w:rsidR="009326A6" w:rsidRDefault="00D058EB">
      <w:pPr>
        <w:pStyle w:val="Heading2"/>
      </w:pPr>
      <w:r>
        <w:rPr>
          <w:rFonts w:ascii="Times New Roman" w:hAnsi="Times New Roman"/>
          <w:b w:val="0"/>
          <w:i/>
          <w:color w:val="2F5496"/>
          <w:sz w:val="24"/>
        </w:rPr>
        <w:t>B.2 The Training Market</w:t>
      </w:r>
    </w:p>
    <w:p w14:paraId="21E4E4BC" w14:textId="77777777" w:rsidR="009326A6" w:rsidRDefault="00D058EB">
      <w:pPr>
        <w:spacing w:after="8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bilateral sovereignty premium from </w:t>
      </w:r>
      <w:bookmarkStart w:id="136" w:name="Eq2txt908"/>
      <w:r>
        <w:fldChar w:fldCharType="begin"/>
      </w:r>
      <w:r>
        <w:instrText>HYPERLINK \l "Eq2"</w:instrText>
      </w:r>
      <w:r>
        <w:fldChar w:fldCharType="separate"/>
      </w:r>
      <w:r>
        <w:rPr>
          <w:color w:val="1F3864"/>
          <w:u w:val="single"/>
        </w:rPr>
        <w:t>equation (2)</w:t>
      </w:r>
      <w:r>
        <w:fldChar w:fldCharType="end"/>
      </w:r>
      <w:bookmarkEnd w:id="136"/>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8136"/>
        <w:gridCol w:w="720"/>
      </w:tblGrid>
      <w:tr w:rsidR="009326A6" w14:paraId="2DA8627A" w14:textId="77777777">
        <w:trPr>
          <w:jc w:val="center"/>
        </w:trPr>
        <w:tc>
          <w:tcPr>
            <w:tcW w:w="8640" w:type="dxa"/>
            <w:vAlign w:val="center"/>
          </w:tcPr>
          <w:p w14:paraId="0B60B903" w14:textId="77777777" w:rsidR="009326A6" w:rsidRDefault="00D058EB">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i</m:t>
                        </m:r>
                        <m:r>
                          <w:rPr>
                            <w:rFonts w:ascii="Cambria Math" w:hAnsi="Cambria Math"/>
                          </w:rPr>
                          <m:t>)</m:t>
                        </m:r>
                      </m:sub>
                    </m:sSub>
                  </m:e>
                </m:nary>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m:t>
                </m:r>
              </m:oMath>
            </m:oMathPara>
          </w:p>
        </w:tc>
        <w:tc>
          <w:tcPr>
            <w:tcW w:w="720" w:type="dxa"/>
            <w:vAlign w:val="center"/>
          </w:tcPr>
          <w:p w14:paraId="3DD4F42E" w14:textId="77777777" w:rsidR="009326A6" w:rsidRDefault="00D058EB">
            <w:pPr>
              <w:spacing w:before="60" w:after="60"/>
              <w:jc w:val="right"/>
            </w:pPr>
            <w:bookmarkStart w:id="137" w:name="EqB.1"/>
            <w:r>
              <w:t>(B.1)</w:t>
            </w:r>
            <w:bookmarkEnd w:id="137"/>
          </w:p>
        </w:tc>
      </w:tr>
    </w:tbl>
    <w:p w14:paraId="2FD6AD06" w14:textId="77777777" w:rsidR="009326A6" w:rsidRDefault="00D058EB">
      <w:pPr>
        <w:spacing w:before="80"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475B745D" w14:textId="77777777" w:rsidR="009326A6" w:rsidRDefault="00D058EB">
      <w:pPr>
        <w:pStyle w:val="Heading2"/>
      </w:pPr>
      <w:r>
        <w:rPr>
          <w:rFonts w:ascii="Times New Roman" w:hAnsi="Times New Roman"/>
          <w:b w:val="0"/>
          <w:i/>
          <w:color w:val="2F5496"/>
          <w:sz w:val="24"/>
        </w:rPr>
        <w:t>B.3 The Inference Market</w:t>
      </w:r>
    </w:p>
    <w:p w14:paraId="1A8BFE09" w14:textId="77777777" w:rsidR="009326A6" w:rsidRDefault="00D058EB">
      <w:pPr>
        <w:spacing w:after="8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36"/>
        <w:gridCol w:w="720"/>
      </w:tblGrid>
      <w:tr w:rsidR="009326A6" w14:paraId="70896BA8" w14:textId="77777777">
        <w:trPr>
          <w:jc w:val="center"/>
        </w:trPr>
        <w:tc>
          <w:tcPr>
            <w:tcW w:w="8640" w:type="dxa"/>
            <w:vAlign w:val="center"/>
          </w:tcPr>
          <w:p w14:paraId="04A2CBC7" w14:textId="77777777" w:rsidR="009326A6" w:rsidRDefault="00D058EB">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62E46F29" w14:textId="77777777" w:rsidR="009326A6" w:rsidRDefault="00D058EB">
            <w:pPr>
              <w:spacing w:before="60" w:after="60"/>
              <w:jc w:val="right"/>
            </w:pPr>
            <w:bookmarkStart w:id="138" w:name="EqB.2"/>
            <w:r>
              <w:t>(B.2)</w:t>
            </w:r>
            <w:bookmarkEnd w:id="138"/>
          </w:p>
        </w:tc>
      </w:tr>
    </w:tbl>
    <w:p w14:paraId="62F3FE38" w14:textId="77777777" w:rsidR="009326A6" w:rsidRDefault="00D058EB">
      <w:pPr>
        <w:spacing w:before="80" w:after="160"/>
        <w:jc w:val="both"/>
      </w:pPr>
      <w:r>
        <w:lastRenderedPageBreak/>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314AEC6A" w14:textId="77777777" w:rsidR="009326A6" w:rsidRDefault="00D058EB">
      <w:pPr>
        <w:pStyle w:val="Heading2"/>
      </w:pPr>
      <w:r>
        <w:rPr>
          <w:rFonts w:ascii="Times New Roman" w:hAnsi="Times New Roman"/>
          <w:b w:val="0"/>
          <w:i/>
          <w:color w:val="2F5496"/>
          <w:sz w:val="24"/>
        </w:rPr>
        <w:t>B.4 Capacity Allocation</w:t>
      </w:r>
    </w:p>
    <w:p w14:paraId="225C75F4" w14:textId="77777777" w:rsidR="009326A6" w:rsidRDefault="00D058EB">
      <w:pPr>
        <w:spacing w:after="80"/>
        <w:jc w:val="both"/>
      </w:pPr>
      <w:r>
        <w:t xml:space="preserve">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8136"/>
        <w:gridCol w:w="720"/>
      </w:tblGrid>
      <w:tr w:rsidR="009326A6" w14:paraId="0A6BB734" w14:textId="77777777">
        <w:trPr>
          <w:jc w:val="center"/>
        </w:trPr>
        <w:tc>
          <w:tcPr>
            <w:tcW w:w="8640" w:type="dxa"/>
            <w:vAlign w:val="center"/>
          </w:tcPr>
          <w:p w14:paraId="06E34166" w14:textId="77777777" w:rsidR="009326A6" w:rsidRDefault="00D058EB">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e>
                </m:nary>
                <m:r>
                  <m:rPr>
                    <m:sty m:val="p"/>
                  </m:rPr>
                  <w:rPr>
                    <w:rFonts w:ascii="Cambria Math" w:hAnsi="Cambria Math"/>
                  </w:rPr>
                  <m:t>,</m:t>
                </m:r>
              </m:oMath>
            </m:oMathPara>
          </w:p>
        </w:tc>
        <w:tc>
          <w:tcPr>
            <w:tcW w:w="720" w:type="dxa"/>
            <w:vAlign w:val="center"/>
          </w:tcPr>
          <w:p w14:paraId="60FDF9F9" w14:textId="77777777" w:rsidR="009326A6" w:rsidRDefault="00D058EB">
            <w:pPr>
              <w:spacing w:before="60" w:after="60"/>
              <w:jc w:val="right"/>
            </w:pPr>
            <w:bookmarkStart w:id="139" w:name="EqB.3"/>
            <w:r>
              <w:t>(B.3)</w:t>
            </w:r>
            <w:bookmarkEnd w:id="139"/>
          </w:p>
        </w:tc>
      </w:tr>
    </w:tbl>
    <w:p w14:paraId="615FEF06" w14:textId="77777777" w:rsidR="009326A6" w:rsidRDefault="00D058EB">
      <w:pPr>
        <w:spacing w:before="80"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531AC7F0" w14:textId="77777777" w:rsidR="009326A6" w:rsidRDefault="00D058EB">
      <w:pPr>
        <w:pStyle w:val="Heading2"/>
      </w:pPr>
      <w:r>
        <w:rPr>
          <w:rFonts w:ascii="Times New Roman" w:hAnsi="Times New Roman"/>
          <w:b w:val="0"/>
          <w:i/>
          <w:color w:val="2F5496"/>
          <w:sz w:val="24"/>
        </w:rPr>
        <w:t>B.5 Equilibrium Definition and Existence</w:t>
      </w:r>
    </w:p>
    <w:p w14:paraId="45752D1C" w14:textId="77777777" w:rsidR="009326A6" w:rsidRDefault="00D058EB">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i</m:t>
            </m:r>
            <m:r>
              <w:rPr>
                <w:rFonts w:ascii="Cambria Math" w:hAnsi="Cambria Math"/>
              </w:rPr>
              <m:t>)</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m:t>
            </m:r>
            <m:r>
              <w:rPr>
                <w:rFonts w:ascii="Cambria Math" w:hAnsi="Cambria Math"/>
              </w:rPr>
              <m:t>i</m:t>
            </m:r>
            <m:r>
              <w:rPr>
                <w:rFonts w:ascii="Cambria Math" w:hAnsi="Cambria Math"/>
              </w:rPr>
              <m:t>)</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004E879D" w14:textId="77777777" w:rsidR="009326A6" w:rsidRDefault="00D058EB">
      <w:pPr>
        <w:pStyle w:val="Heading2"/>
      </w:pPr>
      <w:r>
        <w:rPr>
          <w:rFonts w:ascii="Times New Roman" w:hAnsi="Times New Roman"/>
          <w:b w:val="0"/>
          <w:i/>
          <w:color w:val="2F5496"/>
          <w:sz w:val="24"/>
        </w:rPr>
        <w:t>B.6 Welfare Cost of Sovereignty</w:t>
      </w:r>
    </w:p>
    <w:p w14:paraId="5FB541B0" w14:textId="77777777" w:rsidR="009326A6" w:rsidRDefault="00D058EB">
      <w:pPr>
        <w:spacing w:after="80"/>
        <w:jc w:val="both"/>
      </w:pPr>
      <w:r>
        <w:t xml:space="preserve">The welfare cost has two components. For each importing country </w:t>
      </w:r>
      <m:oMath>
        <m:r>
          <w:rPr>
            <w:rFonts w:ascii="Cambria Math" w:hAnsi="Cambria Math"/>
          </w:rPr>
          <m:t>k</m:t>
        </m:r>
      </m:oMath>
      <w:r>
        <w:t xml:space="preserve">, let </w:t>
      </w:r>
      <m:oMath>
        <m:r>
          <w:rPr>
            <w:rFonts w:ascii="Cambria Math" w:hAnsi="Cambria Math"/>
          </w:rPr>
          <m:t>i</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xml:space="preserve"> denote its equilibrium supplier (the seller minimizing delivered cost). Import markup:</w:t>
      </w:r>
    </w:p>
    <w:tbl>
      <w:tblPr>
        <w:tblW w:w="5000" w:type="pct"/>
        <w:jc w:val="center"/>
        <w:tblLook w:val="04A0" w:firstRow="1" w:lastRow="0" w:firstColumn="1" w:lastColumn="0" w:noHBand="0" w:noVBand="1"/>
      </w:tblPr>
      <w:tblGrid>
        <w:gridCol w:w="8136"/>
        <w:gridCol w:w="720"/>
      </w:tblGrid>
      <w:tr w:rsidR="009326A6" w14:paraId="1788064B" w14:textId="77777777">
        <w:trPr>
          <w:jc w:val="center"/>
        </w:trPr>
        <w:tc>
          <w:tcPr>
            <w:tcW w:w="8640" w:type="dxa"/>
            <w:vAlign w:val="center"/>
          </w:tcPr>
          <w:p w14:paraId="418F8102" w14:textId="77777777" w:rsidR="009326A6" w:rsidRDefault="00D058EB">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ik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720" w:type="dxa"/>
            <w:vAlign w:val="center"/>
          </w:tcPr>
          <w:p w14:paraId="45EFB1E2" w14:textId="77777777" w:rsidR="009326A6" w:rsidRDefault="00D058EB">
            <w:pPr>
              <w:spacing w:before="60" w:after="60"/>
              <w:jc w:val="right"/>
            </w:pPr>
            <w:bookmarkStart w:id="140" w:name="EqB.4"/>
            <w:r>
              <w:t>(B.4)</w:t>
            </w:r>
            <w:bookmarkEnd w:id="140"/>
          </w:p>
        </w:tc>
      </w:tr>
    </w:tbl>
    <w:p w14:paraId="586620E5" w14:textId="77777777" w:rsidR="009326A6" w:rsidRDefault="00D058EB">
      <w:pPr>
        <w:spacing w:before="80" w:after="80"/>
        <w:jc w:val="both"/>
      </w:pPr>
      <w:r>
        <w:t>Allocative inefficiency:</w:t>
      </w:r>
    </w:p>
    <w:tbl>
      <w:tblPr>
        <w:tblW w:w="5000" w:type="pct"/>
        <w:jc w:val="center"/>
        <w:tblLook w:val="04A0" w:firstRow="1" w:lastRow="0" w:firstColumn="1" w:lastColumn="0" w:noHBand="0" w:noVBand="1"/>
      </w:tblPr>
      <w:tblGrid>
        <w:gridCol w:w="8136"/>
        <w:gridCol w:w="720"/>
      </w:tblGrid>
      <w:tr w:rsidR="009326A6" w14:paraId="1882AB33" w14:textId="77777777">
        <w:trPr>
          <w:jc w:val="center"/>
        </w:trPr>
        <w:tc>
          <w:tcPr>
            <w:tcW w:w="8640" w:type="dxa"/>
            <w:vAlign w:val="center"/>
          </w:tcPr>
          <w:p w14:paraId="6108CD20" w14:textId="77777777" w:rsidR="009326A6" w:rsidRDefault="00D058EB">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720" w:type="dxa"/>
            <w:vAlign w:val="center"/>
          </w:tcPr>
          <w:p w14:paraId="12245FFA" w14:textId="77777777" w:rsidR="009326A6" w:rsidRDefault="00D058EB">
            <w:pPr>
              <w:spacing w:before="60" w:after="60"/>
              <w:jc w:val="right"/>
            </w:pPr>
            <w:bookmarkStart w:id="141" w:name="EqB.5"/>
            <w:r>
              <w:t>(B.5)</w:t>
            </w:r>
            <w:bookmarkEnd w:id="141"/>
          </w:p>
        </w:tc>
      </w:tr>
    </w:tbl>
    <w:p w14:paraId="67EE91E6" w14:textId="77777777" w:rsidR="009326A6" w:rsidRDefault="00D058EB">
      <w:pPr>
        <w:spacing w:before="80" w:after="160"/>
        <w:jc w:val="both"/>
      </w:pPr>
      <w:r>
        <w:lastRenderedPageBreak/>
        <w:t xml:space="preserve">Total: </w:t>
      </w:r>
      <m:oMath>
        <m:r>
          <m:rPr>
            <m:sty m:val="p"/>
          </m:rPr>
          <w:rPr>
            <w:rFonts w:ascii="Cambria Math" w:hAnsi="Cambria Math"/>
          </w:rPr>
          <m:t>DWL(</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16C193C9" w14:textId="77777777" w:rsidR="009326A6" w:rsidRDefault="00D058EB">
      <w:pPr>
        <w:pStyle w:val="Heading1"/>
      </w:pPr>
      <w:r>
        <w:t>Appendix C: Sensitivity Analysis</w:t>
      </w:r>
    </w:p>
    <w:p w14:paraId="1B4F4244" w14:textId="77777777" w:rsidR="009326A6" w:rsidRDefault="009326A6">
      <w:pPr>
        <w:spacing w:after="160"/>
        <w:jc w:val="both"/>
      </w:pPr>
      <w:hyperlink w:anchor="TableA3" w:history="1">
        <w:r>
          <w:rPr>
            <w:color w:val="1F3864"/>
            <w:u w:val="single"/>
          </w:rPr>
          <w:t>Table A3</w:t>
        </w:r>
      </w:hyperlink>
      <w:r w:rsidR="00D058EB">
        <w:t xml:space="preserve"> reports cost-recovery rankings under three robustness specifications. The baseline uses the calibrated hardware cost; the alternative scenarios vary the hardware cost share to test sensitivity of the rankings.</w:t>
      </w:r>
    </w:p>
    <w:bookmarkStart w:id="142" w:name="TableA3"/>
    <w:p w14:paraId="4AADF6AE" w14:textId="77777777" w:rsidR="009326A6" w:rsidRDefault="00D058EB">
      <w:pPr>
        <w:spacing w:after="60"/>
        <w:jc w:val="both"/>
      </w:pPr>
      <w:r>
        <w:fldChar w:fldCharType="begin"/>
      </w:r>
      <w:r>
        <w:instrText>HYPERLINK \l "TableA3txt"</w:instrText>
      </w:r>
      <w:r>
        <w:fldChar w:fldCharType="separate"/>
      </w:r>
      <w:r>
        <w:rPr>
          <w:b/>
          <w:color w:val="1F3864"/>
          <w:sz w:val="20"/>
          <w:u w:val="single"/>
        </w:rPr>
        <w:t>Table A3</w:t>
      </w:r>
      <w:r>
        <w:fldChar w:fldCharType="end"/>
      </w:r>
      <w:bookmarkEnd w:id="142"/>
      <w:r>
        <w:rPr>
          <w:b/>
          <w:sz w:val="20"/>
        </w:rPr>
        <w:t>. Sensitivity of cost-recovery rankings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2209"/>
        <w:gridCol w:w="703"/>
        <w:gridCol w:w="703"/>
        <w:gridCol w:w="923"/>
        <w:gridCol w:w="2310"/>
      </w:tblGrid>
      <w:tr w:rsidR="009326A6" w14:paraId="77C97B08" w14:textId="77777777">
        <w:trPr>
          <w:jc w:val="center"/>
        </w:trPr>
        <w:tc>
          <w:tcPr>
            <w:tcW w:w="2000" w:type="dxa"/>
            <w:tcBorders>
              <w:top w:val="single" w:sz="4" w:space="0" w:color="auto"/>
              <w:bottom w:val="single" w:sz="4" w:space="0" w:color="auto"/>
            </w:tcBorders>
          </w:tcPr>
          <w:p w14:paraId="0EDD5219" w14:textId="77777777" w:rsidR="009326A6" w:rsidRDefault="00D058EB">
            <w:pPr>
              <w:spacing w:before="10" w:after="10"/>
              <w:jc w:val="center"/>
            </w:pPr>
            <w:r>
              <w:rPr>
                <w:b/>
                <w:sz w:val="16"/>
              </w:rPr>
              <w:t>Scenario</w:t>
            </w:r>
          </w:p>
        </w:tc>
        <w:tc>
          <w:tcPr>
            <w:tcW w:w="2200" w:type="dxa"/>
            <w:tcBorders>
              <w:top w:val="single" w:sz="4" w:space="0" w:color="auto"/>
              <w:bottom w:val="single" w:sz="4" w:space="0" w:color="auto"/>
            </w:tcBorders>
          </w:tcPr>
          <w:p w14:paraId="5BA3373D" w14:textId="77777777" w:rsidR="009326A6" w:rsidRDefault="00D058EB">
            <w:pPr>
              <w:spacing w:before="10" w:after="10"/>
              <w:jc w:val="center"/>
            </w:pPr>
            <w:r>
              <w:rPr>
                <w:b/>
                <w:sz w:val="16"/>
              </w:rPr>
              <w:t>Parameter change</w:t>
            </w:r>
          </w:p>
        </w:tc>
        <w:tc>
          <w:tcPr>
            <w:tcW w:w="700" w:type="dxa"/>
            <w:tcBorders>
              <w:top w:val="single" w:sz="4" w:space="0" w:color="auto"/>
              <w:bottom w:val="single" w:sz="4" w:space="0" w:color="auto"/>
            </w:tcBorders>
          </w:tcPr>
          <w:p w14:paraId="1F8AF4CE" w14:textId="77777777" w:rsidR="009326A6" w:rsidRDefault="00D058EB">
            <w:pPr>
              <w:spacing w:before="10" w:after="10"/>
              <w:jc w:val="center"/>
            </w:pPr>
            <w:r>
              <w:rPr>
                <w:b/>
                <w:sz w:val="16"/>
              </w:rPr>
              <w:t>Dev top 15</w:t>
            </w:r>
          </w:p>
        </w:tc>
        <w:tc>
          <w:tcPr>
            <w:tcW w:w="700" w:type="dxa"/>
            <w:tcBorders>
              <w:top w:val="single" w:sz="4" w:space="0" w:color="auto"/>
              <w:bottom w:val="single" w:sz="4" w:space="0" w:color="auto"/>
            </w:tcBorders>
          </w:tcPr>
          <w:p w14:paraId="30DE4DEA" w14:textId="77777777" w:rsidR="009326A6" w:rsidRDefault="00D058EB">
            <w:pPr>
              <w:spacing w:before="10" w:after="10"/>
              <w:jc w:val="center"/>
            </w:pPr>
            <w:r>
              <w:rPr>
                <w:b/>
                <w:sz w:val="16"/>
              </w:rPr>
              <w:t>Max spread</w:t>
            </w:r>
          </w:p>
        </w:tc>
        <w:tc>
          <w:tcPr>
            <w:tcW w:w="900" w:type="dxa"/>
            <w:tcBorders>
              <w:top w:val="single" w:sz="4" w:space="0" w:color="auto"/>
              <w:bottom w:val="single" w:sz="4" w:space="0" w:color="auto"/>
            </w:tcBorders>
          </w:tcPr>
          <w:p w14:paraId="5B5FE3FF" w14:textId="77777777" w:rsidR="009326A6" w:rsidRDefault="00D058EB">
            <w:pPr>
              <w:spacing w:before="10" w:after="10"/>
              <w:jc w:val="center"/>
            </w:pPr>
            <w:r>
              <w:rPr>
                <w:b/>
                <w:sz w:val="16"/>
              </w:rPr>
              <w:t>Spearman ρ vs baseline</w:t>
            </w:r>
          </w:p>
        </w:tc>
        <w:tc>
          <w:tcPr>
            <w:tcW w:w="2300" w:type="dxa"/>
            <w:tcBorders>
              <w:top w:val="single" w:sz="4" w:space="0" w:color="auto"/>
              <w:bottom w:val="single" w:sz="4" w:space="0" w:color="auto"/>
            </w:tcBorders>
          </w:tcPr>
          <w:p w14:paraId="08BA8D40" w14:textId="77777777" w:rsidR="009326A6" w:rsidRDefault="00D058EB">
            <w:pPr>
              <w:spacing w:before="10" w:after="10"/>
              <w:jc w:val="center"/>
            </w:pPr>
            <w:r>
              <w:rPr>
                <w:b/>
                <w:sz w:val="16"/>
              </w:rPr>
              <w:t>Top 5</w:t>
            </w:r>
          </w:p>
        </w:tc>
      </w:tr>
      <w:tr w:rsidR="009326A6" w14:paraId="11D08C66" w14:textId="77777777">
        <w:trPr>
          <w:jc w:val="center"/>
        </w:trPr>
        <w:tc>
          <w:tcPr>
            <w:tcW w:w="2000" w:type="dxa"/>
          </w:tcPr>
          <w:p w14:paraId="0781D73F" w14:textId="77777777" w:rsidR="009326A6" w:rsidRDefault="00D058EB">
            <w:pPr>
              <w:spacing w:before="10" w:after="10"/>
            </w:pPr>
            <w:r>
              <w:rPr>
                <w:sz w:val="16"/>
              </w:rPr>
              <w:t>Baseline (ρ=$1.36)</w:t>
            </w:r>
          </w:p>
        </w:tc>
        <w:tc>
          <w:tcPr>
            <w:tcW w:w="2200" w:type="dxa"/>
          </w:tcPr>
          <w:p w14:paraId="1B2B50C0" w14:textId="77777777" w:rsidR="009326A6" w:rsidRDefault="00D058EB">
            <w:pPr>
              <w:spacing w:before="10" w:after="10"/>
            </w:pPr>
            <w:r>
              <w:rPr>
                <w:sz w:val="16"/>
              </w:rPr>
              <w:t>ρ=$1.36</w:t>
            </w:r>
          </w:p>
        </w:tc>
        <w:tc>
          <w:tcPr>
            <w:tcW w:w="700" w:type="dxa"/>
          </w:tcPr>
          <w:p w14:paraId="67C58674" w14:textId="77777777" w:rsidR="009326A6" w:rsidRDefault="00D058EB">
            <w:pPr>
              <w:spacing w:before="10" w:after="10"/>
              <w:jc w:val="right"/>
            </w:pPr>
            <w:r>
              <w:rPr>
                <w:sz w:val="16"/>
              </w:rPr>
              <w:t>10</w:t>
            </w:r>
          </w:p>
        </w:tc>
        <w:tc>
          <w:tcPr>
            <w:tcW w:w="700" w:type="dxa"/>
          </w:tcPr>
          <w:p w14:paraId="1FC3EC88" w14:textId="77777777" w:rsidR="009326A6" w:rsidRDefault="00D058EB">
            <w:pPr>
              <w:spacing w:before="10" w:after="10"/>
              <w:jc w:val="right"/>
            </w:pPr>
            <w:r>
              <w:rPr>
                <w:sz w:val="16"/>
              </w:rPr>
              <w:t>11.9%</w:t>
            </w:r>
          </w:p>
        </w:tc>
        <w:tc>
          <w:tcPr>
            <w:tcW w:w="900" w:type="dxa"/>
          </w:tcPr>
          <w:p w14:paraId="3A55CF76" w14:textId="77777777" w:rsidR="009326A6" w:rsidRDefault="00D058EB">
            <w:pPr>
              <w:spacing w:before="10" w:after="10"/>
              <w:jc w:val="right"/>
            </w:pPr>
            <w:r>
              <w:rPr>
                <w:sz w:val="16"/>
              </w:rPr>
              <w:t>1.00</w:t>
            </w:r>
          </w:p>
        </w:tc>
        <w:tc>
          <w:tcPr>
            <w:tcW w:w="2300" w:type="dxa"/>
          </w:tcPr>
          <w:p w14:paraId="0904A23C" w14:textId="77777777" w:rsidR="009326A6" w:rsidRDefault="00D058EB">
            <w:pPr>
              <w:spacing w:before="10" w:after="10"/>
              <w:jc w:val="right"/>
            </w:pPr>
            <w:r>
              <w:rPr>
                <w:sz w:val="16"/>
              </w:rPr>
              <w:t>Kyrgyzstan, Canada, Ethiopia, Kosovo, Tajikistan</w:t>
            </w:r>
          </w:p>
        </w:tc>
      </w:tr>
      <w:tr w:rsidR="009326A6" w14:paraId="69F155FE" w14:textId="77777777">
        <w:trPr>
          <w:jc w:val="center"/>
        </w:trPr>
        <w:tc>
          <w:tcPr>
            <w:tcW w:w="2000" w:type="dxa"/>
          </w:tcPr>
          <w:p w14:paraId="08A6EC2A" w14:textId="77777777" w:rsidR="009326A6" w:rsidRDefault="00D058EB">
            <w:pPr>
              <w:spacing w:before="10" w:after="10"/>
            </w:pPr>
            <w:r>
              <w:rPr>
                <w:sz w:val="16"/>
              </w:rPr>
              <w:t>Low hardware share (ρ=$1.30)</w:t>
            </w:r>
          </w:p>
        </w:tc>
        <w:tc>
          <w:tcPr>
            <w:tcW w:w="2200" w:type="dxa"/>
          </w:tcPr>
          <w:p w14:paraId="06BEC933" w14:textId="77777777" w:rsidR="009326A6" w:rsidRDefault="00D058EB">
            <w:pPr>
              <w:spacing w:before="10" w:after="10"/>
            </w:pPr>
            <w:r>
              <w:rPr>
                <w:sz w:val="16"/>
              </w:rPr>
              <w:t>ρ=$1.30 (−4.4%)</w:t>
            </w:r>
          </w:p>
        </w:tc>
        <w:tc>
          <w:tcPr>
            <w:tcW w:w="700" w:type="dxa"/>
          </w:tcPr>
          <w:p w14:paraId="60395702" w14:textId="77777777" w:rsidR="009326A6" w:rsidRDefault="00D058EB">
            <w:pPr>
              <w:spacing w:before="10" w:after="10"/>
              <w:jc w:val="right"/>
            </w:pPr>
            <w:r>
              <w:rPr>
                <w:sz w:val="16"/>
              </w:rPr>
              <w:t>10</w:t>
            </w:r>
          </w:p>
        </w:tc>
        <w:tc>
          <w:tcPr>
            <w:tcW w:w="700" w:type="dxa"/>
          </w:tcPr>
          <w:p w14:paraId="12CBCB62" w14:textId="77777777" w:rsidR="009326A6" w:rsidRDefault="00D058EB">
            <w:pPr>
              <w:spacing w:before="10" w:after="10"/>
              <w:jc w:val="right"/>
            </w:pPr>
            <w:r>
              <w:rPr>
                <w:sz w:val="16"/>
              </w:rPr>
              <w:t>12.3%</w:t>
            </w:r>
          </w:p>
        </w:tc>
        <w:tc>
          <w:tcPr>
            <w:tcW w:w="900" w:type="dxa"/>
          </w:tcPr>
          <w:p w14:paraId="2F463868" w14:textId="77777777" w:rsidR="009326A6" w:rsidRDefault="00D058EB">
            <w:pPr>
              <w:spacing w:before="10" w:after="10"/>
              <w:jc w:val="right"/>
            </w:pPr>
            <w:r>
              <w:rPr>
                <w:sz w:val="16"/>
              </w:rPr>
              <w:t>1.00</w:t>
            </w:r>
          </w:p>
        </w:tc>
        <w:tc>
          <w:tcPr>
            <w:tcW w:w="2300" w:type="dxa"/>
          </w:tcPr>
          <w:p w14:paraId="33EEC466" w14:textId="77777777" w:rsidR="009326A6" w:rsidRDefault="00D058EB">
            <w:pPr>
              <w:spacing w:before="10" w:after="10"/>
              <w:jc w:val="right"/>
            </w:pPr>
            <w:r>
              <w:rPr>
                <w:sz w:val="16"/>
              </w:rPr>
              <w:t>Kyrgyzstan, Canada, Ethiopia, Kosovo, Tajikistan</w:t>
            </w:r>
          </w:p>
        </w:tc>
      </w:tr>
      <w:tr w:rsidR="009326A6" w14:paraId="1F50DE31" w14:textId="77777777">
        <w:trPr>
          <w:jc w:val="center"/>
        </w:trPr>
        <w:tc>
          <w:tcPr>
            <w:tcW w:w="2000" w:type="dxa"/>
            <w:tcBorders>
              <w:bottom w:val="double" w:sz="4" w:space="0" w:color="auto"/>
            </w:tcBorders>
          </w:tcPr>
          <w:p w14:paraId="6A7CE26A" w14:textId="77777777" w:rsidR="009326A6" w:rsidRDefault="00D058EB">
            <w:pPr>
              <w:spacing w:before="10" w:after="10"/>
            </w:pPr>
            <w:r>
              <w:rPr>
                <w:sz w:val="16"/>
              </w:rPr>
              <w:t>High hardware share (ρ=$1.42)</w:t>
            </w:r>
          </w:p>
        </w:tc>
        <w:tc>
          <w:tcPr>
            <w:tcW w:w="2200" w:type="dxa"/>
            <w:tcBorders>
              <w:bottom w:val="double" w:sz="4" w:space="0" w:color="auto"/>
            </w:tcBorders>
          </w:tcPr>
          <w:p w14:paraId="5406E0FC" w14:textId="77777777" w:rsidR="009326A6" w:rsidRDefault="00D058EB">
            <w:pPr>
              <w:spacing w:before="10" w:after="10"/>
            </w:pPr>
            <w:r>
              <w:rPr>
                <w:sz w:val="16"/>
              </w:rPr>
              <w:t>ρ=$1.42 (+4.4%)</w:t>
            </w:r>
          </w:p>
        </w:tc>
        <w:tc>
          <w:tcPr>
            <w:tcW w:w="700" w:type="dxa"/>
            <w:tcBorders>
              <w:bottom w:val="double" w:sz="4" w:space="0" w:color="auto"/>
            </w:tcBorders>
          </w:tcPr>
          <w:p w14:paraId="26F213A4" w14:textId="77777777" w:rsidR="009326A6" w:rsidRDefault="00D058EB">
            <w:pPr>
              <w:spacing w:before="10" w:after="10"/>
              <w:jc w:val="right"/>
            </w:pPr>
            <w:r>
              <w:rPr>
                <w:sz w:val="16"/>
              </w:rPr>
              <w:t>10</w:t>
            </w:r>
          </w:p>
        </w:tc>
        <w:tc>
          <w:tcPr>
            <w:tcW w:w="700" w:type="dxa"/>
            <w:tcBorders>
              <w:bottom w:val="double" w:sz="4" w:space="0" w:color="auto"/>
            </w:tcBorders>
          </w:tcPr>
          <w:p w14:paraId="2FE84A3A" w14:textId="77777777" w:rsidR="009326A6" w:rsidRDefault="00D058EB">
            <w:pPr>
              <w:spacing w:before="10" w:after="10"/>
              <w:jc w:val="right"/>
            </w:pPr>
            <w:r>
              <w:rPr>
                <w:sz w:val="16"/>
              </w:rPr>
              <w:t>11.4%</w:t>
            </w:r>
          </w:p>
        </w:tc>
        <w:tc>
          <w:tcPr>
            <w:tcW w:w="900" w:type="dxa"/>
            <w:tcBorders>
              <w:bottom w:val="double" w:sz="4" w:space="0" w:color="auto"/>
            </w:tcBorders>
          </w:tcPr>
          <w:p w14:paraId="7D747021" w14:textId="77777777" w:rsidR="009326A6" w:rsidRDefault="00D058EB">
            <w:pPr>
              <w:spacing w:before="10" w:after="10"/>
              <w:jc w:val="right"/>
            </w:pPr>
            <w:r>
              <w:rPr>
                <w:sz w:val="16"/>
              </w:rPr>
              <w:t>1.00</w:t>
            </w:r>
          </w:p>
        </w:tc>
        <w:tc>
          <w:tcPr>
            <w:tcW w:w="2300" w:type="dxa"/>
            <w:tcBorders>
              <w:bottom w:val="double" w:sz="4" w:space="0" w:color="auto"/>
            </w:tcBorders>
          </w:tcPr>
          <w:p w14:paraId="76FE92C1" w14:textId="77777777" w:rsidR="009326A6" w:rsidRDefault="00D058EB">
            <w:pPr>
              <w:spacing w:before="10" w:after="10"/>
              <w:jc w:val="right"/>
            </w:pPr>
            <w:r>
              <w:rPr>
                <w:sz w:val="16"/>
              </w:rPr>
              <w:t>Kyrgyzstan, Canada, Ethiopia, Kosovo, Tajikistan</w:t>
            </w:r>
          </w:p>
        </w:tc>
      </w:tr>
    </w:tbl>
    <w:p w14:paraId="7C68BCD0" w14:textId="77777777" w:rsidR="009326A6" w:rsidRDefault="00D058EB">
      <w:pPr>
        <w:spacing w:before="40" w:line="240" w:lineRule="auto"/>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14:paraId="59206E8C" w14:textId="77777777" w:rsidR="009326A6" w:rsidRDefault="00D058EB">
      <w:pPr>
        <w:pStyle w:val="Heading1"/>
      </w:pPr>
      <w:r>
        <w:t>Appendix D: Data Center Investment Model — Kyrgyzstan</w:t>
      </w:r>
    </w:p>
    <w:p w14:paraId="4C3DDBC8" w14:textId="77777777" w:rsidR="009326A6" w:rsidRDefault="00D058EB">
      <w:pPr>
        <w:spacing w:after="160"/>
        <w:jc w:val="both"/>
      </w:pPr>
      <w:bookmarkStart w:id="143" w:name="TableA4txt"/>
      <w:bookmarkStart w:id="144" w:name="TableA5txt"/>
      <w:bookmarkStart w:id="145" w:name="TableA6txt"/>
      <w:bookmarkEnd w:id="143"/>
      <w:bookmarkEnd w:id="144"/>
      <w:bookmarkEnd w:id="145"/>
      <w:r>
        <w:t xml:space="preserve">This appendix presents a 15-year discounted cash flow (DCF) analysis for a hypothetical 40 MW data center in Kyrgyzstan, the lowest-cost seller in the cost-recovery-adjusted calibration. </w:t>
      </w:r>
      <w:hyperlink w:anchor="TableA4" w:history="1">
        <w:r w:rsidR="009326A6">
          <w:rPr>
            <w:color w:val="1F3864"/>
            <w:u w:val="single"/>
          </w:rPr>
          <w:t>Table A4</w:t>
        </w:r>
      </w:hyperlink>
      <w:r>
        <w:t xml:space="preserve"> summarizes facility parameters, </w:t>
      </w:r>
      <w:hyperlink w:anchor="TableA5" w:history="1">
        <w:r w:rsidR="009326A6">
          <w:rPr>
            <w:color w:val="1F3864"/>
            <w:u w:val="single"/>
          </w:rPr>
          <w:t>Table A5</w:t>
        </w:r>
      </w:hyperlink>
      <w:r>
        <w:t xml:space="preserve"> presents the year-by-year cash flow, and </w:t>
      </w:r>
      <w:hyperlink w:anchor="TableA6" w:history="1">
        <w:r w:rsidR="009326A6">
          <w:rPr>
            <w:color w:val="1F3864"/>
            <w:u w:val="single"/>
          </w:rPr>
          <w:t>Table A6</w:t>
        </w:r>
      </w:hyperlink>
      <w:r>
        <w:t xml:space="preserve"> reports sensitivity to parameter variation.</w:t>
      </w:r>
    </w:p>
    <w:bookmarkStart w:id="146" w:name="TableA4"/>
    <w:p w14:paraId="7C256936" w14:textId="77777777" w:rsidR="009326A6" w:rsidRDefault="00D058EB">
      <w:pPr>
        <w:spacing w:after="60"/>
        <w:jc w:val="both"/>
      </w:pPr>
      <w:r>
        <w:fldChar w:fldCharType="begin"/>
      </w:r>
      <w:r>
        <w:instrText>HYPERLINK \l "TableA4txt"</w:instrText>
      </w:r>
      <w:r>
        <w:fldChar w:fldCharType="separate"/>
      </w:r>
      <w:r>
        <w:rPr>
          <w:b/>
          <w:color w:val="1F3864"/>
          <w:sz w:val="20"/>
          <w:u w:val="single"/>
        </w:rPr>
        <w:t>Table A4</w:t>
      </w:r>
      <w:r>
        <w:fldChar w:fldCharType="end"/>
      </w:r>
      <w:bookmarkEnd w:id="146"/>
      <w:r>
        <w:rPr>
          <w:b/>
          <w:sz w:val="20"/>
        </w:rPr>
        <w:t>.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9326A6" w14:paraId="1A777FD7" w14:textId="77777777">
        <w:trPr>
          <w:jc w:val="center"/>
        </w:trPr>
        <w:tc>
          <w:tcPr>
            <w:tcW w:w="3500" w:type="dxa"/>
            <w:tcBorders>
              <w:top w:val="single" w:sz="4" w:space="0" w:color="auto"/>
              <w:bottom w:val="single" w:sz="4" w:space="0" w:color="auto"/>
            </w:tcBorders>
          </w:tcPr>
          <w:p w14:paraId="4242297D" w14:textId="77777777" w:rsidR="009326A6" w:rsidRDefault="00D058EB">
            <w:pPr>
              <w:spacing w:before="10" w:after="10"/>
              <w:jc w:val="center"/>
            </w:pPr>
            <w:r>
              <w:rPr>
                <w:b/>
                <w:sz w:val="16"/>
              </w:rPr>
              <w:t>Parameter</w:t>
            </w:r>
          </w:p>
        </w:tc>
        <w:tc>
          <w:tcPr>
            <w:tcW w:w="5300" w:type="dxa"/>
            <w:tcBorders>
              <w:top w:val="single" w:sz="4" w:space="0" w:color="auto"/>
              <w:bottom w:val="single" w:sz="4" w:space="0" w:color="auto"/>
            </w:tcBorders>
          </w:tcPr>
          <w:p w14:paraId="7F3E7766" w14:textId="77777777" w:rsidR="009326A6" w:rsidRDefault="00D058EB">
            <w:pPr>
              <w:spacing w:before="10" w:after="10"/>
              <w:jc w:val="center"/>
            </w:pPr>
            <w:r>
              <w:rPr>
                <w:b/>
                <w:sz w:val="16"/>
              </w:rPr>
              <w:t>Value</w:t>
            </w:r>
          </w:p>
        </w:tc>
      </w:tr>
      <w:tr w:rsidR="009326A6" w14:paraId="11A5E514" w14:textId="77777777">
        <w:trPr>
          <w:jc w:val="center"/>
        </w:trPr>
        <w:tc>
          <w:tcPr>
            <w:tcW w:w="3500" w:type="dxa"/>
          </w:tcPr>
          <w:p w14:paraId="75701147" w14:textId="77777777" w:rsidR="009326A6" w:rsidRDefault="00D058EB">
            <w:pPr>
              <w:spacing w:before="10" w:after="10"/>
            </w:pPr>
            <w:r>
              <w:rPr>
                <w:sz w:val="16"/>
              </w:rPr>
              <w:t>IT capacity</w:t>
            </w:r>
          </w:p>
        </w:tc>
        <w:tc>
          <w:tcPr>
            <w:tcW w:w="5300" w:type="dxa"/>
          </w:tcPr>
          <w:p w14:paraId="6753B725" w14:textId="77777777" w:rsidR="009326A6" w:rsidRDefault="00D058EB">
            <w:pPr>
              <w:spacing w:before="10" w:after="10"/>
            </w:pPr>
            <w:r>
              <w:rPr>
                <w:sz w:val="16"/>
              </w:rPr>
              <w:t>40 MW</w:t>
            </w:r>
          </w:p>
        </w:tc>
      </w:tr>
      <w:tr w:rsidR="009326A6" w14:paraId="540EE9FC" w14:textId="77777777">
        <w:trPr>
          <w:jc w:val="center"/>
        </w:trPr>
        <w:tc>
          <w:tcPr>
            <w:tcW w:w="3500" w:type="dxa"/>
          </w:tcPr>
          <w:p w14:paraId="2451F38E" w14:textId="77777777" w:rsidR="009326A6" w:rsidRDefault="00D058EB">
            <w:pPr>
              <w:spacing w:before="10" w:after="10"/>
            </w:pPr>
            <w:r>
              <w:rPr>
                <w:sz w:val="16"/>
              </w:rPr>
              <w:t>Total power (with cooling)</w:t>
            </w:r>
          </w:p>
        </w:tc>
        <w:tc>
          <w:tcPr>
            <w:tcW w:w="5300" w:type="dxa"/>
          </w:tcPr>
          <w:p w14:paraId="76F94668" w14:textId="77777777" w:rsidR="009326A6" w:rsidRDefault="00D058EB">
            <w:pPr>
              <w:spacing w:before="10" w:after="10"/>
            </w:pPr>
            <w:r>
              <w:rPr>
                <w:sz w:val="16"/>
              </w:rPr>
              <w:t>43.2 MW (PUE = 1.08)</w:t>
            </w:r>
          </w:p>
        </w:tc>
      </w:tr>
      <w:tr w:rsidR="009326A6" w14:paraId="55D87929" w14:textId="77777777">
        <w:trPr>
          <w:jc w:val="center"/>
        </w:trPr>
        <w:tc>
          <w:tcPr>
            <w:tcW w:w="3500" w:type="dxa"/>
          </w:tcPr>
          <w:p w14:paraId="5B333918" w14:textId="77777777" w:rsidR="009326A6" w:rsidRDefault="00D058EB">
            <w:pPr>
              <w:spacing w:before="10" w:after="10"/>
            </w:pPr>
            <w:r>
              <w:rPr>
                <w:sz w:val="16"/>
              </w:rPr>
              <w:t>GPU count</w:t>
            </w:r>
          </w:p>
        </w:tc>
        <w:tc>
          <w:tcPr>
            <w:tcW w:w="5300" w:type="dxa"/>
          </w:tcPr>
          <w:p w14:paraId="572231AC" w14:textId="77777777" w:rsidR="009326A6" w:rsidRDefault="00D058EB">
            <w:pPr>
              <w:spacing w:before="10" w:after="10"/>
            </w:pPr>
            <w:r>
              <w:rPr>
                <w:sz w:val="16"/>
              </w:rPr>
              <w:t>57,142 (H100-class, 700W each)</w:t>
            </w:r>
          </w:p>
        </w:tc>
      </w:tr>
      <w:tr w:rsidR="009326A6" w14:paraId="2152B656" w14:textId="77777777">
        <w:trPr>
          <w:jc w:val="center"/>
        </w:trPr>
        <w:tc>
          <w:tcPr>
            <w:tcW w:w="3500" w:type="dxa"/>
          </w:tcPr>
          <w:p w14:paraId="6CAD0663" w14:textId="77777777" w:rsidR="009326A6" w:rsidRDefault="00D058EB">
            <w:pPr>
              <w:spacing w:before="10" w:after="10"/>
            </w:pPr>
            <w:r>
              <w:rPr>
                <w:sz w:val="16"/>
              </w:rPr>
              <w:t>GPU cost / lifetime</w:t>
            </w:r>
          </w:p>
        </w:tc>
        <w:tc>
          <w:tcPr>
            <w:tcW w:w="5300" w:type="dxa"/>
          </w:tcPr>
          <w:p w14:paraId="44DB04C4" w14:textId="77777777" w:rsidR="009326A6" w:rsidRDefault="00D058EB">
            <w:pPr>
              <w:spacing w:before="10" w:after="10"/>
            </w:pPr>
            <w:r>
              <w:rPr>
                <w:sz w:val="16"/>
              </w:rPr>
              <w:t>$25,000 / 3 yr (−10% per generation)</w:t>
            </w:r>
          </w:p>
        </w:tc>
      </w:tr>
      <w:tr w:rsidR="009326A6" w14:paraId="51030E08" w14:textId="77777777">
        <w:trPr>
          <w:jc w:val="center"/>
        </w:trPr>
        <w:tc>
          <w:tcPr>
            <w:tcW w:w="3500" w:type="dxa"/>
          </w:tcPr>
          <w:p w14:paraId="7D29C0A1" w14:textId="77777777" w:rsidR="009326A6" w:rsidRDefault="00D058EB">
            <w:pPr>
              <w:spacing w:before="10" w:after="10"/>
            </w:pPr>
            <w:r>
              <w:rPr>
                <w:sz w:val="16"/>
              </w:rPr>
              <w:t>Construction cost</w:t>
            </w:r>
          </w:p>
        </w:tc>
        <w:tc>
          <w:tcPr>
            <w:tcW w:w="5300" w:type="dxa"/>
          </w:tcPr>
          <w:p w14:paraId="45CFD3F4" w14:textId="77777777" w:rsidR="009326A6" w:rsidRDefault="00D058EB">
            <w:pPr>
              <w:spacing w:before="10" w:after="10"/>
            </w:pPr>
            <w:r>
              <w:rPr>
                <w:sz w:val="16"/>
              </w:rPr>
              <w:t>$313M ($7.83/W)</w:t>
            </w:r>
          </w:p>
        </w:tc>
      </w:tr>
      <w:tr w:rsidR="009326A6" w14:paraId="658F41C0" w14:textId="77777777">
        <w:trPr>
          <w:jc w:val="center"/>
        </w:trPr>
        <w:tc>
          <w:tcPr>
            <w:tcW w:w="3500" w:type="dxa"/>
          </w:tcPr>
          <w:p w14:paraId="7D3E334D" w14:textId="77777777" w:rsidR="009326A6" w:rsidRDefault="00D058EB">
            <w:pPr>
              <w:spacing w:before="10" w:after="10"/>
            </w:pPr>
            <w:r>
              <w:rPr>
                <w:sz w:val="16"/>
              </w:rPr>
              <w:t>Electricity price</w:t>
            </w:r>
          </w:p>
        </w:tc>
        <w:tc>
          <w:tcPr>
            <w:tcW w:w="5300" w:type="dxa"/>
          </w:tcPr>
          <w:p w14:paraId="56430E7A" w14:textId="77777777" w:rsidR="009326A6" w:rsidRDefault="00D058EB">
            <w:pPr>
              <w:spacing w:before="10" w:after="10"/>
            </w:pPr>
            <w:r>
              <w:rPr>
                <w:sz w:val="16"/>
              </w:rPr>
              <w:t>$0.038/kWh (+2%/yr real)</w:t>
            </w:r>
          </w:p>
        </w:tc>
      </w:tr>
      <w:tr w:rsidR="009326A6" w14:paraId="11CC765C" w14:textId="77777777">
        <w:trPr>
          <w:jc w:val="center"/>
        </w:trPr>
        <w:tc>
          <w:tcPr>
            <w:tcW w:w="3500" w:type="dxa"/>
          </w:tcPr>
          <w:p w14:paraId="43DA3E03" w14:textId="77777777" w:rsidR="009326A6" w:rsidRDefault="00D058EB">
            <w:pPr>
              <w:spacing w:before="10" w:after="10"/>
            </w:pPr>
            <w:r>
              <w:rPr>
                <w:sz w:val="16"/>
              </w:rPr>
              <w:lastRenderedPageBreak/>
              <w:t>Revenue price</w:t>
            </w:r>
          </w:p>
        </w:tc>
        <w:tc>
          <w:tcPr>
            <w:tcW w:w="5300" w:type="dxa"/>
          </w:tcPr>
          <w:p w14:paraId="2689DC12" w14:textId="77777777" w:rsidR="009326A6" w:rsidRDefault="00D058EB">
            <w:pPr>
              <w:spacing w:before="10" w:after="10"/>
            </w:pPr>
            <w:r>
              <w:rPr>
                <w:sz w:val="16"/>
              </w:rPr>
              <w:t>$2.00/GPU-hr (wholesale)</w:t>
            </w:r>
          </w:p>
        </w:tc>
      </w:tr>
      <w:tr w:rsidR="009326A6" w14:paraId="581DE82B" w14:textId="77777777">
        <w:trPr>
          <w:jc w:val="center"/>
        </w:trPr>
        <w:tc>
          <w:tcPr>
            <w:tcW w:w="3500" w:type="dxa"/>
          </w:tcPr>
          <w:p w14:paraId="6BE55666" w14:textId="77777777" w:rsidR="009326A6" w:rsidRDefault="00D058EB">
            <w:pPr>
              <w:spacing w:before="10" w:after="10"/>
            </w:pPr>
            <w:r>
              <w:rPr>
                <w:sz w:val="16"/>
              </w:rPr>
              <w:t>Utilization</w:t>
            </w:r>
          </w:p>
        </w:tc>
        <w:tc>
          <w:tcPr>
            <w:tcW w:w="5300" w:type="dxa"/>
          </w:tcPr>
          <w:p w14:paraId="583082FC" w14:textId="77777777" w:rsidR="009326A6" w:rsidRDefault="00D058EB">
            <w:pPr>
              <w:spacing w:before="10" w:after="10"/>
            </w:pPr>
            <w:r>
              <w:rPr>
                <w:sz w:val="16"/>
              </w:rPr>
              <w:t>70% steady-state (40% yr 1, 60% yr 2)</w:t>
            </w:r>
          </w:p>
        </w:tc>
      </w:tr>
      <w:tr w:rsidR="009326A6" w14:paraId="6C66F5F3" w14:textId="77777777">
        <w:trPr>
          <w:jc w:val="center"/>
        </w:trPr>
        <w:tc>
          <w:tcPr>
            <w:tcW w:w="3500" w:type="dxa"/>
            <w:tcBorders>
              <w:bottom w:val="double" w:sz="4" w:space="0" w:color="auto"/>
            </w:tcBorders>
          </w:tcPr>
          <w:p w14:paraId="0E60A5AC" w14:textId="77777777" w:rsidR="009326A6" w:rsidRDefault="00D058EB">
            <w:pPr>
              <w:spacing w:before="10" w:after="10"/>
            </w:pPr>
            <w:r>
              <w:rPr>
                <w:sz w:val="16"/>
              </w:rPr>
              <w:t>WACC</w:t>
            </w:r>
          </w:p>
        </w:tc>
        <w:tc>
          <w:tcPr>
            <w:tcW w:w="5300" w:type="dxa"/>
            <w:tcBorders>
              <w:bottom w:val="double" w:sz="4" w:space="0" w:color="auto"/>
            </w:tcBorders>
          </w:tcPr>
          <w:p w14:paraId="2CC0681D" w14:textId="77777777" w:rsidR="009326A6" w:rsidRDefault="00D058EB">
            <w:pPr>
              <w:spacing w:before="10" w:after="10"/>
            </w:pPr>
            <w:r>
              <w:rPr>
                <w:sz w:val="16"/>
              </w:rPr>
              <w:t>12.6%</w:t>
            </w:r>
          </w:p>
        </w:tc>
      </w:tr>
    </w:tbl>
    <w:p w14:paraId="44F66E2D" w14:textId="77777777" w:rsidR="009326A6" w:rsidRDefault="00D058EB">
      <w:pPr>
        <w:spacing w:before="40" w:after="80" w:line="240" w:lineRule="auto"/>
      </w:pPr>
      <w:r>
        <w:rPr>
          <w:sz w:val="20"/>
        </w:rPr>
        <w:t>Notes: WACC = 60% × 15% (cost of equity) + 40% × 10% × (1 − 10%) (after-tax debt) = 12.6%. Cost of equity includes a 4% country risk premium and 6% emerging-market equity premium over the 5% risk-free rate.</w:t>
      </w:r>
    </w:p>
    <w:bookmarkStart w:id="147" w:name="TableA5"/>
    <w:p w14:paraId="3CED9AC6" w14:textId="77777777" w:rsidR="009326A6" w:rsidRDefault="00D058EB">
      <w:pPr>
        <w:spacing w:after="60"/>
        <w:jc w:val="both"/>
      </w:pPr>
      <w:r>
        <w:fldChar w:fldCharType="begin"/>
      </w:r>
      <w:r>
        <w:instrText>HYPERLINK \l "TableA5txt"</w:instrText>
      </w:r>
      <w:r>
        <w:fldChar w:fldCharType="separate"/>
      </w:r>
      <w:r>
        <w:rPr>
          <w:b/>
          <w:color w:val="1F3864"/>
          <w:sz w:val="20"/>
          <w:u w:val="single"/>
        </w:rPr>
        <w:t>Table A5</w:t>
      </w:r>
      <w:r>
        <w:fldChar w:fldCharType="end"/>
      </w:r>
      <w:bookmarkEnd w:id="147"/>
      <w:r>
        <w:rPr>
          <w:b/>
          <w:sz w:val="20"/>
        </w:rPr>
        <w:t>.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9326A6" w14:paraId="64939C4C" w14:textId="77777777">
        <w:trPr>
          <w:jc w:val="center"/>
        </w:trPr>
        <w:tc>
          <w:tcPr>
            <w:tcW w:w="700" w:type="dxa"/>
            <w:tcBorders>
              <w:top w:val="single" w:sz="4" w:space="0" w:color="auto"/>
              <w:bottom w:val="single" w:sz="4" w:space="0" w:color="auto"/>
            </w:tcBorders>
          </w:tcPr>
          <w:p w14:paraId="02578363" w14:textId="77777777" w:rsidR="009326A6" w:rsidRDefault="00D058EB">
            <w:pPr>
              <w:spacing w:before="10" w:after="10"/>
              <w:jc w:val="center"/>
            </w:pPr>
            <w:r>
              <w:rPr>
                <w:b/>
                <w:sz w:val="16"/>
              </w:rPr>
              <w:t>Year</w:t>
            </w:r>
          </w:p>
        </w:tc>
        <w:tc>
          <w:tcPr>
            <w:tcW w:w="1400" w:type="dxa"/>
            <w:tcBorders>
              <w:top w:val="single" w:sz="4" w:space="0" w:color="auto"/>
              <w:bottom w:val="single" w:sz="4" w:space="0" w:color="auto"/>
            </w:tcBorders>
          </w:tcPr>
          <w:p w14:paraId="72581E31" w14:textId="77777777" w:rsidR="009326A6" w:rsidRDefault="00D058EB">
            <w:pPr>
              <w:spacing w:before="10" w:after="10"/>
              <w:jc w:val="center"/>
            </w:pPr>
            <w:r>
              <w:rPr>
                <w:b/>
                <w:sz w:val="16"/>
              </w:rPr>
              <w:t>CAPEX</w:t>
            </w:r>
          </w:p>
        </w:tc>
        <w:tc>
          <w:tcPr>
            <w:tcW w:w="1400" w:type="dxa"/>
            <w:tcBorders>
              <w:top w:val="single" w:sz="4" w:space="0" w:color="auto"/>
              <w:bottom w:val="single" w:sz="4" w:space="0" w:color="auto"/>
            </w:tcBorders>
          </w:tcPr>
          <w:p w14:paraId="398B249B" w14:textId="77777777" w:rsidR="009326A6" w:rsidRDefault="00D058EB">
            <w:pPr>
              <w:spacing w:before="10" w:after="10"/>
              <w:jc w:val="center"/>
            </w:pPr>
            <w:r>
              <w:rPr>
                <w:b/>
                <w:sz w:val="16"/>
              </w:rPr>
              <w:t>Revenue</w:t>
            </w:r>
          </w:p>
        </w:tc>
        <w:tc>
          <w:tcPr>
            <w:tcW w:w="1400" w:type="dxa"/>
            <w:tcBorders>
              <w:top w:val="single" w:sz="4" w:space="0" w:color="auto"/>
              <w:bottom w:val="single" w:sz="4" w:space="0" w:color="auto"/>
            </w:tcBorders>
          </w:tcPr>
          <w:p w14:paraId="2A0820F5" w14:textId="77777777" w:rsidR="009326A6" w:rsidRDefault="00D058EB">
            <w:pPr>
              <w:spacing w:before="10" w:after="10"/>
              <w:jc w:val="center"/>
            </w:pPr>
            <w:r>
              <w:rPr>
                <w:b/>
                <w:sz w:val="16"/>
              </w:rPr>
              <w:t>OPEX</w:t>
            </w:r>
          </w:p>
        </w:tc>
        <w:tc>
          <w:tcPr>
            <w:tcW w:w="1400" w:type="dxa"/>
            <w:tcBorders>
              <w:top w:val="single" w:sz="4" w:space="0" w:color="auto"/>
              <w:bottom w:val="single" w:sz="4" w:space="0" w:color="auto"/>
            </w:tcBorders>
          </w:tcPr>
          <w:p w14:paraId="14E517E5" w14:textId="77777777" w:rsidR="009326A6" w:rsidRDefault="00D058EB">
            <w:pPr>
              <w:spacing w:before="10" w:after="10"/>
              <w:jc w:val="center"/>
            </w:pPr>
            <w:r>
              <w:rPr>
                <w:b/>
                <w:sz w:val="16"/>
              </w:rPr>
              <w:t>EBITDA</w:t>
            </w:r>
          </w:p>
        </w:tc>
        <w:tc>
          <w:tcPr>
            <w:tcW w:w="1400" w:type="dxa"/>
            <w:tcBorders>
              <w:top w:val="single" w:sz="4" w:space="0" w:color="auto"/>
              <w:bottom w:val="single" w:sz="4" w:space="0" w:color="auto"/>
            </w:tcBorders>
          </w:tcPr>
          <w:p w14:paraId="33D26B35" w14:textId="77777777" w:rsidR="009326A6" w:rsidRDefault="00D058EB">
            <w:pPr>
              <w:spacing w:before="10" w:after="10"/>
              <w:jc w:val="center"/>
            </w:pPr>
            <w:r>
              <w:rPr>
                <w:b/>
                <w:sz w:val="16"/>
              </w:rPr>
              <w:t>FCF</w:t>
            </w:r>
          </w:p>
        </w:tc>
        <w:tc>
          <w:tcPr>
            <w:tcW w:w="1100" w:type="dxa"/>
            <w:tcBorders>
              <w:top w:val="single" w:sz="4" w:space="0" w:color="auto"/>
              <w:bottom w:val="single" w:sz="4" w:space="0" w:color="auto"/>
            </w:tcBorders>
          </w:tcPr>
          <w:p w14:paraId="2A67A0E1" w14:textId="77777777" w:rsidR="009326A6" w:rsidRDefault="00D058EB">
            <w:pPr>
              <w:spacing w:before="10" w:after="10"/>
              <w:jc w:val="center"/>
            </w:pPr>
            <w:r>
              <w:rPr>
                <w:b/>
                <w:sz w:val="16"/>
              </w:rPr>
              <w:t>Cum. CF</w:t>
            </w:r>
          </w:p>
        </w:tc>
      </w:tr>
      <w:tr w:rsidR="009326A6" w14:paraId="6E2763EB" w14:textId="77777777">
        <w:trPr>
          <w:jc w:val="center"/>
        </w:trPr>
        <w:tc>
          <w:tcPr>
            <w:tcW w:w="700" w:type="dxa"/>
          </w:tcPr>
          <w:p w14:paraId="0DDFF12B" w14:textId="77777777" w:rsidR="009326A6" w:rsidRDefault="00D058EB">
            <w:pPr>
              <w:spacing w:before="10" w:after="10"/>
            </w:pPr>
            <w:r>
              <w:rPr>
                <w:sz w:val="16"/>
              </w:rPr>
              <w:t>0</w:t>
            </w:r>
          </w:p>
        </w:tc>
        <w:tc>
          <w:tcPr>
            <w:tcW w:w="1400" w:type="dxa"/>
          </w:tcPr>
          <w:p w14:paraId="6333C520" w14:textId="77777777" w:rsidR="009326A6" w:rsidRDefault="00D058EB">
            <w:pPr>
              <w:spacing w:before="10" w:after="10"/>
            </w:pPr>
            <w:r>
              <w:rPr>
                <w:sz w:val="16"/>
              </w:rPr>
              <w:t>313.2</w:t>
            </w:r>
          </w:p>
        </w:tc>
        <w:tc>
          <w:tcPr>
            <w:tcW w:w="1400" w:type="dxa"/>
          </w:tcPr>
          <w:p w14:paraId="541E59E7" w14:textId="77777777" w:rsidR="009326A6" w:rsidRDefault="00D058EB">
            <w:pPr>
              <w:spacing w:before="10" w:after="10"/>
              <w:jc w:val="right"/>
            </w:pPr>
            <w:r>
              <w:rPr>
                <w:sz w:val="16"/>
              </w:rPr>
              <w:t>0.0</w:t>
            </w:r>
          </w:p>
        </w:tc>
        <w:tc>
          <w:tcPr>
            <w:tcW w:w="1400" w:type="dxa"/>
          </w:tcPr>
          <w:p w14:paraId="2B6BE7BC" w14:textId="77777777" w:rsidR="009326A6" w:rsidRDefault="00D058EB">
            <w:pPr>
              <w:spacing w:before="10" w:after="10"/>
              <w:jc w:val="right"/>
            </w:pPr>
            <w:r>
              <w:rPr>
                <w:sz w:val="16"/>
              </w:rPr>
              <w:t>0.0</w:t>
            </w:r>
          </w:p>
        </w:tc>
        <w:tc>
          <w:tcPr>
            <w:tcW w:w="1400" w:type="dxa"/>
          </w:tcPr>
          <w:p w14:paraId="65A5D197" w14:textId="77777777" w:rsidR="009326A6" w:rsidRDefault="00D058EB">
            <w:pPr>
              <w:spacing w:before="10" w:after="10"/>
              <w:jc w:val="right"/>
            </w:pPr>
            <w:r>
              <w:rPr>
                <w:sz w:val="16"/>
              </w:rPr>
              <w:t>0.0</w:t>
            </w:r>
          </w:p>
        </w:tc>
        <w:tc>
          <w:tcPr>
            <w:tcW w:w="1400" w:type="dxa"/>
          </w:tcPr>
          <w:p w14:paraId="256673D6" w14:textId="77777777" w:rsidR="009326A6" w:rsidRDefault="00D058EB">
            <w:pPr>
              <w:spacing w:before="10" w:after="10"/>
              <w:jc w:val="right"/>
            </w:pPr>
            <w:r>
              <w:rPr>
                <w:sz w:val="16"/>
              </w:rPr>
              <w:t>-313.2</w:t>
            </w:r>
          </w:p>
        </w:tc>
        <w:tc>
          <w:tcPr>
            <w:tcW w:w="1100" w:type="dxa"/>
          </w:tcPr>
          <w:p w14:paraId="66769462" w14:textId="77777777" w:rsidR="009326A6" w:rsidRDefault="00D058EB">
            <w:pPr>
              <w:spacing w:before="10" w:after="10"/>
              <w:jc w:val="right"/>
            </w:pPr>
            <w:r>
              <w:rPr>
                <w:sz w:val="16"/>
              </w:rPr>
              <w:t>-313.2</w:t>
            </w:r>
          </w:p>
        </w:tc>
      </w:tr>
      <w:tr w:rsidR="009326A6" w14:paraId="331648F2" w14:textId="77777777">
        <w:trPr>
          <w:jc w:val="center"/>
        </w:trPr>
        <w:tc>
          <w:tcPr>
            <w:tcW w:w="700" w:type="dxa"/>
          </w:tcPr>
          <w:p w14:paraId="783112EC" w14:textId="77777777" w:rsidR="009326A6" w:rsidRDefault="00D058EB">
            <w:pPr>
              <w:spacing w:before="10" w:after="10"/>
            </w:pPr>
            <w:r>
              <w:rPr>
                <w:sz w:val="16"/>
              </w:rPr>
              <w:t>1</w:t>
            </w:r>
          </w:p>
        </w:tc>
        <w:tc>
          <w:tcPr>
            <w:tcW w:w="1400" w:type="dxa"/>
          </w:tcPr>
          <w:p w14:paraId="0DAFDEF3" w14:textId="77777777" w:rsidR="009326A6" w:rsidRDefault="00D058EB">
            <w:pPr>
              <w:spacing w:before="10" w:after="10"/>
            </w:pPr>
            <w:r>
              <w:rPr>
                <w:sz w:val="16"/>
              </w:rPr>
              <w:t>1542.8</w:t>
            </w:r>
          </w:p>
        </w:tc>
        <w:tc>
          <w:tcPr>
            <w:tcW w:w="1400" w:type="dxa"/>
          </w:tcPr>
          <w:p w14:paraId="2F08C374" w14:textId="77777777" w:rsidR="009326A6" w:rsidRDefault="00D058EB">
            <w:pPr>
              <w:spacing w:before="10" w:after="10"/>
              <w:jc w:val="right"/>
            </w:pPr>
            <w:r>
              <w:rPr>
                <w:sz w:val="16"/>
              </w:rPr>
              <w:t>400.7</w:t>
            </w:r>
          </w:p>
        </w:tc>
        <w:tc>
          <w:tcPr>
            <w:tcW w:w="1400" w:type="dxa"/>
          </w:tcPr>
          <w:p w14:paraId="7E3F154D" w14:textId="77777777" w:rsidR="009326A6" w:rsidRDefault="00D058EB">
            <w:pPr>
              <w:spacing w:before="10" w:after="10"/>
              <w:jc w:val="right"/>
            </w:pPr>
            <w:r>
              <w:rPr>
                <w:sz w:val="16"/>
              </w:rPr>
              <w:t>32.4</w:t>
            </w:r>
          </w:p>
        </w:tc>
        <w:tc>
          <w:tcPr>
            <w:tcW w:w="1400" w:type="dxa"/>
          </w:tcPr>
          <w:p w14:paraId="552114D8" w14:textId="77777777" w:rsidR="009326A6" w:rsidRDefault="00D058EB">
            <w:pPr>
              <w:spacing w:before="10" w:after="10"/>
              <w:jc w:val="right"/>
            </w:pPr>
            <w:r>
              <w:rPr>
                <w:sz w:val="16"/>
              </w:rPr>
              <w:t>368.4</w:t>
            </w:r>
          </w:p>
        </w:tc>
        <w:tc>
          <w:tcPr>
            <w:tcW w:w="1400" w:type="dxa"/>
          </w:tcPr>
          <w:p w14:paraId="712995A1" w14:textId="77777777" w:rsidR="009326A6" w:rsidRDefault="00D058EB">
            <w:pPr>
              <w:spacing w:before="10" w:after="10"/>
              <w:jc w:val="right"/>
            </w:pPr>
            <w:r>
              <w:rPr>
                <w:sz w:val="16"/>
              </w:rPr>
              <w:t>-1174.5</w:t>
            </w:r>
          </w:p>
        </w:tc>
        <w:tc>
          <w:tcPr>
            <w:tcW w:w="1100" w:type="dxa"/>
          </w:tcPr>
          <w:p w14:paraId="635E48A8" w14:textId="77777777" w:rsidR="009326A6" w:rsidRDefault="00D058EB">
            <w:pPr>
              <w:spacing w:before="10" w:after="10"/>
              <w:jc w:val="right"/>
            </w:pPr>
            <w:r>
              <w:rPr>
                <w:sz w:val="16"/>
              </w:rPr>
              <w:t>-1487.7</w:t>
            </w:r>
          </w:p>
        </w:tc>
      </w:tr>
      <w:tr w:rsidR="009326A6" w14:paraId="6806751C" w14:textId="77777777">
        <w:trPr>
          <w:jc w:val="center"/>
        </w:trPr>
        <w:tc>
          <w:tcPr>
            <w:tcW w:w="700" w:type="dxa"/>
          </w:tcPr>
          <w:p w14:paraId="78F945AD" w14:textId="77777777" w:rsidR="009326A6" w:rsidRDefault="00D058EB">
            <w:pPr>
              <w:spacing w:before="10" w:after="10"/>
            </w:pPr>
            <w:r>
              <w:rPr>
                <w:sz w:val="16"/>
              </w:rPr>
              <w:t>2</w:t>
            </w:r>
          </w:p>
        </w:tc>
        <w:tc>
          <w:tcPr>
            <w:tcW w:w="1400" w:type="dxa"/>
          </w:tcPr>
          <w:p w14:paraId="0DF2EEEB" w14:textId="77777777" w:rsidR="009326A6" w:rsidRDefault="00D058EB">
            <w:pPr>
              <w:spacing w:before="10" w:after="10"/>
            </w:pPr>
            <w:r>
              <w:rPr>
                <w:sz w:val="16"/>
              </w:rPr>
              <w:t>0.0</w:t>
            </w:r>
          </w:p>
        </w:tc>
        <w:tc>
          <w:tcPr>
            <w:tcW w:w="1400" w:type="dxa"/>
          </w:tcPr>
          <w:p w14:paraId="3BC46498" w14:textId="77777777" w:rsidR="009326A6" w:rsidRDefault="00D058EB">
            <w:pPr>
              <w:spacing w:before="10" w:after="10"/>
              <w:jc w:val="right"/>
            </w:pPr>
            <w:r>
              <w:rPr>
                <w:sz w:val="16"/>
              </w:rPr>
              <w:t>601.1</w:t>
            </w:r>
          </w:p>
        </w:tc>
        <w:tc>
          <w:tcPr>
            <w:tcW w:w="1400" w:type="dxa"/>
          </w:tcPr>
          <w:p w14:paraId="7853F009" w14:textId="77777777" w:rsidR="009326A6" w:rsidRDefault="00D058EB">
            <w:pPr>
              <w:spacing w:before="10" w:after="10"/>
              <w:jc w:val="right"/>
            </w:pPr>
            <w:r>
              <w:rPr>
                <w:sz w:val="16"/>
              </w:rPr>
              <w:t>30.3</w:t>
            </w:r>
          </w:p>
        </w:tc>
        <w:tc>
          <w:tcPr>
            <w:tcW w:w="1400" w:type="dxa"/>
          </w:tcPr>
          <w:p w14:paraId="472C7AC9" w14:textId="77777777" w:rsidR="009326A6" w:rsidRDefault="00D058EB">
            <w:pPr>
              <w:spacing w:before="10" w:after="10"/>
              <w:jc w:val="right"/>
            </w:pPr>
            <w:r>
              <w:rPr>
                <w:sz w:val="16"/>
              </w:rPr>
              <w:t>570.8</w:t>
            </w:r>
          </w:p>
        </w:tc>
        <w:tc>
          <w:tcPr>
            <w:tcW w:w="1400" w:type="dxa"/>
          </w:tcPr>
          <w:p w14:paraId="106F520E" w14:textId="77777777" w:rsidR="009326A6" w:rsidRDefault="00D058EB">
            <w:pPr>
              <w:spacing w:before="10" w:after="10"/>
              <w:jc w:val="right"/>
            </w:pPr>
            <w:r>
              <w:rPr>
                <w:sz w:val="16"/>
              </w:rPr>
              <w:t>563.4</w:t>
            </w:r>
          </w:p>
        </w:tc>
        <w:tc>
          <w:tcPr>
            <w:tcW w:w="1100" w:type="dxa"/>
          </w:tcPr>
          <w:p w14:paraId="19AB9F2E" w14:textId="77777777" w:rsidR="009326A6" w:rsidRDefault="00D058EB">
            <w:pPr>
              <w:spacing w:before="10" w:after="10"/>
              <w:jc w:val="right"/>
            </w:pPr>
            <w:r>
              <w:rPr>
                <w:sz w:val="16"/>
              </w:rPr>
              <w:t>-924.2</w:t>
            </w:r>
          </w:p>
        </w:tc>
      </w:tr>
      <w:tr w:rsidR="009326A6" w14:paraId="283933D0" w14:textId="77777777">
        <w:trPr>
          <w:jc w:val="center"/>
        </w:trPr>
        <w:tc>
          <w:tcPr>
            <w:tcW w:w="700" w:type="dxa"/>
          </w:tcPr>
          <w:p w14:paraId="5AC7A55C" w14:textId="77777777" w:rsidR="009326A6" w:rsidRDefault="00D058EB">
            <w:pPr>
              <w:spacing w:before="10" w:after="10"/>
            </w:pPr>
            <w:r>
              <w:rPr>
                <w:sz w:val="16"/>
              </w:rPr>
              <w:t>3</w:t>
            </w:r>
          </w:p>
        </w:tc>
        <w:tc>
          <w:tcPr>
            <w:tcW w:w="1400" w:type="dxa"/>
          </w:tcPr>
          <w:p w14:paraId="381FB3BB" w14:textId="77777777" w:rsidR="009326A6" w:rsidRDefault="00D058EB">
            <w:pPr>
              <w:spacing w:before="10" w:after="10"/>
            </w:pPr>
            <w:r>
              <w:rPr>
                <w:sz w:val="16"/>
              </w:rPr>
              <w:t>0.0</w:t>
            </w:r>
          </w:p>
        </w:tc>
        <w:tc>
          <w:tcPr>
            <w:tcW w:w="1400" w:type="dxa"/>
          </w:tcPr>
          <w:p w14:paraId="333EE9B2" w14:textId="77777777" w:rsidR="009326A6" w:rsidRDefault="00D058EB">
            <w:pPr>
              <w:spacing w:before="10" w:after="10"/>
              <w:jc w:val="right"/>
            </w:pPr>
            <w:r>
              <w:rPr>
                <w:sz w:val="16"/>
              </w:rPr>
              <w:t>701.3</w:t>
            </w:r>
          </w:p>
        </w:tc>
        <w:tc>
          <w:tcPr>
            <w:tcW w:w="1400" w:type="dxa"/>
          </w:tcPr>
          <w:p w14:paraId="0F982690" w14:textId="77777777" w:rsidR="009326A6" w:rsidRDefault="00D058EB">
            <w:pPr>
              <w:spacing w:before="10" w:after="10"/>
              <w:jc w:val="right"/>
            </w:pPr>
            <w:r>
              <w:rPr>
                <w:sz w:val="16"/>
              </w:rPr>
              <w:t>28.2</w:t>
            </w:r>
          </w:p>
        </w:tc>
        <w:tc>
          <w:tcPr>
            <w:tcW w:w="1400" w:type="dxa"/>
          </w:tcPr>
          <w:p w14:paraId="5B0C0E12" w14:textId="77777777" w:rsidR="009326A6" w:rsidRDefault="00D058EB">
            <w:pPr>
              <w:spacing w:before="10" w:after="10"/>
              <w:jc w:val="right"/>
            </w:pPr>
            <w:r>
              <w:rPr>
                <w:sz w:val="16"/>
              </w:rPr>
              <w:t>673.1</w:t>
            </w:r>
          </w:p>
        </w:tc>
        <w:tc>
          <w:tcPr>
            <w:tcW w:w="1400" w:type="dxa"/>
          </w:tcPr>
          <w:p w14:paraId="7884A55F" w14:textId="77777777" w:rsidR="009326A6" w:rsidRDefault="00D058EB">
            <w:pPr>
              <w:spacing w:before="10" w:after="10"/>
              <w:jc w:val="right"/>
            </w:pPr>
            <w:r>
              <w:rPr>
                <w:sz w:val="16"/>
              </w:rPr>
              <w:t>655.5</w:t>
            </w:r>
          </w:p>
        </w:tc>
        <w:tc>
          <w:tcPr>
            <w:tcW w:w="1100" w:type="dxa"/>
          </w:tcPr>
          <w:p w14:paraId="13C92FBD" w14:textId="77777777" w:rsidR="009326A6" w:rsidRDefault="00D058EB">
            <w:pPr>
              <w:spacing w:before="10" w:after="10"/>
              <w:jc w:val="right"/>
            </w:pPr>
            <w:r>
              <w:rPr>
                <w:sz w:val="16"/>
              </w:rPr>
              <w:t>-268.8</w:t>
            </w:r>
          </w:p>
        </w:tc>
      </w:tr>
      <w:tr w:rsidR="009326A6" w14:paraId="4283AB77" w14:textId="77777777">
        <w:trPr>
          <w:jc w:val="center"/>
        </w:trPr>
        <w:tc>
          <w:tcPr>
            <w:tcW w:w="700" w:type="dxa"/>
          </w:tcPr>
          <w:p w14:paraId="35857759" w14:textId="77777777" w:rsidR="009326A6" w:rsidRDefault="00D058EB">
            <w:pPr>
              <w:spacing w:before="10" w:after="10"/>
            </w:pPr>
            <w:r>
              <w:rPr>
                <w:sz w:val="16"/>
              </w:rPr>
              <w:t>4</w:t>
            </w:r>
          </w:p>
        </w:tc>
        <w:tc>
          <w:tcPr>
            <w:tcW w:w="1400" w:type="dxa"/>
          </w:tcPr>
          <w:p w14:paraId="5C40616E" w14:textId="77777777" w:rsidR="009326A6" w:rsidRDefault="00D058EB">
            <w:pPr>
              <w:spacing w:before="10" w:after="10"/>
            </w:pPr>
            <w:r>
              <w:rPr>
                <w:sz w:val="16"/>
              </w:rPr>
              <w:t>1285.7</w:t>
            </w:r>
          </w:p>
        </w:tc>
        <w:tc>
          <w:tcPr>
            <w:tcW w:w="1400" w:type="dxa"/>
          </w:tcPr>
          <w:p w14:paraId="2CE69978" w14:textId="77777777" w:rsidR="009326A6" w:rsidRDefault="00D058EB">
            <w:pPr>
              <w:spacing w:before="10" w:after="10"/>
              <w:jc w:val="right"/>
            </w:pPr>
            <w:r>
              <w:rPr>
                <w:sz w:val="16"/>
              </w:rPr>
              <w:t>701.3</w:t>
            </w:r>
          </w:p>
        </w:tc>
        <w:tc>
          <w:tcPr>
            <w:tcW w:w="1400" w:type="dxa"/>
          </w:tcPr>
          <w:p w14:paraId="259A68A3" w14:textId="77777777" w:rsidR="009326A6" w:rsidRDefault="00D058EB">
            <w:pPr>
              <w:spacing w:before="10" w:after="10"/>
              <w:jc w:val="right"/>
            </w:pPr>
            <w:r>
              <w:rPr>
                <w:sz w:val="16"/>
              </w:rPr>
              <w:t>32.6</w:t>
            </w:r>
          </w:p>
        </w:tc>
        <w:tc>
          <w:tcPr>
            <w:tcW w:w="1400" w:type="dxa"/>
          </w:tcPr>
          <w:p w14:paraId="2FACF91A" w14:textId="77777777" w:rsidR="009326A6" w:rsidRDefault="00D058EB">
            <w:pPr>
              <w:spacing w:before="10" w:after="10"/>
              <w:jc w:val="right"/>
            </w:pPr>
            <w:r>
              <w:rPr>
                <w:sz w:val="16"/>
              </w:rPr>
              <w:t>668.7</w:t>
            </w:r>
          </w:p>
        </w:tc>
        <w:tc>
          <w:tcPr>
            <w:tcW w:w="1400" w:type="dxa"/>
          </w:tcPr>
          <w:p w14:paraId="19DD23A7" w14:textId="77777777" w:rsidR="009326A6" w:rsidRDefault="00D058EB">
            <w:pPr>
              <w:spacing w:before="10" w:after="10"/>
              <w:jc w:val="right"/>
            </w:pPr>
            <w:r>
              <w:rPr>
                <w:sz w:val="16"/>
              </w:rPr>
              <w:t>-638.9</w:t>
            </w:r>
          </w:p>
        </w:tc>
        <w:tc>
          <w:tcPr>
            <w:tcW w:w="1100" w:type="dxa"/>
          </w:tcPr>
          <w:p w14:paraId="53AD82E7" w14:textId="77777777" w:rsidR="009326A6" w:rsidRDefault="00D058EB">
            <w:pPr>
              <w:spacing w:before="10" w:after="10"/>
              <w:jc w:val="right"/>
            </w:pPr>
            <w:r>
              <w:rPr>
                <w:sz w:val="16"/>
              </w:rPr>
              <w:t>-907.7</w:t>
            </w:r>
          </w:p>
        </w:tc>
      </w:tr>
      <w:tr w:rsidR="009326A6" w14:paraId="2CD2B849" w14:textId="77777777">
        <w:trPr>
          <w:jc w:val="center"/>
        </w:trPr>
        <w:tc>
          <w:tcPr>
            <w:tcW w:w="700" w:type="dxa"/>
          </w:tcPr>
          <w:p w14:paraId="5055BC03" w14:textId="77777777" w:rsidR="009326A6" w:rsidRDefault="00D058EB">
            <w:pPr>
              <w:spacing w:before="10" w:after="10"/>
            </w:pPr>
            <w:r>
              <w:rPr>
                <w:sz w:val="16"/>
              </w:rPr>
              <w:t>5</w:t>
            </w:r>
          </w:p>
        </w:tc>
        <w:tc>
          <w:tcPr>
            <w:tcW w:w="1400" w:type="dxa"/>
          </w:tcPr>
          <w:p w14:paraId="041A9962" w14:textId="77777777" w:rsidR="009326A6" w:rsidRDefault="00D058EB">
            <w:pPr>
              <w:spacing w:before="10" w:after="10"/>
            </w:pPr>
            <w:r>
              <w:rPr>
                <w:sz w:val="16"/>
              </w:rPr>
              <w:t>0.0</w:t>
            </w:r>
          </w:p>
        </w:tc>
        <w:tc>
          <w:tcPr>
            <w:tcW w:w="1400" w:type="dxa"/>
          </w:tcPr>
          <w:p w14:paraId="0B7AF35C" w14:textId="77777777" w:rsidR="009326A6" w:rsidRDefault="00D058EB">
            <w:pPr>
              <w:spacing w:before="10" w:after="10"/>
              <w:jc w:val="right"/>
            </w:pPr>
            <w:r>
              <w:rPr>
                <w:sz w:val="16"/>
              </w:rPr>
              <w:t>701.3</w:t>
            </w:r>
          </w:p>
        </w:tc>
        <w:tc>
          <w:tcPr>
            <w:tcW w:w="1400" w:type="dxa"/>
          </w:tcPr>
          <w:p w14:paraId="06D6D117" w14:textId="77777777" w:rsidR="009326A6" w:rsidRDefault="00D058EB">
            <w:pPr>
              <w:spacing w:before="10" w:after="10"/>
              <w:jc w:val="right"/>
            </w:pPr>
            <w:r>
              <w:rPr>
                <w:sz w:val="16"/>
              </w:rPr>
              <w:t>30.8</w:t>
            </w:r>
          </w:p>
        </w:tc>
        <w:tc>
          <w:tcPr>
            <w:tcW w:w="1400" w:type="dxa"/>
          </w:tcPr>
          <w:p w14:paraId="7A200976" w14:textId="77777777" w:rsidR="009326A6" w:rsidRDefault="00D058EB">
            <w:pPr>
              <w:spacing w:before="10" w:after="10"/>
              <w:jc w:val="right"/>
            </w:pPr>
            <w:r>
              <w:rPr>
                <w:sz w:val="16"/>
              </w:rPr>
              <w:t>670.5</w:t>
            </w:r>
          </w:p>
        </w:tc>
        <w:tc>
          <w:tcPr>
            <w:tcW w:w="1400" w:type="dxa"/>
          </w:tcPr>
          <w:p w14:paraId="3A17F738" w14:textId="77777777" w:rsidR="009326A6" w:rsidRDefault="00D058EB">
            <w:pPr>
              <w:spacing w:before="10" w:after="10"/>
              <w:jc w:val="right"/>
            </w:pPr>
            <w:r>
              <w:rPr>
                <w:sz w:val="16"/>
              </w:rPr>
              <w:t>648.4</w:t>
            </w:r>
          </w:p>
        </w:tc>
        <w:tc>
          <w:tcPr>
            <w:tcW w:w="1100" w:type="dxa"/>
          </w:tcPr>
          <w:p w14:paraId="4473E2DB" w14:textId="77777777" w:rsidR="009326A6" w:rsidRDefault="00D058EB">
            <w:pPr>
              <w:spacing w:before="10" w:after="10"/>
              <w:jc w:val="right"/>
            </w:pPr>
            <w:r>
              <w:rPr>
                <w:sz w:val="16"/>
              </w:rPr>
              <w:t>-259.3</w:t>
            </w:r>
          </w:p>
        </w:tc>
      </w:tr>
      <w:tr w:rsidR="009326A6" w14:paraId="36624CFE" w14:textId="77777777">
        <w:trPr>
          <w:jc w:val="center"/>
        </w:trPr>
        <w:tc>
          <w:tcPr>
            <w:tcW w:w="700" w:type="dxa"/>
          </w:tcPr>
          <w:p w14:paraId="2AF4A25C" w14:textId="77777777" w:rsidR="009326A6" w:rsidRDefault="00D058EB">
            <w:pPr>
              <w:spacing w:before="10" w:after="10"/>
            </w:pPr>
            <w:r>
              <w:rPr>
                <w:sz w:val="16"/>
              </w:rPr>
              <w:t>6</w:t>
            </w:r>
          </w:p>
        </w:tc>
        <w:tc>
          <w:tcPr>
            <w:tcW w:w="1400" w:type="dxa"/>
          </w:tcPr>
          <w:p w14:paraId="06057519" w14:textId="77777777" w:rsidR="009326A6" w:rsidRDefault="00D058EB">
            <w:pPr>
              <w:spacing w:before="10" w:after="10"/>
            </w:pPr>
            <w:r>
              <w:rPr>
                <w:sz w:val="16"/>
              </w:rPr>
              <w:t>114.3</w:t>
            </w:r>
          </w:p>
        </w:tc>
        <w:tc>
          <w:tcPr>
            <w:tcW w:w="1400" w:type="dxa"/>
          </w:tcPr>
          <w:p w14:paraId="1A69F31C" w14:textId="77777777" w:rsidR="009326A6" w:rsidRDefault="00D058EB">
            <w:pPr>
              <w:spacing w:before="10" w:after="10"/>
              <w:jc w:val="right"/>
            </w:pPr>
            <w:r>
              <w:rPr>
                <w:sz w:val="16"/>
              </w:rPr>
              <w:t>701.3</w:t>
            </w:r>
          </w:p>
        </w:tc>
        <w:tc>
          <w:tcPr>
            <w:tcW w:w="1400" w:type="dxa"/>
          </w:tcPr>
          <w:p w14:paraId="6DA04765" w14:textId="77777777" w:rsidR="009326A6" w:rsidRDefault="00D058EB">
            <w:pPr>
              <w:spacing w:before="10" w:after="10"/>
              <w:jc w:val="right"/>
            </w:pPr>
            <w:r>
              <w:rPr>
                <w:sz w:val="16"/>
              </w:rPr>
              <w:t>29.0</w:t>
            </w:r>
          </w:p>
        </w:tc>
        <w:tc>
          <w:tcPr>
            <w:tcW w:w="1400" w:type="dxa"/>
          </w:tcPr>
          <w:p w14:paraId="38DFDFCF" w14:textId="77777777" w:rsidR="009326A6" w:rsidRDefault="00D058EB">
            <w:pPr>
              <w:spacing w:before="10" w:after="10"/>
              <w:jc w:val="right"/>
            </w:pPr>
            <w:r>
              <w:rPr>
                <w:sz w:val="16"/>
              </w:rPr>
              <w:t>672.3</w:t>
            </w:r>
          </w:p>
        </w:tc>
        <w:tc>
          <w:tcPr>
            <w:tcW w:w="1400" w:type="dxa"/>
          </w:tcPr>
          <w:p w14:paraId="7F99D43F" w14:textId="77777777" w:rsidR="009326A6" w:rsidRDefault="00D058EB">
            <w:pPr>
              <w:spacing w:before="10" w:after="10"/>
              <w:jc w:val="right"/>
            </w:pPr>
            <w:r>
              <w:rPr>
                <w:sz w:val="16"/>
              </w:rPr>
              <w:t>535.7</w:t>
            </w:r>
          </w:p>
        </w:tc>
        <w:tc>
          <w:tcPr>
            <w:tcW w:w="1100" w:type="dxa"/>
          </w:tcPr>
          <w:p w14:paraId="4B70831A" w14:textId="77777777" w:rsidR="009326A6" w:rsidRDefault="00D058EB">
            <w:pPr>
              <w:spacing w:before="10" w:after="10"/>
              <w:jc w:val="right"/>
            </w:pPr>
            <w:r>
              <w:rPr>
                <w:sz w:val="16"/>
              </w:rPr>
              <w:t>276.4</w:t>
            </w:r>
          </w:p>
        </w:tc>
      </w:tr>
      <w:tr w:rsidR="009326A6" w14:paraId="6C7E540D" w14:textId="77777777">
        <w:trPr>
          <w:jc w:val="center"/>
        </w:trPr>
        <w:tc>
          <w:tcPr>
            <w:tcW w:w="700" w:type="dxa"/>
          </w:tcPr>
          <w:p w14:paraId="7430903A" w14:textId="77777777" w:rsidR="009326A6" w:rsidRDefault="00D058EB">
            <w:pPr>
              <w:spacing w:before="10" w:after="10"/>
            </w:pPr>
            <w:r>
              <w:rPr>
                <w:sz w:val="16"/>
              </w:rPr>
              <w:t>7</w:t>
            </w:r>
          </w:p>
        </w:tc>
        <w:tc>
          <w:tcPr>
            <w:tcW w:w="1400" w:type="dxa"/>
          </w:tcPr>
          <w:p w14:paraId="0619E6C0" w14:textId="77777777" w:rsidR="009326A6" w:rsidRDefault="00D058EB">
            <w:pPr>
              <w:spacing w:before="10" w:after="10"/>
            </w:pPr>
            <w:r>
              <w:rPr>
                <w:sz w:val="16"/>
              </w:rPr>
              <w:t>1157.1</w:t>
            </w:r>
          </w:p>
        </w:tc>
        <w:tc>
          <w:tcPr>
            <w:tcW w:w="1400" w:type="dxa"/>
          </w:tcPr>
          <w:p w14:paraId="2AB619F6" w14:textId="77777777" w:rsidR="009326A6" w:rsidRDefault="00D058EB">
            <w:pPr>
              <w:spacing w:before="10" w:after="10"/>
              <w:jc w:val="right"/>
            </w:pPr>
            <w:r>
              <w:rPr>
                <w:sz w:val="16"/>
              </w:rPr>
              <w:t>701.3</w:t>
            </w:r>
          </w:p>
        </w:tc>
        <w:tc>
          <w:tcPr>
            <w:tcW w:w="1400" w:type="dxa"/>
          </w:tcPr>
          <w:p w14:paraId="270EAD6A" w14:textId="77777777" w:rsidR="009326A6" w:rsidRDefault="00D058EB">
            <w:pPr>
              <w:spacing w:before="10" w:after="10"/>
              <w:jc w:val="right"/>
            </w:pPr>
            <w:r>
              <w:rPr>
                <w:sz w:val="16"/>
              </w:rPr>
              <w:t>32.9</w:t>
            </w:r>
          </w:p>
        </w:tc>
        <w:tc>
          <w:tcPr>
            <w:tcW w:w="1400" w:type="dxa"/>
          </w:tcPr>
          <w:p w14:paraId="791F7413" w14:textId="77777777" w:rsidR="009326A6" w:rsidRDefault="00D058EB">
            <w:pPr>
              <w:spacing w:before="10" w:after="10"/>
              <w:jc w:val="right"/>
            </w:pPr>
            <w:r>
              <w:rPr>
                <w:sz w:val="16"/>
              </w:rPr>
              <w:t>668.3</w:t>
            </w:r>
          </w:p>
        </w:tc>
        <w:tc>
          <w:tcPr>
            <w:tcW w:w="1400" w:type="dxa"/>
          </w:tcPr>
          <w:p w14:paraId="46B5026D" w14:textId="77777777" w:rsidR="009326A6" w:rsidRDefault="00D058EB">
            <w:pPr>
              <w:spacing w:before="10" w:after="10"/>
              <w:jc w:val="right"/>
            </w:pPr>
            <w:r>
              <w:rPr>
                <w:sz w:val="16"/>
              </w:rPr>
              <w:t>-515.0</w:t>
            </w:r>
          </w:p>
        </w:tc>
        <w:tc>
          <w:tcPr>
            <w:tcW w:w="1100" w:type="dxa"/>
          </w:tcPr>
          <w:p w14:paraId="292ADD73" w14:textId="77777777" w:rsidR="009326A6" w:rsidRDefault="00D058EB">
            <w:pPr>
              <w:spacing w:before="10" w:after="10"/>
              <w:jc w:val="right"/>
            </w:pPr>
            <w:r>
              <w:rPr>
                <w:sz w:val="16"/>
              </w:rPr>
              <w:t>-238.6</w:t>
            </w:r>
          </w:p>
        </w:tc>
      </w:tr>
      <w:tr w:rsidR="009326A6" w14:paraId="6031C473" w14:textId="77777777">
        <w:trPr>
          <w:jc w:val="center"/>
        </w:trPr>
        <w:tc>
          <w:tcPr>
            <w:tcW w:w="700" w:type="dxa"/>
          </w:tcPr>
          <w:p w14:paraId="456B574E" w14:textId="77777777" w:rsidR="009326A6" w:rsidRDefault="00D058EB">
            <w:pPr>
              <w:spacing w:before="10" w:after="10"/>
            </w:pPr>
            <w:r>
              <w:rPr>
                <w:sz w:val="16"/>
              </w:rPr>
              <w:t>8</w:t>
            </w:r>
          </w:p>
        </w:tc>
        <w:tc>
          <w:tcPr>
            <w:tcW w:w="1400" w:type="dxa"/>
          </w:tcPr>
          <w:p w14:paraId="42012A6C" w14:textId="77777777" w:rsidR="009326A6" w:rsidRDefault="00D058EB">
            <w:pPr>
              <w:spacing w:before="10" w:after="10"/>
            </w:pPr>
            <w:r>
              <w:rPr>
                <w:sz w:val="16"/>
              </w:rPr>
              <w:t>0.0</w:t>
            </w:r>
          </w:p>
        </w:tc>
        <w:tc>
          <w:tcPr>
            <w:tcW w:w="1400" w:type="dxa"/>
          </w:tcPr>
          <w:p w14:paraId="41C537F8" w14:textId="77777777" w:rsidR="009326A6" w:rsidRDefault="00D058EB">
            <w:pPr>
              <w:spacing w:before="10" w:after="10"/>
              <w:jc w:val="right"/>
            </w:pPr>
            <w:r>
              <w:rPr>
                <w:sz w:val="16"/>
              </w:rPr>
              <w:t>701.3</w:t>
            </w:r>
          </w:p>
        </w:tc>
        <w:tc>
          <w:tcPr>
            <w:tcW w:w="1400" w:type="dxa"/>
          </w:tcPr>
          <w:p w14:paraId="4600EA8D" w14:textId="77777777" w:rsidR="009326A6" w:rsidRDefault="00D058EB">
            <w:pPr>
              <w:spacing w:before="10" w:after="10"/>
              <w:jc w:val="right"/>
            </w:pPr>
            <w:r>
              <w:rPr>
                <w:sz w:val="16"/>
              </w:rPr>
              <w:t>31.4</w:t>
            </w:r>
          </w:p>
        </w:tc>
        <w:tc>
          <w:tcPr>
            <w:tcW w:w="1400" w:type="dxa"/>
          </w:tcPr>
          <w:p w14:paraId="2C330BAD" w14:textId="77777777" w:rsidR="009326A6" w:rsidRDefault="00D058EB">
            <w:pPr>
              <w:spacing w:before="10" w:after="10"/>
              <w:jc w:val="right"/>
            </w:pPr>
            <w:r>
              <w:rPr>
                <w:sz w:val="16"/>
              </w:rPr>
              <w:t>669.9</w:t>
            </w:r>
          </w:p>
        </w:tc>
        <w:tc>
          <w:tcPr>
            <w:tcW w:w="1400" w:type="dxa"/>
          </w:tcPr>
          <w:p w14:paraId="3D53A744" w14:textId="77777777" w:rsidR="009326A6" w:rsidRDefault="00D058EB">
            <w:pPr>
              <w:spacing w:before="10" w:after="10"/>
              <w:jc w:val="right"/>
            </w:pPr>
            <w:r>
              <w:rPr>
                <w:sz w:val="16"/>
              </w:rPr>
              <w:t>643.6</w:t>
            </w:r>
          </w:p>
        </w:tc>
        <w:tc>
          <w:tcPr>
            <w:tcW w:w="1100" w:type="dxa"/>
          </w:tcPr>
          <w:p w14:paraId="4D44B71D" w14:textId="77777777" w:rsidR="009326A6" w:rsidRDefault="00D058EB">
            <w:pPr>
              <w:spacing w:before="10" w:after="10"/>
              <w:jc w:val="right"/>
            </w:pPr>
            <w:r>
              <w:rPr>
                <w:sz w:val="16"/>
              </w:rPr>
              <w:t>405.0</w:t>
            </w:r>
          </w:p>
        </w:tc>
      </w:tr>
      <w:tr w:rsidR="009326A6" w14:paraId="5CBD61CE" w14:textId="77777777">
        <w:trPr>
          <w:jc w:val="center"/>
        </w:trPr>
        <w:tc>
          <w:tcPr>
            <w:tcW w:w="700" w:type="dxa"/>
          </w:tcPr>
          <w:p w14:paraId="704A65B6" w14:textId="77777777" w:rsidR="009326A6" w:rsidRDefault="00D058EB">
            <w:pPr>
              <w:spacing w:before="10" w:after="10"/>
            </w:pPr>
            <w:r>
              <w:rPr>
                <w:sz w:val="16"/>
              </w:rPr>
              <w:t>9</w:t>
            </w:r>
          </w:p>
        </w:tc>
        <w:tc>
          <w:tcPr>
            <w:tcW w:w="1400" w:type="dxa"/>
          </w:tcPr>
          <w:p w14:paraId="712CF392" w14:textId="77777777" w:rsidR="009326A6" w:rsidRDefault="00D058EB">
            <w:pPr>
              <w:spacing w:before="10" w:after="10"/>
            </w:pPr>
            <w:r>
              <w:rPr>
                <w:sz w:val="16"/>
              </w:rPr>
              <w:t>0.0</w:t>
            </w:r>
          </w:p>
        </w:tc>
        <w:tc>
          <w:tcPr>
            <w:tcW w:w="1400" w:type="dxa"/>
          </w:tcPr>
          <w:p w14:paraId="64891D00" w14:textId="77777777" w:rsidR="009326A6" w:rsidRDefault="00D058EB">
            <w:pPr>
              <w:spacing w:before="10" w:after="10"/>
              <w:jc w:val="right"/>
            </w:pPr>
            <w:r>
              <w:rPr>
                <w:sz w:val="16"/>
              </w:rPr>
              <w:t>701.3</w:t>
            </w:r>
          </w:p>
        </w:tc>
        <w:tc>
          <w:tcPr>
            <w:tcW w:w="1400" w:type="dxa"/>
          </w:tcPr>
          <w:p w14:paraId="7B2A77AA" w14:textId="77777777" w:rsidR="009326A6" w:rsidRDefault="00D058EB">
            <w:pPr>
              <w:spacing w:before="10" w:after="10"/>
              <w:jc w:val="right"/>
            </w:pPr>
            <w:r>
              <w:rPr>
                <w:sz w:val="16"/>
              </w:rPr>
              <w:t>29.8</w:t>
            </w:r>
          </w:p>
        </w:tc>
        <w:tc>
          <w:tcPr>
            <w:tcW w:w="1400" w:type="dxa"/>
          </w:tcPr>
          <w:p w14:paraId="273DBFD4" w14:textId="77777777" w:rsidR="009326A6" w:rsidRDefault="00D058EB">
            <w:pPr>
              <w:spacing w:before="10" w:after="10"/>
              <w:jc w:val="right"/>
            </w:pPr>
            <w:r>
              <w:rPr>
                <w:sz w:val="16"/>
              </w:rPr>
              <w:t>671.5</w:t>
            </w:r>
          </w:p>
        </w:tc>
        <w:tc>
          <w:tcPr>
            <w:tcW w:w="1400" w:type="dxa"/>
          </w:tcPr>
          <w:p w14:paraId="06F4E04A" w14:textId="77777777" w:rsidR="009326A6" w:rsidRDefault="00D058EB">
            <w:pPr>
              <w:spacing w:before="10" w:after="10"/>
              <w:jc w:val="right"/>
            </w:pPr>
            <w:r>
              <w:rPr>
                <w:sz w:val="16"/>
              </w:rPr>
              <w:t>645.0</w:t>
            </w:r>
          </w:p>
        </w:tc>
        <w:tc>
          <w:tcPr>
            <w:tcW w:w="1100" w:type="dxa"/>
          </w:tcPr>
          <w:p w14:paraId="7B4D3A2A" w14:textId="77777777" w:rsidR="009326A6" w:rsidRDefault="00D058EB">
            <w:pPr>
              <w:spacing w:before="10" w:after="10"/>
              <w:jc w:val="right"/>
            </w:pPr>
            <w:r>
              <w:rPr>
                <w:sz w:val="16"/>
              </w:rPr>
              <w:t>1050.0</w:t>
            </w:r>
          </w:p>
        </w:tc>
      </w:tr>
      <w:tr w:rsidR="009326A6" w14:paraId="26C0B034" w14:textId="77777777">
        <w:trPr>
          <w:jc w:val="center"/>
        </w:trPr>
        <w:tc>
          <w:tcPr>
            <w:tcW w:w="700" w:type="dxa"/>
          </w:tcPr>
          <w:p w14:paraId="685E021C" w14:textId="77777777" w:rsidR="009326A6" w:rsidRDefault="00D058EB">
            <w:pPr>
              <w:spacing w:before="10" w:after="10"/>
            </w:pPr>
            <w:r>
              <w:rPr>
                <w:sz w:val="16"/>
              </w:rPr>
              <w:t>10</w:t>
            </w:r>
          </w:p>
        </w:tc>
        <w:tc>
          <w:tcPr>
            <w:tcW w:w="1400" w:type="dxa"/>
          </w:tcPr>
          <w:p w14:paraId="7983EA0C" w14:textId="77777777" w:rsidR="009326A6" w:rsidRDefault="00D058EB">
            <w:pPr>
              <w:spacing w:before="10" w:after="10"/>
            </w:pPr>
            <w:r>
              <w:rPr>
                <w:sz w:val="16"/>
              </w:rPr>
              <w:t>1041.4</w:t>
            </w:r>
          </w:p>
        </w:tc>
        <w:tc>
          <w:tcPr>
            <w:tcW w:w="1400" w:type="dxa"/>
          </w:tcPr>
          <w:p w14:paraId="54B6D48E" w14:textId="77777777" w:rsidR="009326A6" w:rsidRDefault="00D058EB">
            <w:pPr>
              <w:spacing w:before="10" w:after="10"/>
              <w:jc w:val="right"/>
            </w:pPr>
            <w:r>
              <w:rPr>
                <w:sz w:val="16"/>
              </w:rPr>
              <w:t>701.3</w:t>
            </w:r>
          </w:p>
        </w:tc>
        <w:tc>
          <w:tcPr>
            <w:tcW w:w="1400" w:type="dxa"/>
          </w:tcPr>
          <w:p w14:paraId="050531B8" w14:textId="77777777" w:rsidR="009326A6" w:rsidRDefault="00D058EB">
            <w:pPr>
              <w:spacing w:before="10" w:after="10"/>
              <w:jc w:val="right"/>
            </w:pPr>
            <w:r>
              <w:rPr>
                <w:sz w:val="16"/>
              </w:rPr>
              <w:t>33.4</w:t>
            </w:r>
          </w:p>
        </w:tc>
        <w:tc>
          <w:tcPr>
            <w:tcW w:w="1400" w:type="dxa"/>
          </w:tcPr>
          <w:p w14:paraId="33510310" w14:textId="77777777" w:rsidR="009326A6" w:rsidRDefault="00D058EB">
            <w:pPr>
              <w:spacing w:before="10" w:after="10"/>
              <w:jc w:val="right"/>
            </w:pPr>
            <w:r>
              <w:rPr>
                <w:sz w:val="16"/>
              </w:rPr>
              <w:t>667.9</w:t>
            </w:r>
          </w:p>
        </w:tc>
        <w:tc>
          <w:tcPr>
            <w:tcW w:w="1400" w:type="dxa"/>
          </w:tcPr>
          <w:p w14:paraId="45EF3E86" w14:textId="77777777" w:rsidR="009326A6" w:rsidRDefault="00D058EB">
            <w:pPr>
              <w:spacing w:before="10" w:after="10"/>
              <w:jc w:val="right"/>
            </w:pPr>
            <w:r>
              <w:rPr>
                <w:sz w:val="16"/>
              </w:rPr>
              <w:t>-403.5</w:t>
            </w:r>
          </w:p>
        </w:tc>
        <w:tc>
          <w:tcPr>
            <w:tcW w:w="1100" w:type="dxa"/>
          </w:tcPr>
          <w:p w14:paraId="063E7FFD" w14:textId="77777777" w:rsidR="009326A6" w:rsidRDefault="00D058EB">
            <w:pPr>
              <w:spacing w:before="10" w:after="10"/>
              <w:jc w:val="right"/>
            </w:pPr>
            <w:r>
              <w:rPr>
                <w:sz w:val="16"/>
              </w:rPr>
              <w:t>646.5</w:t>
            </w:r>
          </w:p>
        </w:tc>
      </w:tr>
      <w:tr w:rsidR="009326A6" w14:paraId="40A0665B" w14:textId="77777777">
        <w:trPr>
          <w:jc w:val="center"/>
        </w:trPr>
        <w:tc>
          <w:tcPr>
            <w:tcW w:w="700" w:type="dxa"/>
          </w:tcPr>
          <w:p w14:paraId="49348392" w14:textId="77777777" w:rsidR="009326A6" w:rsidRDefault="00D058EB">
            <w:pPr>
              <w:spacing w:before="10" w:after="10"/>
            </w:pPr>
            <w:r>
              <w:rPr>
                <w:sz w:val="16"/>
              </w:rPr>
              <w:t>11</w:t>
            </w:r>
          </w:p>
        </w:tc>
        <w:tc>
          <w:tcPr>
            <w:tcW w:w="1400" w:type="dxa"/>
          </w:tcPr>
          <w:p w14:paraId="7EA85938" w14:textId="77777777" w:rsidR="009326A6" w:rsidRDefault="00D058EB">
            <w:pPr>
              <w:spacing w:before="10" w:after="10"/>
            </w:pPr>
            <w:r>
              <w:rPr>
                <w:sz w:val="16"/>
              </w:rPr>
              <w:t>114.3</w:t>
            </w:r>
          </w:p>
        </w:tc>
        <w:tc>
          <w:tcPr>
            <w:tcW w:w="1400" w:type="dxa"/>
          </w:tcPr>
          <w:p w14:paraId="1B73A9BD" w14:textId="77777777" w:rsidR="009326A6" w:rsidRDefault="00D058EB">
            <w:pPr>
              <w:spacing w:before="10" w:after="10"/>
              <w:jc w:val="right"/>
            </w:pPr>
            <w:r>
              <w:rPr>
                <w:sz w:val="16"/>
              </w:rPr>
              <w:t>701.3</w:t>
            </w:r>
          </w:p>
        </w:tc>
        <w:tc>
          <w:tcPr>
            <w:tcW w:w="1400" w:type="dxa"/>
          </w:tcPr>
          <w:p w14:paraId="3F437CD2" w14:textId="77777777" w:rsidR="009326A6" w:rsidRDefault="00D058EB">
            <w:pPr>
              <w:spacing w:before="10" w:after="10"/>
              <w:jc w:val="right"/>
            </w:pPr>
            <w:r>
              <w:rPr>
                <w:sz w:val="16"/>
              </w:rPr>
              <w:t>32.0</w:t>
            </w:r>
          </w:p>
        </w:tc>
        <w:tc>
          <w:tcPr>
            <w:tcW w:w="1400" w:type="dxa"/>
          </w:tcPr>
          <w:p w14:paraId="1B1850DE" w14:textId="77777777" w:rsidR="009326A6" w:rsidRDefault="00D058EB">
            <w:pPr>
              <w:spacing w:before="10" w:after="10"/>
              <w:jc w:val="right"/>
            </w:pPr>
            <w:r>
              <w:rPr>
                <w:sz w:val="16"/>
              </w:rPr>
              <w:t>669.2</w:t>
            </w:r>
          </w:p>
        </w:tc>
        <w:tc>
          <w:tcPr>
            <w:tcW w:w="1400" w:type="dxa"/>
          </w:tcPr>
          <w:p w14:paraId="0EE3208E" w14:textId="77777777" w:rsidR="009326A6" w:rsidRDefault="00D058EB">
            <w:pPr>
              <w:spacing w:before="10" w:after="10"/>
              <w:jc w:val="right"/>
            </w:pPr>
            <w:r>
              <w:rPr>
                <w:sz w:val="16"/>
              </w:rPr>
              <w:t>524.8</w:t>
            </w:r>
          </w:p>
        </w:tc>
        <w:tc>
          <w:tcPr>
            <w:tcW w:w="1100" w:type="dxa"/>
          </w:tcPr>
          <w:p w14:paraId="3A649B23" w14:textId="77777777" w:rsidR="009326A6" w:rsidRDefault="00D058EB">
            <w:pPr>
              <w:spacing w:before="10" w:after="10"/>
              <w:jc w:val="right"/>
            </w:pPr>
            <w:r>
              <w:rPr>
                <w:sz w:val="16"/>
              </w:rPr>
              <w:t>1171.3</w:t>
            </w:r>
          </w:p>
        </w:tc>
      </w:tr>
      <w:tr w:rsidR="009326A6" w14:paraId="16DB57F7" w14:textId="77777777">
        <w:trPr>
          <w:jc w:val="center"/>
        </w:trPr>
        <w:tc>
          <w:tcPr>
            <w:tcW w:w="700" w:type="dxa"/>
          </w:tcPr>
          <w:p w14:paraId="64838653" w14:textId="77777777" w:rsidR="009326A6" w:rsidRDefault="00D058EB">
            <w:pPr>
              <w:spacing w:before="10" w:after="10"/>
            </w:pPr>
            <w:r>
              <w:rPr>
                <w:sz w:val="16"/>
              </w:rPr>
              <w:t>12</w:t>
            </w:r>
          </w:p>
        </w:tc>
        <w:tc>
          <w:tcPr>
            <w:tcW w:w="1400" w:type="dxa"/>
          </w:tcPr>
          <w:p w14:paraId="24C5131E" w14:textId="77777777" w:rsidR="009326A6" w:rsidRDefault="00D058EB">
            <w:pPr>
              <w:spacing w:before="10" w:after="10"/>
            </w:pPr>
            <w:r>
              <w:rPr>
                <w:sz w:val="16"/>
              </w:rPr>
              <w:t>0.0</w:t>
            </w:r>
          </w:p>
        </w:tc>
        <w:tc>
          <w:tcPr>
            <w:tcW w:w="1400" w:type="dxa"/>
          </w:tcPr>
          <w:p w14:paraId="377B2E21" w14:textId="77777777" w:rsidR="009326A6" w:rsidRDefault="00D058EB">
            <w:pPr>
              <w:spacing w:before="10" w:after="10"/>
              <w:jc w:val="right"/>
            </w:pPr>
            <w:r>
              <w:rPr>
                <w:sz w:val="16"/>
              </w:rPr>
              <w:t>701.3</w:t>
            </w:r>
          </w:p>
        </w:tc>
        <w:tc>
          <w:tcPr>
            <w:tcW w:w="1400" w:type="dxa"/>
          </w:tcPr>
          <w:p w14:paraId="0BA585BA" w14:textId="77777777" w:rsidR="009326A6" w:rsidRDefault="00D058EB">
            <w:pPr>
              <w:spacing w:before="10" w:after="10"/>
              <w:jc w:val="right"/>
            </w:pPr>
            <w:r>
              <w:rPr>
                <w:sz w:val="16"/>
              </w:rPr>
              <w:t>30.7</w:t>
            </w:r>
          </w:p>
        </w:tc>
        <w:tc>
          <w:tcPr>
            <w:tcW w:w="1400" w:type="dxa"/>
          </w:tcPr>
          <w:p w14:paraId="6807ECF6" w14:textId="77777777" w:rsidR="009326A6" w:rsidRDefault="00D058EB">
            <w:pPr>
              <w:spacing w:before="10" w:after="10"/>
              <w:jc w:val="right"/>
            </w:pPr>
            <w:r>
              <w:rPr>
                <w:sz w:val="16"/>
              </w:rPr>
              <w:t>670.6</w:t>
            </w:r>
          </w:p>
        </w:tc>
        <w:tc>
          <w:tcPr>
            <w:tcW w:w="1400" w:type="dxa"/>
          </w:tcPr>
          <w:p w14:paraId="131A82A5" w14:textId="77777777" w:rsidR="009326A6" w:rsidRDefault="00D058EB">
            <w:pPr>
              <w:spacing w:before="10" w:after="10"/>
              <w:jc w:val="right"/>
            </w:pPr>
            <w:r>
              <w:rPr>
                <w:sz w:val="16"/>
              </w:rPr>
              <w:t>640.3</w:t>
            </w:r>
          </w:p>
        </w:tc>
        <w:tc>
          <w:tcPr>
            <w:tcW w:w="1100" w:type="dxa"/>
          </w:tcPr>
          <w:p w14:paraId="7B12AF48" w14:textId="77777777" w:rsidR="009326A6" w:rsidRDefault="00D058EB">
            <w:pPr>
              <w:spacing w:before="10" w:after="10"/>
              <w:jc w:val="right"/>
            </w:pPr>
            <w:r>
              <w:rPr>
                <w:sz w:val="16"/>
              </w:rPr>
              <w:t>1811.6</w:t>
            </w:r>
          </w:p>
        </w:tc>
      </w:tr>
      <w:tr w:rsidR="009326A6" w14:paraId="061C0CBA" w14:textId="77777777">
        <w:trPr>
          <w:jc w:val="center"/>
        </w:trPr>
        <w:tc>
          <w:tcPr>
            <w:tcW w:w="700" w:type="dxa"/>
          </w:tcPr>
          <w:p w14:paraId="77CA6D7A" w14:textId="77777777" w:rsidR="009326A6" w:rsidRDefault="00D058EB">
            <w:pPr>
              <w:spacing w:before="10" w:after="10"/>
            </w:pPr>
            <w:r>
              <w:rPr>
                <w:sz w:val="16"/>
              </w:rPr>
              <w:t>13</w:t>
            </w:r>
          </w:p>
        </w:tc>
        <w:tc>
          <w:tcPr>
            <w:tcW w:w="1400" w:type="dxa"/>
          </w:tcPr>
          <w:p w14:paraId="2BD6DDDA" w14:textId="77777777" w:rsidR="009326A6" w:rsidRDefault="00D058EB">
            <w:pPr>
              <w:spacing w:before="10" w:after="10"/>
            </w:pPr>
            <w:r>
              <w:rPr>
                <w:sz w:val="16"/>
              </w:rPr>
              <w:t>937.3</w:t>
            </w:r>
          </w:p>
        </w:tc>
        <w:tc>
          <w:tcPr>
            <w:tcW w:w="1400" w:type="dxa"/>
          </w:tcPr>
          <w:p w14:paraId="6D09C9D6" w14:textId="77777777" w:rsidR="009326A6" w:rsidRDefault="00D058EB">
            <w:pPr>
              <w:spacing w:before="10" w:after="10"/>
              <w:jc w:val="right"/>
            </w:pPr>
            <w:r>
              <w:rPr>
                <w:sz w:val="16"/>
              </w:rPr>
              <w:t>701.3</w:t>
            </w:r>
          </w:p>
        </w:tc>
        <w:tc>
          <w:tcPr>
            <w:tcW w:w="1400" w:type="dxa"/>
          </w:tcPr>
          <w:p w14:paraId="2B91082F" w14:textId="77777777" w:rsidR="009326A6" w:rsidRDefault="00D058EB">
            <w:pPr>
              <w:spacing w:before="10" w:after="10"/>
              <w:jc w:val="right"/>
            </w:pPr>
            <w:r>
              <w:rPr>
                <w:sz w:val="16"/>
              </w:rPr>
              <w:t>34.0</w:t>
            </w:r>
          </w:p>
        </w:tc>
        <w:tc>
          <w:tcPr>
            <w:tcW w:w="1400" w:type="dxa"/>
          </w:tcPr>
          <w:p w14:paraId="75F3CD36" w14:textId="77777777" w:rsidR="009326A6" w:rsidRDefault="00D058EB">
            <w:pPr>
              <w:spacing w:before="10" w:after="10"/>
              <w:jc w:val="right"/>
            </w:pPr>
            <w:r>
              <w:rPr>
                <w:sz w:val="16"/>
              </w:rPr>
              <w:t>667.2</w:t>
            </w:r>
          </w:p>
        </w:tc>
        <w:tc>
          <w:tcPr>
            <w:tcW w:w="1400" w:type="dxa"/>
          </w:tcPr>
          <w:p w14:paraId="25147E2A" w14:textId="77777777" w:rsidR="009326A6" w:rsidRDefault="00D058EB">
            <w:pPr>
              <w:spacing w:before="10" w:after="10"/>
              <w:jc w:val="right"/>
            </w:pPr>
            <w:r>
              <w:rPr>
                <w:sz w:val="16"/>
              </w:rPr>
              <w:t>-303.4</w:t>
            </w:r>
          </w:p>
        </w:tc>
        <w:tc>
          <w:tcPr>
            <w:tcW w:w="1100" w:type="dxa"/>
          </w:tcPr>
          <w:p w14:paraId="1E38DA51" w14:textId="77777777" w:rsidR="009326A6" w:rsidRDefault="00D058EB">
            <w:pPr>
              <w:spacing w:before="10" w:after="10"/>
              <w:jc w:val="right"/>
            </w:pPr>
            <w:r>
              <w:rPr>
                <w:sz w:val="16"/>
              </w:rPr>
              <w:t>1508.2</w:t>
            </w:r>
          </w:p>
        </w:tc>
      </w:tr>
      <w:tr w:rsidR="009326A6" w14:paraId="3C2DB88B" w14:textId="77777777">
        <w:trPr>
          <w:jc w:val="center"/>
        </w:trPr>
        <w:tc>
          <w:tcPr>
            <w:tcW w:w="700" w:type="dxa"/>
          </w:tcPr>
          <w:p w14:paraId="7D20F0FE" w14:textId="77777777" w:rsidR="009326A6" w:rsidRDefault="00D058EB">
            <w:pPr>
              <w:spacing w:before="10" w:after="10"/>
            </w:pPr>
            <w:r>
              <w:rPr>
                <w:sz w:val="16"/>
              </w:rPr>
              <w:t>14</w:t>
            </w:r>
          </w:p>
        </w:tc>
        <w:tc>
          <w:tcPr>
            <w:tcW w:w="1400" w:type="dxa"/>
          </w:tcPr>
          <w:p w14:paraId="73CA2DAA" w14:textId="77777777" w:rsidR="009326A6" w:rsidRDefault="00D058EB">
            <w:pPr>
              <w:spacing w:before="10" w:after="10"/>
            </w:pPr>
            <w:r>
              <w:rPr>
                <w:sz w:val="16"/>
              </w:rPr>
              <w:t>0.0</w:t>
            </w:r>
          </w:p>
        </w:tc>
        <w:tc>
          <w:tcPr>
            <w:tcW w:w="1400" w:type="dxa"/>
          </w:tcPr>
          <w:p w14:paraId="2E46DA74" w14:textId="77777777" w:rsidR="009326A6" w:rsidRDefault="00D058EB">
            <w:pPr>
              <w:spacing w:before="10" w:after="10"/>
              <w:jc w:val="right"/>
            </w:pPr>
            <w:r>
              <w:rPr>
                <w:sz w:val="16"/>
              </w:rPr>
              <w:t>701.3</w:t>
            </w:r>
          </w:p>
        </w:tc>
        <w:tc>
          <w:tcPr>
            <w:tcW w:w="1400" w:type="dxa"/>
          </w:tcPr>
          <w:p w14:paraId="6F376C2E" w14:textId="77777777" w:rsidR="009326A6" w:rsidRDefault="00D058EB">
            <w:pPr>
              <w:spacing w:before="10" w:after="10"/>
              <w:jc w:val="right"/>
            </w:pPr>
            <w:r>
              <w:rPr>
                <w:sz w:val="16"/>
              </w:rPr>
              <w:t>32.9</w:t>
            </w:r>
          </w:p>
        </w:tc>
        <w:tc>
          <w:tcPr>
            <w:tcW w:w="1400" w:type="dxa"/>
          </w:tcPr>
          <w:p w14:paraId="3C3E0AF6" w14:textId="77777777" w:rsidR="009326A6" w:rsidRDefault="00D058EB">
            <w:pPr>
              <w:spacing w:before="10" w:after="10"/>
              <w:jc w:val="right"/>
            </w:pPr>
            <w:r>
              <w:rPr>
                <w:sz w:val="16"/>
              </w:rPr>
              <w:t>668.4</w:t>
            </w:r>
          </w:p>
        </w:tc>
        <w:tc>
          <w:tcPr>
            <w:tcW w:w="1400" w:type="dxa"/>
          </w:tcPr>
          <w:p w14:paraId="333748B9" w14:textId="77777777" w:rsidR="009326A6" w:rsidRDefault="00D058EB">
            <w:pPr>
              <w:spacing w:before="10" w:after="10"/>
              <w:jc w:val="right"/>
            </w:pPr>
            <w:r>
              <w:rPr>
                <w:sz w:val="16"/>
              </w:rPr>
              <w:t>634.9</w:t>
            </w:r>
          </w:p>
        </w:tc>
        <w:tc>
          <w:tcPr>
            <w:tcW w:w="1100" w:type="dxa"/>
          </w:tcPr>
          <w:p w14:paraId="6AEDB460" w14:textId="77777777" w:rsidR="009326A6" w:rsidRDefault="00D058EB">
            <w:pPr>
              <w:spacing w:before="10" w:after="10"/>
              <w:jc w:val="right"/>
            </w:pPr>
            <w:r>
              <w:rPr>
                <w:sz w:val="16"/>
              </w:rPr>
              <w:t>2143.1</w:t>
            </w:r>
          </w:p>
        </w:tc>
      </w:tr>
      <w:tr w:rsidR="009326A6" w14:paraId="4BB1CA09" w14:textId="77777777">
        <w:trPr>
          <w:jc w:val="center"/>
        </w:trPr>
        <w:tc>
          <w:tcPr>
            <w:tcW w:w="700" w:type="dxa"/>
          </w:tcPr>
          <w:p w14:paraId="410D751A" w14:textId="77777777" w:rsidR="009326A6" w:rsidRDefault="00D058EB">
            <w:pPr>
              <w:spacing w:before="10" w:after="10"/>
            </w:pPr>
            <w:r>
              <w:rPr>
                <w:sz w:val="16"/>
              </w:rPr>
              <w:t>15</w:t>
            </w:r>
          </w:p>
        </w:tc>
        <w:tc>
          <w:tcPr>
            <w:tcW w:w="1400" w:type="dxa"/>
          </w:tcPr>
          <w:p w14:paraId="3C5240A9" w14:textId="77777777" w:rsidR="009326A6" w:rsidRDefault="00D058EB">
            <w:pPr>
              <w:spacing w:before="10" w:after="10"/>
            </w:pPr>
            <w:r>
              <w:rPr>
                <w:sz w:val="16"/>
              </w:rPr>
              <w:t>0.0</w:t>
            </w:r>
          </w:p>
        </w:tc>
        <w:tc>
          <w:tcPr>
            <w:tcW w:w="1400" w:type="dxa"/>
          </w:tcPr>
          <w:p w14:paraId="3A87618C" w14:textId="77777777" w:rsidR="009326A6" w:rsidRDefault="00D058EB">
            <w:pPr>
              <w:spacing w:before="10" w:after="10"/>
              <w:jc w:val="right"/>
            </w:pPr>
            <w:r>
              <w:rPr>
                <w:sz w:val="16"/>
              </w:rPr>
              <w:t>701.3</w:t>
            </w:r>
          </w:p>
        </w:tc>
        <w:tc>
          <w:tcPr>
            <w:tcW w:w="1400" w:type="dxa"/>
          </w:tcPr>
          <w:p w14:paraId="76B5FCA4" w14:textId="77777777" w:rsidR="009326A6" w:rsidRDefault="00D058EB">
            <w:pPr>
              <w:spacing w:before="10" w:after="10"/>
              <w:jc w:val="right"/>
            </w:pPr>
            <w:r>
              <w:rPr>
                <w:sz w:val="16"/>
              </w:rPr>
              <w:t>31.7</w:t>
            </w:r>
          </w:p>
        </w:tc>
        <w:tc>
          <w:tcPr>
            <w:tcW w:w="1400" w:type="dxa"/>
          </w:tcPr>
          <w:p w14:paraId="3EAA160A" w14:textId="77777777" w:rsidR="009326A6" w:rsidRDefault="00D058EB">
            <w:pPr>
              <w:spacing w:before="10" w:after="10"/>
              <w:jc w:val="right"/>
            </w:pPr>
            <w:r>
              <w:rPr>
                <w:sz w:val="16"/>
              </w:rPr>
              <w:t>669.6</w:t>
            </w:r>
          </w:p>
        </w:tc>
        <w:tc>
          <w:tcPr>
            <w:tcW w:w="1400" w:type="dxa"/>
          </w:tcPr>
          <w:p w14:paraId="1E1C5E38" w14:textId="77777777" w:rsidR="009326A6" w:rsidRDefault="00D058EB">
            <w:pPr>
              <w:spacing w:before="10" w:after="10"/>
              <w:jc w:val="right"/>
            </w:pPr>
            <w:r>
              <w:rPr>
                <w:sz w:val="16"/>
              </w:rPr>
              <w:t>636.0</w:t>
            </w:r>
          </w:p>
        </w:tc>
        <w:tc>
          <w:tcPr>
            <w:tcW w:w="1100" w:type="dxa"/>
          </w:tcPr>
          <w:p w14:paraId="415742FD" w14:textId="77777777" w:rsidR="009326A6" w:rsidRDefault="00D058EB">
            <w:pPr>
              <w:spacing w:before="10" w:after="10"/>
              <w:jc w:val="right"/>
            </w:pPr>
            <w:r>
              <w:rPr>
                <w:sz w:val="16"/>
              </w:rPr>
              <w:t>2779.1</w:t>
            </w:r>
          </w:p>
        </w:tc>
      </w:tr>
      <w:tr w:rsidR="009326A6" w14:paraId="233776C2" w14:textId="77777777">
        <w:trPr>
          <w:jc w:val="center"/>
        </w:trPr>
        <w:tc>
          <w:tcPr>
            <w:tcW w:w="700" w:type="dxa"/>
            <w:tcBorders>
              <w:bottom w:val="double" w:sz="4" w:space="0" w:color="auto"/>
            </w:tcBorders>
          </w:tcPr>
          <w:p w14:paraId="7EA0AB35" w14:textId="77777777" w:rsidR="009326A6" w:rsidRDefault="00D058EB">
            <w:pPr>
              <w:spacing w:before="10" w:after="10"/>
            </w:pPr>
            <w:r>
              <w:rPr>
                <w:sz w:val="16"/>
              </w:rPr>
              <w:t>Total</w:t>
            </w:r>
          </w:p>
        </w:tc>
        <w:tc>
          <w:tcPr>
            <w:tcW w:w="1400" w:type="dxa"/>
            <w:tcBorders>
              <w:bottom w:val="double" w:sz="4" w:space="0" w:color="auto"/>
            </w:tcBorders>
          </w:tcPr>
          <w:p w14:paraId="74D51EB1" w14:textId="77777777" w:rsidR="009326A6" w:rsidRDefault="00D058EB">
            <w:pPr>
              <w:spacing w:before="10" w:after="10"/>
            </w:pPr>
            <w:r>
              <w:rPr>
                <w:sz w:val="16"/>
              </w:rPr>
              <w:t>6506.1</w:t>
            </w:r>
          </w:p>
        </w:tc>
        <w:tc>
          <w:tcPr>
            <w:tcW w:w="1400" w:type="dxa"/>
            <w:tcBorders>
              <w:bottom w:val="double" w:sz="4" w:space="0" w:color="auto"/>
            </w:tcBorders>
          </w:tcPr>
          <w:p w14:paraId="2F0751AE" w14:textId="77777777" w:rsidR="009326A6" w:rsidRDefault="00D058EB">
            <w:pPr>
              <w:spacing w:before="10" w:after="10"/>
              <w:jc w:val="right"/>
            </w:pPr>
            <w:r>
              <w:rPr>
                <w:sz w:val="16"/>
              </w:rPr>
              <w:t>10118.3</w:t>
            </w:r>
          </w:p>
        </w:tc>
        <w:tc>
          <w:tcPr>
            <w:tcW w:w="1400" w:type="dxa"/>
            <w:tcBorders>
              <w:bottom w:val="double" w:sz="4" w:space="0" w:color="auto"/>
            </w:tcBorders>
          </w:tcPr>
          <w:p w14:paraId="46D550E9" w14:textId="77777777" w:rsidR="009326A6" w:rsidRDefault="00D058EB">
            <w:pPr>
              <w:spacing w:before="10" w:after="10"/>
              <w:jc w:val="right"/>
            </w:pPr>
            <w:r>
              <w:rPr>
                <w:sz w:val="16"/>
              </w:rPr>
              <w:t>472.0</w:t>
            </w:r>
          </w:p>
        </w:tc>
        <w:tc>
          <w:tcPr>
            <w:tcW w:w="1400" w:type="dxa"/>
            <w:tcBorders>
              <w:bottom w:val="double" w:sz="4" w:space="0" w:color="auto"/>
            </w:tcBorders>
          </w:tcPr>
          <w:p w14:paraId="008DC62D" w14:textId="77777777" w:rsidR="009326A6" w:rsidRDefault="00D058EB">
            <w:pPr>
              <w:spacing w:before="10" w:after="10"/>
              <w:jc w:val="right"/>
            </w:pPr>
            <w:r>
              <w:rPr>
                <w:sz w:val="16"/>
              </w:rPr>
              <w:t>9646.4</w:t>
            </w:r>
          </w:p>
        </w:tc>
        <w:tc>
          <w:tcPr>
            <w:tcW w:w="1400" w:type="dxa"/>
            <w:tcBorders>
              <w:bottom w:val="double" w:sz="4" w:space="0" w:color="auto"/>
            </w:tcBorders>
          </w:tcPr>
          <w:p w14:paraId="59F8636B" w14:textId="77777777" w:rsidR="009326A6" w:rsidRDefault="00D058EB">
            <w:pPr>
              <w:spacing w:before="10" w:after="10"/>
              <w:jc w:val="right"/>
            </w:pPr>
            <w:r>
              <w:rPr>
                <w:sz w:val="16"/>
              </w:rPr>
              <w:t>2779.1</w:t>
            </w:r>
          </w:p>
        </w:tc>
        <w:tc>
          <w:tcPr>
            <w:tcW w:w="1100" w:type="dxa"/>
            <w:tcBorders>
              <w:bottom w:val="double" w:sz="4" w:space="0" w:color="auto"/>
            </w:tcBorders>
          </w:tcPr>
          <w:p w14:paraId="290AED1F" w14:textId="77777777" w:rsidR="009326A6" w:rsidRDefault="009326A6">
            <w:pPr>
              <w:spacing w:before="10" w:after="10"/>
              <w:jc w:val="right"/>
            </w:pPr>
          </w:p>
        </w:tc>
      </w:tr>
    </w:tbl>
    <w:p w14:paraId="21D3C8AB" w14:textId="77777777" w:rsidR="009326A6" w:rsidRDefault="00D058EB">
      <w:pPr>
        <w:spacing w:before="80" w:after="80"/>
        <w:jc w:val="both"/>
      </w:pPr>
      <w:r>
        <w:t>The project yields an NPV of $353M at a 12.6% WACC, an IRR of 17.6%, and a simple payback in year 6. GPU hardware accounts for $5850M of the $6506M total CAPEX (90%), and electricity represents 53% of operating costs.</w:t>
      </w:r>
    </w:p>
    <w:bookmarkStart w:id="148" w:name="TableA6"/>
    <w:p w14:paraId="54C619F1" w14:textId="77777777" w:rsidR="009326A6" w:rsidRDefault="00D058EB">
      <w:pPr>
        <w:spacing w:after="60"/>
        <w:jc w:val="both"/>
      </w:pPr>
      <w:r>
        <w:fldChar w:fldCharType="begin"/>
      </w:r>
      <w:r>
        <w:instrText>HYPERLINK \l "TableA6txt"</w:instrText>
      </w:r>
      <w:r>
        <w:fldChar w:fldCharType="separate"/>
      </w:r>
      <w:r>
        <w:rPr>
          <w:b/>
          <w:color w:val="1F3864"/>
          <w:sz w:val="20"/>
          <w:u w:val="single"/>
        </w:rPr>
        <w:t>Table A6</w:t>
      </w:r>
      <w:r>
        <w:fldChar w:fldCharType="end"/>
      </w:r>
      <w:bookmarkEnd w:id="148"/>
      <w:r>
        <w:rPr>
          <w:b/>
          <w:sz w:val="20"/>
        </w:rPr>
        <w:t>.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9326A6" w14:paraId="1245FE0E" w14:textId="77777777">
        <w:trPr>
          <w:jc w:val="center"/>
        </w:trPr>
        <w:tc>
          <w:tcPr>
            <w:tcW w:w="3800" w:type="dxa"/>
            <w:tcBorders>
              <w:top w:val="single" w:sz="4" w:space="0" w:color="auto"/>
              <w:bottom w:val="single" w:sz="4" w:space="0" w:color="auto"/>
            </w:tcBorders>
          </w:tcPr>
          <w:p w14:paraId="4EDE19E0" w14:textId="77777777" w:rsidR="009326A6" w:rsidRDefault="00D058EB">
            <w:pPr>
              <w:spacing w:before="10" w:after="10"/>
              <w:jc w:val="center"/>
            </w:pPr>
            <w:r>
              <w:rPr>
                <w:b/>
                <w:sz w:val="16"/>
              </w:rPr>
              <w:t>Scenario</w:t>
            </w:r>
          </w:p>
        </w:tc>
        <w:tc>
          <w:tcPr>
            <w:tcW w:w="2400" w:type="dxa"/>
            <w:tcBorders>
              <w:top w:val="single" w:sz="4" w:space="0" w:color="auto"/>
              <w:bottom w:val="single" w:sz="4" w:space="0" w:color="auto"/>
            </w:tcBorders>
          </w:tcPr>
          <w:p w14:paraId="399392B9" w14:textId="77777777" w:rsidR="009326A6" w:rsidRDefault="00D058EB">
            <w:pPr>
              <w:spacing w:before="10" w:after="10"/>
              <w:jc w:val="center"/>
            </w:pPr>
            <w:r>
              <w:rPr>
                <w:b/>
                <w:sz w:val="16"/>
              </w:rPr>
              <w:t>NPV ($M)</w:t>
            </w:r>
          </w:p>
        </w:tc>
        <w:tc>
          <w:tcPr>
            <w:tcW w:w="2600" w:type="dxa"/>
            <w:tcBorders>
              <w:top w:val="single" w:sz="4" w:space="0" w:color="auto"/>
              <w:bottom w:val="single" w:sz="4" w:space="0" w:color="auto"/>
            </w:tcBorders>
          </w:tcPr>
          <w:p w14:paraId="6D708FB5" w14:textId="77777777" w:rsidR="009326A6" w:rsidRDefault="00D058EB">
            <w:pPr>
              <w:spacing w:before="10" w:after="10"/>
              <w:jc w:val="center"/>
            </w:pPr>
            <w:r>
              <w:rPr>
                <w:b/>
                <w:sz w:val="16"/>
              </w:rPr>
              <w:t>IRR</w:t>
            </w:r>
          </w:p>
        </w:tc>
      </w:tr>
      <w:tr w:rsidR="009326A6" w14:paraId="54FFA3C4" w14:textId="77777777">
        <w:trPr>
          <w:jc w:val="center"/>
        </w:trPr>
        <w:tc>
          <w:tcPr>
            <w:tcW w:w="3800" w:type="dxa"/>
          </w:tcPr>
          <w:p w14:paraId="223016C3" w14:textId="77777777" w:rsidR="009326A6" w:rsidRDefault="00D058EB">
            <w:pPr>
              <w:spacing w:before="10" w:after="10"/>
            </w:pPr>
            <w:r>
              <w:rPr>
                <w:sz w:val="16"/>
              </w:rPr>
              <w:t>Base case</w:t>
            </w:r>
          </w:p>
        </w:tc>
        <w:tc>
          <w:tcPr>
            <w:tcW w:w="2400" w:type="dxa"/>
          </w:tcPr>
          <w:p w14:paraId="29E5E8BE" w14:textId="77777777" w:rsidR="009326A6" w:rsidRDefault="00D058EB">
            <w:pPr>
              <w:spacing w:before="10" w:after="10"/>
              <w:jc w:val="center"/>
            </w:pPr>
            <w:r>
              <w:rPr>
                <w:sz w:val="16"/>
              </w:rPr>
              <w:t>$353</w:t>
            </w:r>
          </w:p>
        </w:tc>
        <w:tc>
          <w:tcPr>
            <w:tcW w:w="2600" w:type="dxa"/>
          </w:tcPr>
          <w:p w14:paraId="741E99D0" w14:textId="77777777" w:rsidR="009326A6" w:rsidRDefault="00D058EB">
            <w:pPr>
              <w:spacing w:before="10" w:after="10"/>
              <w:jc w:val="center"/>
            </w:pPr>
            <w:r>
              <w:rPr>
                <w:sz w:val="16"/>
              </w:rPr>
              <w:t>17.6%</w:t>
            </w:r>
          </w:p>
        </w:tc>
      </w:tr>
      <w:tr w:rsidR="009326A6" w14:paraId="410FB6A7" w14:textId="77777777">
        <w:trPr>
          <w:jc w:val="center"/>
        </w:trPr>
        <w:tc>
          <w:tcPr>
            <w:tcW w:w="3800" w:type="dxa"/>
          </w:tcPr>
          <w:p w14:paraId="6E3A82EC" w14:textId="77777777" w:rsidR="009326A6" w:rsidRDefault="00D058EB">
            <w:pPr>
              <w:spacing w:before="10" w:after="10"/>
            </w:pPr>
            <w:r>
              <w:rPr>
                <w:sz w:val="16"/>
              </w:rPr>
              <w:t>GPU price −20%</w:t>
            </w:r>
          </w:p>
        </w:tc>
        <w:tc>
          <w:tcPr>
            <w:tcW w:w="2400" w:type="dxa"/>
          </w:tcPr>
          <w:p w14:paraId="55BD8714" w14:textId="77777777" w:rsidR="009326A6" w:rsidRDefault="00D058EB">
            <w:pPr>
              <w:spacing w:before="10" w:after="10"/>
              <w:jc w:val="center"/>
            </w:pPr>
            <w:r>
              <w:rPr>
                <w:sz w:val="16"/>
              </w:rPr>
              <w:t>$930</w:t>
            </w:r>
          </w:p>
        </w:tc>
        <w:tc>
          <w:tcPr>
            <w:tcW w:w="2600" w:type="dxa"/>
          </w:tcPr>
          <w:p w14:paraId="62F3E11B" w14:textId="77777777" w:rsidR="009326A6" w:rsidRDefault="00D058EB">
            <w:pPr>
              <w:spacing w:before="10" w:after="10"/>
              <w:jc w:val="center"/>
            </w:pPr>
            <w:r>
              <w:rPr>
                <w:sz w:val="16"/>
              </w:rPr>
              <w:t>27.6%</w:t>
            </w:r>
          </w:p>
        </w:tc>
      </w:tr>
      <w:tr w:rsidR="009326A6" w14:paraId="2A0981BF" w14:textId="77777777">
        <w:trPr>
          <w:jc w:val="center"/>
        </w:trPr>
        <w:tc>
          <w:tcPr>
            <w:tcW w:w="3800" w:type="dxa"/>
          </w:tcPr>
          <w:p w14:paraId="12DF0973" w14:textId="77777777" w:rsidR="009326A6" w:rsidRDefault="00D058EB">
            <w:pPr>
              <w:spacing w:before="10" w:after="10"/>
            </w:pPr>
            <w:r>
              <w:rPr>
                <w:sz w:val="16"/>
              </w:rPr>
              <w:t>GPU price +20%</w:t>
            </w:r>
          </w:p>
        </w:tc>
        <w:tc>
          <w:tcPr>
            <w:tcW w:w="2400" w:type="dxa"/>
          </w:tcPr>
          <w:p w14:paraId="117A4005" w14:textId="77777777" w:rsidR="009326A6" w:rsidRDefault="00D058EB">
            <w:pPr>
              <w:spacing w:before="10" w:after="10"/>
              <w:jc w:val="center"/>
            </w:pPr>
            <w:r>
              <w:rPr>
                <w:sz w:val="16"/>
              </w:rPr>
              <w:t>$-225</w:t>
            </w:r>
          </w:p>
        </w:tc>
        <w:tc>
          <w:tcPr>
            <w:tcW w:w="2600" w:type="dxa"/>
          </w:tcPr>
          <w:p w14:paraId="19F6BEFC" w14:textId="77777777" w:rsidR="009326A6" w:rsidRDefault="00D058EB">
            <w:pPr>
              <w:spacing w:before="10" w:after="10"/>
              <w:jc w:val="center"/>
            </w:pPr>
            <w:r>
              <w:rPr>
                <w:sz w:val="16"/>
              </w:rPr>
              <w:t>9.7%</w:t>
            </w:r>
          </w:p>
        </w:tc>
      </w:tr>
      <w:tr w:rsidR="009326A6" w14:paraId="18B5CAD9" w14:textId="77777777">
        <w:trPr>
          <w:jc w:val="center"/>
        </w:trPr>
        <w:tc>
          <w:tcPr>
            <w:tcW w:w="3800" w:type="dxa"/>
          </w:tcPr>
          <w:p w14:paraId="49C338B4" w14:textId="77777777" w:rsidR="009326A6" w:rsidRDefault="00D058EB">
            <w:pPr>
              <w:spacing w:before="10" w:after="10"/>
            </w:pPr>
            <w:r>
              <w:rPr>
                <w:sz w:val="16"/>
              </w:rPr>
              <w:t>Electricity +50%</w:t>
            </w:r>
          </w:p>
        </w:tc>
        <w:tc>
          <w:tcPr>
            <w:tcW w:w="2400" w:type="dxa"/>
          </w:tcPr>
          <w:p w14:paraId="616333B2" w14:textId="77777777" w:rsidR="009326A6" w:rsidRDefault="00D058EB">
            <w:pPr>
              <w:spacing w:before="10" w:after="10"/>
              <w:jc w:val="center"/>
            </w:pPr>
            <w:r>
              <w:rPr>
                <w:sz w:val="16"/>
              </w:rPr>
              <w:t>$305</w:t>
            </w:r>
          </w:p>
        </w:tc>
        <w:tc>
          <w:tcPr>
            <w:tcW w:w="2600" w:type="dxa"/>
          </w:tcPr>
          <w:p w14:paraId="35C3197E" w14:textId="77777777" w:rsidR="009326A6" w:rsidRDefault="00D058EB">
            <w:pPr>
              <w:spacing w:before="10" w:after="10"/>
              <w:jc w:val="center"/>
            </w:pPr>
            <w:r>
              <w:rPr>
                <w:sz w:val="16"/>
              </w:rPr>
              <w:t>16.9%</w:t>
            </w:r>
          </w:p>
        </w:tc>
      </w:tr>
      <w:tr w:rsidR="009326A6" w14:paraId="0F720277" w14:textId="77777777">
        <w:trPr>
          <w:jc w:val="center"/>
        </w:trPr>
        <w:tc>
          <w:tcPr>
            <w:tcW w:w="3800" w:type="dxa"/>
          </w:tcPr>
          <w:p w14:paraId="113392AB" w14:textId="77777777" w:rsidR="009326A6" w:rsidRDefault="00D058EB">
            <w:pPr>
              <w:spacing w:before="10" w:after="10"/>
            </w:pPr>
            <w:r>
              <w:rPr>
                <w:sz w:val="16"/>
              </w:rPr>
              <w:t>Electricity −25%</w:t>
            </w:r>
          </w:p>
        </w:tc>
        <w:tc>
          <w:tcPr>
            <w:tcW w:w="2400" w:type="dxa"/>
          </w:tcPr>
          <w:p w14:paraId="028E6791" w14:textId="77777777" w:rsidR="009326A6" w:rsidRDefault="00D058EB">
            <w:pPr>
              <w:spacing w:before="10" w:after="10"/>
              <w:jc w:val="center"/>
            </w:pPr>
            <w:r>
              <w:rPr>
                <w:sz w:val="16"/>
              </w:rPr>
              <w:t>$377</w:t>
            </w:r>
          </w:p>
        </w:tc>
        <w:tc>
          <w:tcPr>
            <w:tcW w:w="2600" w:type="dxa"/>
          </w:tcPr>
          <w:p w14:paraId="2C27D70E" w14:textId="77777777" w:rsidR="009326A6" w:rsidRDefault="00D058EB">
            <w:pPr>
              <w:spacing w:before="10" w:after="10"/>
              <w:jc w:val="center"/>
            </w:pPr>
            <w:r>
              <w:rPr>
                <w:sz w:val="16"/>
              </w:rPr>
              <w:t>17.9%</w:t>
            </w:r>
          </w:p>
        </w:tc>
      </w:tr>
      <w:tr w:rsidR="009326A6" w14:paraId="0A8F7EFC" w14:textId="77777777">
        <w:trPr>
          <w:jc w:val="center"/>
        </w:trPr>
        <w:tc>
          <w:tcPr>
            <w:tcW w:w="3800" w:type="dxa"/>
          </w:tcPr>
          <w:p w14:paraId="23D55990" w14:textId="77777777" w:rsidR="009326A6" w:rsidRDefault="00D058EB">
            <w:pPr>
              <w:spacing w:before="10" w:after="10"/>
            </w:pPr>
            <w:r>
              <w:rPr>
                <w:sz w:val="16"/>
              </w:rPr>
              <w:t>Revenue +5%</w:t>
            </w:r>
          </w:p>
        </w:tc>
        <w:tc>
          <w:tcPr>
            <w:tcW w:w="2400" w:type="dxa"/>
          </w:tcPr>
          <w:p w14:paraId="4AD9A3FB" w14:textId="77777777" w:rsidR="009326A6" w:rsidRDefault="00D058EB">
            <w:pPr>
              <w:spacing w:before="10" w:after="10"/>
              <w:jc w:val="center"/>
            </w:pPr>
            <w:r>
              <w:rPr>
                <w:sz w:val="16"/>
              </w:rPr>
              <w:t>$509</w:t>
            </w:r>
          </w:p>
        </w:tc>
        <w:tc>
          <w:tcPr>
            <w:tcW w:w="2600" w:type="dxa"/>
          </w:tcPr>
          <w:p w14:paraId="1A74B6A4" w14:textId="77777777" w:rsidR="009326A6" w:rsidRDefault="00D058EB">
            <w:pPr>
              <w:spacing w:before="10" w:after="10"/>
              <w:jc w:val="center"/>
            </w:pPr>
            <w:r>
              <w:rPr>
                <w:sz w:val="16"/>
              </w:rPr>
              <w:t>19.8%</w:t>
            </w:r>
          </w:p>
        </w:tc>
      </w:tr>
      <w:tr w:rsidR="009326A6" w14:paraId="5F3186CC" w14:textId="77777777">
        <w:trPr>
          <w:jc w:val="center"/>
        </w:trPr>
        <w:tc>
          <w:tcPr>
            <w:tcW w:w="3800" w:type="dxa"/>
          </w:tcPr>
          <w:p w14:paraId="3E072F03" w14:textId="77777777" w:rsidR="009326A6" w:rsidRDefault="00D058EB">
            <w:pPr>
              <w:spacing w:before="10" w:after="10"/>
            </w:pPr>
            <w:r>
              <w:rPr>
                <w:sz w:val="16"/>
              </w:rPr>
              <w:t>Revenue −5%</w:t>
            </w:r>
          </w:p>
        </w:tc>
        <w:tc>
          <w:tcPr>
            <w:tcW w:w="2400" w:type="dxa"/>
          </w:tcPr>
          <w:p w14:paraId="34A35909" w14:textId="77777777" w:rsidR="009326A6" w:rsidRDefault="00D058EB">
            <w:pPr>
              <w:spacing w:before="10" w:after="10"/>
              <w:jc w:val="center"/>
            </w:pPr>
            <w:r>
              <w:rPr>
                <w:sz w:val="16"/>
              </w:rPr>
              <w:t>$198</w:t>
            </w:r>
          </w:p>
        </w:tc>
        <w:tc>
          <w:tcPr>
            <w:tcW w:w="2600" w:type="dxa"/>
          </w:tcPr>
          <w:p w14:paraId="799B8B07" w14:textId="77777777" w:rsidR="009326A6" w:rsidRDefault="00D058EB">
            <w:pPr>
              <w:spacing w:before="10" w:after="10"/>
              <w:jc w:val="center"/>
            </w:pPr>
            <w:r>
              <w:rPr>
                <w:sz w:val="16"/>
              </w:rPr>
              <w:t>15.4%</w:t>
            </w:r>
          </w:p>
        </w:tc>
      </w:tr>
      <w:tr w:rsidR="009326A6" w14:paraId="5436087B" w14:textId="77777777">
        <w:trPr>
          <w:jc w:val="center"/>
        </w:trPr>
        <w:tc>
          <w:tcPr>
            <w:tcW w:w="3800" w:type="dxa"/>
          </w:tcPr>
          <w:p w14:paraId="0A0D38AC" w14:textId="77777777" w:rsidR="009326A6" w:rsidRDefault="00D058EB">
            <w:pPr>
              <w:spacing w:before="10" w:after="10"/>
            </w:pPr>
            <w:r>
              <w:rPr>
                <w:sz w:val="16"/>
              </w:rPr>
              <w:t>Utilization 80%</w:t>
            </w:r>
          </w:p>
        </w:tc>
        <w:tc>
          <w:tcPr>
            <w:tcW w:w="2400" w:type="dxa"/>
          </w:tcPr>
          <w:p w14:paraId="3843DBED" w14:textId="77777777" w:rsidR="009326A6" w:rsidRDefault="00D058EB">
            <w:pPr>
              <w:spacing w:before="10" w:after="10"/>
              <w:jc w:val="center"/>
            </w:pPr>
            <w:r>
              <w:rPr>
                <w:sz w:val="16"/>
              </w:rPr>
              <w:t>$957</w:t>
            </w:r>
          </w:p>
        </w:tc>
        <w:tc>
          <w:tcPr>
            <w:tcW w:w="2600" w:type="dxa"/>
          </w:tcPr>
          <w:p w14:paraId="1E58EAD7" w14:textId="77777777" w:rsidR="009326A6" w:rsidRDefault="00D058EB">
            <w:pPr>
              <w:spacing w:before="10" w:after="10"/>
              <w:jc w:val="center"/>
            </w:pPr>
            <w:r>
              <w:rPr>
                <w:sz w:val="16"/>
              </w:rPr>
              <w:t>26.4%</w:t>
            </w:r>
          </w:p>
        </w:tc>
      </w:tr>
      <w:tr w:rsidR="009326A6" w14:paraId="53A03DD0" w14:textId="77777777">
        <w:trPr>
          <w:jc w:val="center"/>
        </w:trPr>
        <w:tc>
          <w:tcPr>
            <w:tcW w:w="3800" w:type="dxa"/>
          </w:tcPr>
          <w:p w14:paraId="37F03060" w14:textId="77777777" w:rsidR="009326A6" w:rsidRDefault="00D058EB">
            <w:pPr>
              <w:spacing w:before="10" w:after="10"/>
            </w:pPr>
            <w:r>
              <w:rPr>
                <w:sz w:val="16"/>
              </w:rPr>
              <w:t>Utilization 60%</w:t>
            </w:r>
          </w:p>
        </w:tc>
        <w:tc>
          <w:tcPr>
            <w:tcW w:w="2400" w:type="dxa"/>
          </w:tcPr>
          <w:p w14:paraId="147C969D" w14:textId="77777777" w:rsidR="009326A6" w:rsidRDefault="00D058EB">
            <w:pPr>
              <w:spacing w:before="10" w:after="10"/>
              <w:jc w:val="center"/>
            </w:pPr>
            <w:r>
              <w:rPr>
                <w:sz w:val="16"/>
              </w:rPr>
              <w:t>$-253</w:t>
            </w:r>
          </w:p>
        </w:tc>
        <w:tc>
          <w:tcPr>
            <w:tcW w:w="2600" w:type="dxa"/>
          </w:tcPr>
          <w:p w14:paraId="0AAAC04F" w14:textId="77777777" w:rsidR="009326A6" w:rsidRDefault="00D058EB">
            <w:pPr>
              <w:spacing w:before="10" w:after="10"/>
              <w:jc w:val="center"/>
            </w:pPr>
            <w:r>
              <w:rPr>
                <w:sz w:val="16"/>
              </w:rPr>
              <w:t>9.0%</w:t>
            </w:r>
          </w:p>
        </w:tc>
      </w:tr>
      <w:tr w:rsidR="009326A6" w14:paraId="327E28A1" w14:textId="77777777">
        <w:trPr>
          <w:jc w:val="center"/>
        </w:trPr>
        <w:tc>
          <w:tcPr>
            <w:tcW w:w="3800" w:type="dxa"/>
          </w:tcPr>
          <w:p w14:paraId="4570275C" w14:textId="77777777" w:rsidR="009326A6" w:rsidRDefault="00D058EB">
            <w:pPr>
              <w:spacing w:before="10" w:after="10"/>
            </w:pPr>
            <w:r>
              <w:rPr>
                <w:sz w:val="16"/>
              </w:rPr>
              <w:t>WACC 10%</w:t>
            </w:r>
          </w:p>
        </w:tc>
        <w:tc>
          <w:tcPr>
            <w:tcW w:w="2400" w:type="dxa"/>
          </w:tcPr>
          <w:p w14:paraId="7AA2C33E" w14:textId="77777777" w:rsidR="009326A6" w:rsidRDefault="00D058EB">
            <w:pPr>
              <w:spacing w:before="10" w:after="10"/>
              <w:jc w:val="center"/>
            </w:pPr>
            <w:r>
              <w:rPr>
                <w:sz w:val="16"/>
              </w:rPr>
              <w:t>$619</w:t>
            </w:r>
          </w:p>
        </w:tc>
        <w:tc>
          <w:tcPr>
            <w:tcW w:w="2600" w:type="dxa"/>
          </w:tcPr>
          <w:p w14:paraId="51292506" w14:textId="77777777" w:rsidR="009326A6" w:rsidRDefault="00D058EB">
            <w:pPr>
              <w:spacing w:before="10" w:after="10"/>
              <w:jc w:val="center"/>
            </w:pPr>
            <w:r>
              <w:rPr>
                <w:sz w:val="16"/>
              </w:rPr>
              <w:t>17.6%</w:t>
            </w:r>
          </w:p>
        </w:tc>
      </w:tr>
      <w:tr w:rsidR="009326A6" w14:paraId="53D51D74" w14:textId="77777777">
        <w:trPr>
          <w:jc w:val="center"/>
        </w:trPr>
        <w:tc>
          <w:tcPr>
            <w:tcW w:w="3800" w:type="dxa"/>
            <w:tcBorders>
              <w:bottom w:val="double" w:sz="4" w:space="0" w:color="auto"/>
            </w:tcBorders>
          </w:tcPr>
          <w:p w14:paraId="2CE96CF9" w14:textId="77777777" w:rsidR="009326A6" w:rsidRDefault="00D058EB">
            <w:pPr>
              <w:spacing w:before="10" w:after="10"/>
            </w:pPr>
            <w:r>
              <w:rPr>
                <w:sz w:val="16"/>
              </w:rPr>
              <w:lastRenderedPageBreak/>
              <w:t>WACC 16%</w:t>
            </w:r>
          </w:p>
        </w:tc>
        <w:tc>
          <w:tcPr>
            <w:tcW w:w="2400" w:type="dxa"/>
            <w:tcBorders>
              <w:bottom w:val="double" w:sz="4" w:space="0" w:color="auto"/>
            </w:tcBorders>
          </w:tcPr>
          <w:p w14:paraId="1206670C" w14:textId="77777777" w:rsidR="009326A6" w:rsidRDefault="00D058EB">
            <w:pPr>
              <w:spacing w:before="10" w:after="10"/>
              <w:jc w:val="center"/>
            </w:pPr>
            <w:r>
              <w:rPr>
                <w:sz w:val="16"/>
              </w:rPr>
              <w:t>$95</w:t>
            </w:r>
          </w:p>
        </w:tc>
        <w:tc>
          <w:tcPr>
            <w:tcW w:w="2600" w:type="dxa"/>
            <w:tcBorders>
              <w:bottom w:val="double" w:sz="4" w:space="0" w:color="auto"/>
            </w:tcBorders>
          </w:tcPr>
          <w:p w14:paraId="1AAC01FE" w14:textId="77777777" w:rsidR="009326A6" w:rsidRDefault="00D058EB">
            <w:pPr>
              <w:spacing w:before="10" w:after="10"/>
              <w:jc w:val="center"/>
            </w:pPr>
            <w:r>
              <w:rPr>
                <w:sz w:val="16"/>
              </w:rPr>
              <w:t>17.6%</w:t>
            </w:r>
          </w:p>
        </w:tc>
      </w:tr>
    </w:tbl>
    <w:p w14:paraId="31D7BD1D" w14:textId="77777777" w:rsidR="009326A6" w:rsidRDefault="00D058EB">
      <w:pPr>
        <w:spacing w:before="80" w:after="80"/>
        <w:jc w:val="both"/>
      </w:pPr>
      <w:r>
        <w:rPr>
          <w:b/>
        </w:rPr>
        <w:t xml:space="preserve">Risks. </w:t>
      </w:r>
      <w:r>
        <w:t>Kyrgyzstan depends on the Toktogul reservoir for over 80 percent of electricity (</w:t>
      </w:r>
      <w:bookmarkStart w:id="149" w:name="ABD2020txt"/>
      <w:r>
        <w:fldChar w:fldCharType="begin"/>
      </w:r>
      <w:r>
        <w:instrText>HYPERLINK \l "ABD2020"</w:instrText>
      </w:r>
      <w:r>
        <w:fldChar w:fldCharType="separate"/>
      </w:r>
      <w:r>
        <w:rPr>
          <w:color w:val="1F3864"/>
          <w:u w:val="single"/>
        </w:rPr>
        <w:t>ABD 2020</w:t>
      </w:r>
      <w:r>
        <w:fldChar w:fldCharType="end"/>
      </w:r>
      <w:bookmarkEnd w:id="149"/>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sidR="009326A6">
          <w:rPr>
            <w:color w:val="1F3864"/>
            <w:u w:val="single"/>
          </w:rPr>
          <w:t>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14:paraId="3C7ED06F" w14:textId="77777777" w:rsidR="009326A6" w:rsidRDefault="00D058EB">
      <w:pPr>
        <w:pStyle w:val="Heading1"/>
      </w:pPr>
      <w:r>
        <w:t>Appendix E: Construction Cost Regression</w:t>
      </w:r>
    </w:p>
    <w:p w14:paraId="680F166D" w14:textId="77777777" w:rsidR="009326A6" w:rsidRDefault="00D058EB">
      <w:pPr>
        <w:spacing w:after="160"/>
        <w:jc w:val="both"/>
      </w:pPr>
      <w:bookmarkStart w:id="150" w:name="TableA7txt"/>
      <w:bookmarkEnd w:id="150"/>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sidR="009326A6">
          <w:rPr>
            <w:color w:val="1F3864"/>
            <w:u w:val="single"/>
          </w:rPr>
          <w:t>Table A7</w:t>
        </w:r>
      </w:hyperlink>
      <w:r>
        <w:t>. The dependent variable is ln($/W). Since construction accounts for only 3–6% of total per-GPU-hour costs, imputation error has limited impact on cost rankings.</w:t>
      </w:r>
    </w:p>
    <w:bookmarkStart w:id="151" w:name="TableA7"/>
    <w:p w14:paraId="25DC4737" w14:textId="77777777" w:rsidR="009326A6" w:rsidRDefault="00D058EB">
      <w:pPr>
        <w:spacing w:after="60"/>
        <w:jc w:val="both"/>
      </w:pPr>
      <w:r>
        <w:fldChar w:fldCharType="begin"/>
      </w:r>
      <w:r>
        <w:instrText>HYPERLINK \l "TableA7txt"</w:instrText>
      </w:r>
      <w:r>
        <w:fldChar w:fldCharType="separate"/>
      </w:r>
      <w:r>
        <w:rPr>
          <w:b/>
          <w:color w:val="1F3864"/>
          <w:sz w:val="20"/>
          <w:u w:val="single"/>
        </w:rPr>
        <w:t>Table A7</w:t>
      </w:r>
      <w:r>
        <w:fldChar w:fldCharType="end"/>
      </w:r>
      <w:bookmarkEnd w:id="151"/>
      <w:r>
        <w:rPr>
          <w:b/>
          <w:sz w:val="20"/>
        </w:rPr>
        <w:t>. Construction cost regression: ln($/W)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6"/>
        <w:gridCol w:w="2435"/>
        <w:gridCol w:w="2435"/>
      </w:tblGrid>
      <w:tr w:rsidR="009326A6" w14:paraId="6D7EDE11" w14:textId="77777777">
        <w:trPr>
          <w:jc w:val="center"/>
        </w:trPr>
        <w:tc>
          <w:tcPr>
            <w:tcW w:w="3600" w:type="dxa"/>
            <w:tcBorders>
              <w:top w:val="single" w:sz="4" w:space="0" w:color="auto"/>
              <w:bottom w:val="single" w:sz="4" w:space="0" w:color="auto"/>
            </w:tcBorders>
          </w:tcPr>
          <w:p w14:paraId="0EA4C6E0" w14:textId="77777777" w:rsidR="009326A6" w:rsidRDefault="00D058EB">
            <w:pPr>
              <w:spacing w:before="10" w:after="10"/>
              <w:jc w:val="center"/>
            </w:pPr>
            <w:r>
              <w:rPr>
                <w:b/>
                <w:sz w:val="16"/>
              </w:rPr>
              <w:t>Variable</w:t>
            </w:r>
          </w:p>
        </w:tc>
        <w:tc>
          <w:tcPr>
            <w:tcW w:w="2200" w:type="dxa"/>
            <w:tcBorders>
              <w:top w:val="single" w:sz="4" w:space="0" w:color="auto"/>
              <w:bottom w:val="single" w:sz="4" w:space="0" w:color="auto"/>
            </w:tcBorders>
          </w:tcPr>
          <w:p w14:paraId="626E3433" w14:textId="77777777" w:rsidR="009326A6" w:rsidRDefault="00D058EB">
            <w:pPr>
              <w:spacing w:before="10" w:after="10"/>
              <w:jc w:val="center"/>
            </w:pPr>
            <w:r>
              <w:rPr>
                <w:b/>
                <w:sz w:val="16"/>
              </w:rPr>
              <w:t>Coefficient</w:t>
            </w:r>
          </w:p>
        </w:tc>
        <w:tc>
          <w:tcPr>
            <w:tcW w:w="2200" w:type="dxa"/>
            <w:tcBorders>
              <w:top w:val="single" w:sz="4" w:space="0" w:color="auto"/>
              <w:bottom w:val="single" w:sz="4" w:space="0" w:color="auto"/>
            </w:tcBorders>
          </w:tcPr>
          <w:p w14:paraId="38D5648A" w14:textId="77777777" w:rsidR="009326A6" w:rsidRDefault="00D058EB">
            <w:pPr>
              <w:spacing w:before="10" w:after="10"/>
              <w:jc w:val="center"/>
            </w:pPr>
            <w:r>
              <w:rPr>
                <w:b/>
                <w:sz w:val="16"/>
              </w:rPr>
              <w:t>Std. Error</w:t>
            </w:r>
          </w:p>
        </w:tc>
      </w:tr>
      <w:tr w:rsidR="009326A6" w14:paraId="792B7618" w14:textId="77777777">
        <w:trPr>
          <w:jc w:val="center"/>
        </w:trPr>
        <w:tc>
          <w:tcPr>
            <w:tcW w:w="3600" w:type="dxa"/>
          </w:tcPr>
          <w:p w14:paraId="371A2D82" w14:textId="77777777" w:rsidR="009326A6" w:rsidRDefault="00D058EB">
            <w:pPr>
              <w:spacing w:before="10" w:after="10"/>
            </w:pPr>
            <w:r>
              <w:rPr>
                <w:sz w:val="16"/>
              </w:rPr>
              <w:t>Intercept</w:t>
            </w:r>
          </w:p>
        </w:tc>
        <w:tc>
          <w:tcPr>
            <w:tcW w:w="2200" w:type="dxa"/>
          </w:tcPr>
          <w:p w14:paraId="0250AD78" w14:textId="77777777" w:rsidR="009326A6" w:rsidRDefault="00D058EB">
            <w:pPr>
              <w:spacing w:before="10" w:after="10"/>
              <w:jc w:val="center"/>
            </w:pPr>
            <w:r>
              <w:rPr>
                <w:sz w:val="16"/>
              </w:rPr>
              <w:t>1.753</w:t>
            </w:r>
          </w:p>
        </w:tc>
        <w:tc>
          <w:tcPr>
            <w:tcW w:w="2200" w:type="dxa"/>
          </w:tcPr>
          <w:p w14:paraId="6C1B94E1" w14:textId="77777777" w:rsidR="009326A6" w:rsidRDefault="00D058EB">
            <w:pPr>
              <w:spacing w:before="10" w:after="10"/>
              <w:jc w:val="center"/>
            </w:pPr>
            <w:r>
              <w:rPr>
                <w:i/>
                <w:sz w:val="16"/>
              </w:rPr>
              <w:t>(1.467)</w:t>
            </w:r>
          </w:p>
        </w:tc>
      </w:tr>
      <w:tr w:rsidR="009326A6" w14:paraId="781B6ECF" w14:textId="77777777">
        <w:trPr>
          <w:jc w:val="center"/>
        </w:trPr>
        <w:tc>
          <w:tcPr>
            <w:tcW w:w="3600" w:type="dxa"/>
          </w:tcPr>
          <w:p w14:paraId="135E7F51" w14:textId="77777777" w:rsidR="009326A6" w:rsidRDefault="00D058EB">
            <w:pPr>
              <w:spacing w:before="10" w:after="10"/>
            </w:pPr>
            <w:r>
              <w:rPr>
                <w:sz w:val="16"/>
              </w:rPr>
              <w:t>ln(GDP per capita)</w:t>
            </w:r>
          </w:p>
        </w:tc>
        <w:tc>
          <w:tcPr>
            <w:tcW w:w="2200" w:type="dxa"/>
          </w:tcPr>
          <w:p w14:paraId="2B46FF00" w14:textId="77777777" w:rsidR="009326A6" w:rsidRDefault="00D058EB">
            <w:pPr>
              <w:spacing w:before="10" w:after="10"/>
              <w:jc w:val="center"/>
            </w:pPr>
            <w:r>
              <w:rPr>
                <w:sz w:val="16"/>
              </w:rPr>
              <w:t>0.056</w:t>
            </w:r>
          </w:p>
        </w:tc>
        <w:tc>
          <w:tcPr>
            <w:tcW w:w="2200" w:type="dxa"/>
          </w:tcPr>
          <w:p w14:paraId="5DB15BCB" w14:textId="77777777" w:rsidR="009326A6" w:rsidRDefault="00D058EB">
            <w:pPr>
              <w:spacing w:before="10" w:after="10"/>
              <w:jc w:val="center"/>
            </w:pPr>
            <w:r>
              <w:rPr>
                <w:i/>
                <w:sz w:val="16"/>
              </w:rPr>
              <w:t>(0.114)</w:t>
            </w:r>
          </w:p>
        </w:tc>
      </w:tr>
      <w:tr w:rsidR="009326A6" w14:paraId="2B532A4F" w14:textId="77777777">
        <w:trPr>
          <w:jc w:val="center"/>
        </w:trPr>
        <w:tc>
          <w:tcPr>
            <w:tcW w:w="3600" w:type="dxa"/>
          </w:tcPr>
          <w:p w14:paraId="4F76E2E6" w14:textId="77777777" w:rsidR="009326A6" w:rsidRDefault="00D058EB">
            <w:pPr>
              <w:spacing w:before="10" w:after="10"/>
            </w:pPr>
            <w:r>
              <w:rPr>
                <w:sz w:val="16"/>
              </w:rPr>
              <w:t>ln(Population)</w:t>
            </w:r>
          </w:p>
        </w:tc>
        <w:tc>
          <w:tcPr>
            <w:tcW w:w="2200" w:type="dxa"/>
          </w:tcPr>
          <w:p w14:paraId="1EEB7A62" w14:textId="77777777" w:rsidR="009326A6" w:rsidRDefault="00D058EB">
            <w:pPr>
              <w:spacing w:before="10" w:after="10"/>
              <w:jc w:val="center"/>
            </w:pPr>
            <w:r>
              <w:rPr>
                <w:sz w:val="16"/>
              </w:rPr>
              <w:t>-0.020</w:t>
            </w:r>
          </w:p>
        </w:tc>
        <w:tc>
          <w:tcPr>
            <w:tcW w:w="2200" w:type="dxa"/>
          </w:tcPr>
          <w:p w14:paraId="4AC2B97F" w14:textId="77777777" w:rsidR="009326A6" w:rsidRDefault="00D058EB">
            <w:pPr>
              <w:spacing w:before="10" w:after="10"/>
              <w:jc w:val="center"/>
            </w:pPr>
            <w:r>
              <w:rPr>
                <w:i/>
                <w:sz w:val="16"/>
              </w:rPr>
              <w:t>(0.027)</w:t>
            </w:r>
          </w:p>
        </w:tc>
      </w:tr>
      <w:tr w:rsidR="009326A6" w14:paraId="67C1B400" w14:textId="77777777">
        <w:trPr>
          <w:jc w:val="center"/>
        </w:trPr>
        <w:tc>
          <w:tcPr>
            <w:tcW w:w="3600" w:type="dxa"/>
          </w:tcPr>
          <w:p w14:paraId="308AE521" w14:textId="77777777" w:rsidR="009326A6" w:rsidRDefault="00D058EB">
            <w:pPr>
              <w:spacing w:before="10" w:after="10"/>
            </w:pPr>
            <w:r>
              <w:rPr>
                <w:sz w:val="16"/>
              </w:rPr>
              <w:t>Urban population share</w:t>
            </w:r>
          </w:p>
        </w:tc>
        <w:tc>
          <w:tcPr>
            <w:tcW w:w="2200" w:type="dxa"/>
          </w:tcPr>
          <w:p w14:paraId="5B84E0F4" w14:textId="77777777" w:rsidR="009326A6" w:rsidRDefault="00D058EB">
            <w:pPr>
              <w:spacing w:before="10" w:after="10"/>
              <w:jc w:val="center"/>
            </w:pPr>
            <w:r>
              <w:rPr>
                <w:sz w:val="16"/>
              </w:rPr>
              <w:t>0.459</w:t>
            </w:r>
          </w:p>
        </w:tc>
        <w:tc>
          <w:tcPr>
            <w:tcW w:w="2200" w:type="dxa"/>
          </w:tcPr>
          <w:p w14:paraId="13B6D2CD" w14:textId="77777777" w:rsidR="009326A6" w:rsidRDefault="00D058EB">
            <w:pPr>
              <w:spacing w:before="10" w:after="10"/>
              <w:jc w:val="center"/>
            </w:pPr>
            <w:r>
              <w:rPr>
                <w:i/>
                <w:sz w:val="16"/>
              </w:rPr>
              <w:t>(0.355)</w:t>
            </w:r>
          </w:p>
        </w:tc>
      </w:tr>
      <w:tr w:rsidR="009326A6" w14:paraId="1938BF7E" w14:textId="77777777">
        <w:trPr>
          <w:jc w:val="center"/>
        </w:trPr>
        <w:tc>
          <w:tcPr>
            <w:tcW w:w="3600" w:type="dxa"/>
          </w:tcPr>
          <w:p w14:paraId="0D234051" w14:textId="77777777" w:rsidR="009326A6" w:rsidRDefault="00D058EB">
            <w:pPr>
              <w:spacing w:before="10" w:after="10"/>
            </w:pPr>
            <w:r>
              <w:rPr>
                <w:sz w:val="16"/>
              </w:rPr>
              <w:t>Seismic zone indicator</w:t>
            </w:r>
          </w:p>
        </w:tc>
        <w:tc>
          <w:tcPr>
            <w:tcW w:w="2200" w:type="dxa"/>
          </w:tcPr>
          <w:p w14:paraId="1C670E83" w14:textId="77777777" w:rsidR="009326A6" w:rsidRDefault="00D058EB">
            <w:pPr>
              <w:spacing w:before="10" w:after="10"/>
              <w:jc w:val="center"/>
            </w:pPr>
            <w:r>
              <w:rPr>
                <w:sz w:val="16"/>
              </w:rPr>
              <w:t>-0.053</w:t>
            </w:r>
          </w:p>
        </w:tc>
        <w:tc>
          <w:tcPr>
            <w:tcW w:w="2200" w:type="dxa"/>
          </w:tcPr>
          <w:p w14:paraId="38A47C13" w14:textId="77777777" w:rsidR="009326A6" w:rsidRDefault="00D058EB">
            <w:pPr>
              <w:spacing w:before="10" w:after="10"/>
              <w:jc w:val="center"/>
            </w:pPr>
            <w:r>
              <w:rPr>
                <w:i/>
                <w:sz w:val="16"/>
              </w:rPr>
              <w:t>(0.077)</w:t>
            </w:r>
          </w:p>
        </w:tc>
      </w:tr>
      <w:tr w:rsidR="009326A6" w14:paraId="556EE381" w14:textId="77777777">
        <w:trPr>
          <w:jc w:val="center"/>
        </w:trPr>
        <w:tc>
          <w:tcPr>
            <w:tcW w:w="3600" w:type="dxa"/>
          </w:tcPr>
          <w:p w14:paraId="31170F67" w14:textId="77777777" w:rsidR="009326A6" w:rsidRDefault="00D058EB">
            <w:pPr>
              <w:spacing w:before="10" w:after="10"/>
            </w:pPr>
            <w:r>
              <w:rPr>
                <w:sz w:val="16"/>
              </w:rPr>
              <w:t>East Asia &amp; Pacific</w:t>
            </w:r>
          </w:p>
        </w:tc>
        <w:tc>
          <w:tcPr>
            <w:tcW w:w="2200" w:type="dxa"/>
          </w:tcPr>
          <w:p w14:paraId="5CB6B8F5" w14:textId="77777777" w:rsidR="009326A6" w:rsidRDefault="00D058EB">
            <w:pPr>
              <w:spacing w:before="10" w:after="10"/>
              <w:jc w:val="center"/>
            </w:pPr>
            <w:r>
              <w:rPr>
                <w:sz w:val="16"/>
              </w:rPr>
              <w:t>0.054</w:t>
            </w:r>
          </w:p>
        </w:tc>
        <w:tc>
          <w:tcPr>
            <w:tcW w:w="2200" w:type="dxa"/>
          </w:tcPr>
          <w:p w14:paraId="68E28756" w14:textId="77777777" w:rsidR="009326A6" w:rsidRDefault="00D058EB">
            <w:pPr>
              <w:spacing w:before="10" w:after="10"/>
              <w:jc w:val="center"/>
            </w:pPr>
            <w:r>
              <w:rPr>
                <w:i/>
                <w:sz w:val="16"/>
              </w:rPr>
              <w:t>(0.084)</w:t>
            </w:r>
          </w:p>
        </w:tc>
      </w:tr>
      <w:tr w:rsidR="009326A6" w14:paraId="715A03E4" w14:textId="77777777">
        <w:trPr>
          <w:jc w:val="center"/>
        </w:trPr>
        <w:tc>
          <w:tcPr>
            <w:tcW w:w="3600" w:type="dxa"/>
          </w:tcPr>
          <w:p w14:paraId="1A1AAFF8" w14:textId="77777777" w:rsidR="009326A6" w:rsidRDefault="00D058EB">
            <w:pPr>
              <w:spacing w:before="10" w:after="10"/>
            </w:pPr>
            <w:r>
              <w:rPr>
                <w:sz w:val="16"/>
              </w:rPr>
              <w:t>Latin America &amp; Caribbean</w:t>
            </w:r>
          </w:p>
        </w:tc>
        <w:tc>
          <w:tcPr>
            <w:tcW w:w="2200" w:type="dxa"/>
          </w:tcPr>
          <w:p w14:paraId="0CDD8A59" w14:textId="77777777" w:rsidR="009326A6" w:rsidRDefault="00D058EB">
            <w:pPr>
              <w:spacing w:before="10" w:after="10"/>
              <w:jc w:val="center"/>
            </w:pPr>
            <w:r>
              <w:rPr>
                <w:sz w:val="16"/>
              </w:rPr>
              <w:t>-0.106</w:t>
            </w:r>
          </w:p>
        </w:tc>
        <w:tc>
          <w:tcPr>
            <w:tcW w:w="2200" w:type="dxa"/>
          </w:tcPr>
          <w:p w14:paraId="2A113639" w14:textId="77777777" w:rsidR="009326A6" w:rsidRDefault="00D058EB">
            <w:pPr>
              <w:spacing w:before="10" w:after="10"/>
              <w:jc w:val="center"/>
            </w:pPr>
            <w:r>
              <w:rPr>
                <w:i/>
                <w:sz w:val="16"/>
              </w:rPr>
              <w:t>(0.141)</w:t>
            </w:r>
          </w:p>
        </w:tc>
      </w:tr>
      <w:tr w:rsidR="009326A6" w14:paraId="10A5DBA4" w14:textId="77777777">
        <w:trPr>
          <w:jc w:val="center"/>
        </w:trPr>
        <w:tc>
          <w:tcPr>
            <w:tcW w:w="3600" w:type="dxa"/>
          </w:tcPr>
          <w:p w14:paraId="25544435" w14:textId="77777777" w:rsidR="009326A6" w:rsidRDefault="00D058EB">
            <w:pPr>
              <w:spacing w:before="10" w:after="10"/>
            </w:pPr>
            <w:r>
              <w:rPr>
                <w:sz w:val="16"/>
              </w:rPr>
              <w:t>Middle East</w:t>
            </w:r>
          </w:p>
        </w:tc>
        <w:tc>
          <w:tcPr>
            <w:tcW w:w="2200" w:type="dxa"/>
          </w:tcPr>
          <w:p w14:paraId="2CC95AD4" w14:textId="77777777" w:rsidR="009326A6" w:rsidRDefault="00D058EB">
            <w:pPr>
              <w:spacing w:before="10" w:after="10"/>
              <w:jc w:val="center"/>
            </w:pPr>
            <w:r>
              <w:rPr>
                <w:sz w:val="16"/>
              </w:rPr>
              <w:t>-0.114</w:t>
            </w:r>
          </w:p>
        </w:tc>
        <w:tc>
          <w:tcPr>
            <w:tcW w:w="2200" w:type="dxa"/>
          </w:tcPr>
          <w:p w14:paraId="43AE4BFC" w14:textId="77777777" w:rsidR="009326A6" w:rsidRDefault="00D058EB">
            <w:pPr>
              <w:spacing w:before="10" w:after="10"/>
              <w:jc w:val="center"/>
            </w:pPr>
            <w:r>
              <w:rPr>
                <w:i/>
                <w:sz w:val="16"/>
              </w:rPr>
              <w:t>(0.122)</w:t>
            </w:r>
          </w:p>
        </w:tc>
      </w:tr>
      <w:tr w:rsidR="009326A6" w14:paraId="3700A6D5" w14:textId="77777777">
        <w:trPr>
          <w:jc w:val="center"/>
        </w:trPr>
        <w:tc>
          <w:tcPr>
            <w:tcW w:w="3600" w:type="dxa"/>
          </w:tcPr>
          <w:p w14:paraId="45E7D4EE" w14:textId="77777777" w:rsidR="009326A6" w:rsidRDefault="00D058EB">
            <w:pPr>
              <w:spacing w:before="10" w:after="10"/>
            </w:pPr>
            <w:r>
              <w:rPr>
                <w:sz w:val="16"/>
              </w:rPr>
              <w:t>North America</w:t>
            </w:r>
          </w:p>
        </w:tc>
        <w:tc>
          <w:tcPr>
            <w:tcW w:w="2200" w:type="dxa"/>
          </w:tcPr>
          <w:p w14:paraId="69E08AB2" w14:textId="77777777" w:rsidR="009326A6" w:rsidRDefault="00D058EB">
            <w:pPr>
              <w:spacing w:before="10" w:after="10"/>
              <w:jc w:val="center"/>
            </w:pPr>
            <w:r>
              <w:rPr>
                <w:sz w:val="16"/>
              </w:rPr>
              <w:t>-0.024</w:t>
            </w:r>
          </w:p>
        </w:tc>
        <w:tc>
          <w:tcPr>
            <w:tcW w:w="2200" w:type="dxa"/>
          </w:tcPr>
          <w:p w14:paraId="6635BF81" w14:textId="77777777" w:rsidR="009326A6" w:rsidRDefault="00D058EB">
            <w:pPr>
              <w:spacing w:before="10" w:after="10"/>
              <w:jc w:val="center"/>
            </w:pPr>
            <w:r>
              <w:rPr>
                <w:i/>
                <w:sz w:val="16"/>
              </w:rPr>
              <w:t>(0.151)</w:t>
            </w:r>
          </w:p>
        </w:tc>
      </w:tr>
      <w:tr w:rsidR="009326A6" w14:paraId="0017ECB6" w14:textId="77777777">
        <w:trPr>
          <w:jc w:val="center"/>
        </w:trPr>
        <w:tc>
          <w:tcPr>
            <w:tcW w:w="3600" w:type="dxa"/>
          </w:tcPr>
          <w:p w14:paraId="2F0D1398" w14:textId="77777777" w:rsidR="009326A6" w:rsidRDefault="00D058EB">
            <w:pPr>
              <w:spacing w:before="10" w:after="10"/>
            </w:pPr>
            <w:r>
              <w:rPr>
                <w:sz w:val="16"/>
              </w:rPr>
              <w:t>South Asia</w:t>
            </w:r>
          </w:p>
        </w:tc>
        <w:tc>
          <w:tcPr>
            <w:tcW w:w="2200" w:type="dxa"/>
          </w:tcPr>
          <w:p w14:paraId="23B57C5F" w14:textId="77777777" w:rsidR="009326A6" w:rsidRDefault="00D058EB">
            <w:pPr>
              <w:spacing w:before="10" w:after="10"/>
              <w:jc w:val="center"/>
            </w:pPr>
            <w:r>
              <w:rPr>
                <w:sz w:val="16"/>
              </w:rPr>
              <w:t>-0.070</w:t>
            </w:r>
          </w:p>
        </w:tc>
        <w:tc>
          <w:tcPr>
            <w:tcW w:w="2200" w:type="dxa"/>
          </w:tcPr>
          <w:p w14:paraId="04710D4D" w14:textId="77777777" w:rsidR="009326A6" w:rsidRDefault="00D058EB">
            <w:pPr>
              <w:spacing w:before="10" w:after="10"/>
              <w:jc w:val="center"/>
            </w:pPr>
            <w:r>
              <w:rPr>
                <w:i/>
                <w:sz w:val="16"/>
              </w:rPr>
              <w:t>(0.218)</w:t>
            </w:r>
          </w:p>
        </w:tc>
      </w:tr>
      <w:tr w:rsidR="009326A6" w14:paraId="4C4A9214" w14:textId="77777777">
        <w:trPr>
          <w:jc w:val="center"/>
        </w:trPr>
        <w:tc>
          <w:tcPr>
            <w:tcW w:w="3600" w:type="dxa"/>
            <w:tcBorders>
              <w:bottom w:val="double" w:sz="4" w:space="0" w:color="auto"/>
            </w:tcBorders>
          </w:tcPr>
          <w:p w14:paraId="30E0BC43" w14:textId="77777777" w:rsidR="009326A6" w:rsidRDefault="00D058EB">
            <w:pPr>
              <w:spacing w:before="10" w:after="10"/>
            </w:pPr>
            <w:r>
              <w:rPr>
                <w:sz w:val="16"/>
              </w:rPr>
              <w:lastRenderedPageBreak/>
              <w:t>Sub-Saharan Africa</w:t>
            </w:r>
          </w:p>
        </w:tc>
        <w:tc>
          <w:tcPr>
            <w:tcW w:w="2200" w:type="dxa"/>
            <w:tcBorders>
              <w:bottom w:val="double" w:sz="4" w:space="0" w:color="auto"/>
            </w:tcBorders>
          </w:tcPr>
          <w:p w14:paraId="38A32E62" w14:textId="77777777" w:rsidR="009326A6" w:rsidRDefault="00D058EB">
            <w:pPr>
              <w:spacing w:before="10" w:after="10"/>
              <w:jc w:val="center"/>
            </w:pPr>
            <w:r>
              <w:rPr>
                <w:sz w:val="16"/>
              </w:rPr>
              <w:t>0.190</w:t>
            </w:r>
          </w:p>
        </w:tc>
        <w:tc>
          <w:tcPr>
            <w:tcW w:w="2200" w:type="dxa"/>
            <w:tcBorders>
              <w:bottom w:val="double" w:sz="4" w:space="0" w:color="auto"/>
            </w:tcBorders>
          </w:tcPr>
          <w:p w14:paraId="6737371F" w14:textId="77777777" w:rsidR="009326A6" w:rsidRDefault="00D058EB">
            <w:pPr>
              <w:spacing w:before="10" w:after="10"/>
              <w:jc w:val="center"/>
            </w:pPr>
            <w:r>
              <w:rPr>
                <w:i/>
                <w:sz w:val="16"/>
              </w:rPr>
              <w:t>(0.200)</w:t>
            </w:r>
          </w:p>
        </w:tc>
      </w:tr>
    </w:tbl>
    <w:p w14:paraId="63D2DFBB" w14:textId="77777777" w:rsidR="009326A6" w:rsidRDefault="00D058EB">
      <w:pPr>
        <w:spacing w:before="40" w:after="80" w:line="240" w:lineRule="auto"/>
      </w:pPr>
      <w:r>
        <w:rPr>
          <w:sz w:val="20"/>
        </w:rPr>
        <w:t>Notes: OLS regression on 37 countries from the Turner &amp; Townsend DCCI 2025. Dependent variable: ln(construction cost in $/W). R² = 0.48, adjusted R² = 0.29, RMSE = 0.160. Reference region: Europe &amp; Central Asia. *** p &lt; 0.01, ** p &lt; 0.05, * p &lt; 0.10.</w:t>
      </w:r>
    </w:p>
    <w:p w14:paraId="2BDDFA4D" w14:textId="77777777" w:rsidR="009326A6" w:rsidRDefault="00D058EB">
      <w:pPr>
        <w:pStyle w:val="Heading1"/>
      </w:pPr>
      <w:r>
        <w:t>Appendix F: Workload Classification</w:t>
      </w:r>
    </w:p>
    <w:bookmarkStart w:id="152" w:name="TableA8txt"/>
    <w:p w14:paraId="7DD82EFD" w14:textId="77777777" w:rsidR="009326A6" w:rsidRDefault="00D058EB">
      <w:pPr>
        <w:spacing w:after="160"/>
        <w:jc w:val="both"/>
      </w:pPr>
      <w:r>
        <w:fldChar w:fldCharType="begin"/>
      </w:r>
      <w:r>
        <w:instrText>HYPERLINK \l "TableA8"</w:instrText>
      </w:r>
      <w:r>
        <w:fldChar w:fldCharType="separate"/>
      </w:r>
      <w:r>
        <w:rPr>
          <w:color w:val="1F3864"/>
          <w:u w:val="single"/>
        </w:rPr>
        <w:t>Table A8</w:t>
      </w:r>
      <w:r>
        <w:fldChar w:fldCharType="end"/>
      </w:r>
      <w:bookmarkEnd w:id="152"/>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bookmarkStart w:id="153" w:name="TableA8"/>
    <w:p w14:paraId="698FAA00" w14:textId="77777777" w:rsidR="009326A6" w:rsidRDefault="00D058EB">
      <w:pPr>
        <w:spacing w:after="60"/>
        <w:jc w:val="both"/>
      </w:pPr>
      <w:r>
        <w:fldChar w:fldCharType="begin"/>
      </w:r>
      <w:r>
        <w:instrText>HYPERLINK \l "TableA8txt"</w:instrText>
      </w:r>
      <w:r>
        <w:fldChar w:fldCharType="separate"/>
      </w:r>
      <w:r>
        <w:rPr>
          <w:b/>
          <w:color w:val="1F3864"/>
          <w:sz w:val="20"/>
          <w:u w:val="single"/>
        </w:rPr>
        <w:t>Table A8</w:t>
      </w:r>
      <w:r>
        <w:fldChar w:fldCharType="end"/>
      </w:r>
      <w:bookmarkEnd w:id="153"/>
      <w:r>
        <w:rPr>
          <w:b/>
          <w:sz w:val="20"/>
        </w:rPr>
        <w:t>. Workload classification and offshorability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2618"/>
        <w:gridCol w:w="1421"/>
        <w:gridCol w:w="1190"/>
        <w:gridCol w:w="1759"/>
      </w:tblGrid>
      <w:tr w:rsidR="009326A6" w14:paraId="371B9260" w14:textId="77777777">
        <w:trPr>
          <w:jc w:val="center"/>
        </w:trPr>
        <w:tc>
          <w:tcPr>
            <w:tcW w:w="2000" w:type="dxa"/>
            <w:tcBorders>
              <w:top w:val="single" w:sz="4" w:space="0" w:color="auto"/>
              <w:bottom w:val="single" w:sz="4" w:space="0" w:color="auto"/>
            </w:tcBorders>
          </w:tcPr>
          <w:p w14:paraId="4779B936" w14:textId="77777777" w:rsidR="009326A6" w:rsidRDefault="00D058EB">
            <w:pPr>
              <w:spacing w:before="10" w:after="10"/>
              <w:jc w:val="center"/>
            </w:pPr>
            <w:r>
              <w:rPr>
                <w:b/>
                <w:sz w:val="16"/>
              </w:rPr>
              <w:t>Workload</w:t>
            </w:r>
          </w:p>
        </w:tc>
        <w:tc>
          <w:tcPr>
            <w:tcW w:w="2800" w:type="dxa"/>
            <w:tcBorders>
              <w:top w:val="single" w:sz="4" w:space="0" w:color="auto"/>
              <w:bottom w:val="single" w:sz="4" w:space="0" w:color="auto"/>
            </w:tcBorders>
          </w:tcPr>
          <w:p w14:paraId="23C32615" w14:textId="77777777" w:rsidR="009326A6" w:rsidRDefault="00D058EB">
            <w:pPr>
              <w:spacing w:before="10" w:after="10"/>
              <w:jc w:val="center"/>
            </w:pPr>
            <w:r>
              <w:rPr>
                <w:b/>
                <w:sz w:val="16"/>
              </w:rPr>
              <w:t>Example</w:t>
            </w:r>
          </w:p>
        </w:tc>
        <w:tc>
          <w:tcPr>
            <w:tcW w:w="1500" w:type="dxa"/>
            <w:tcBorders>
              <w:top w:val="single" w:sz="4" w:space="0" w:color="auto"/>
              <w:bottom w:val="single" w:sz="4" w:space="0" w:color="auto"/>
            </w:tcBorders>
          </w:tcPr>
          <w:p w14:paraId="1098C8D3" w14:textId="77777777" w:rsidR="009326A6" w:rsidRDefault="00D058EB">
            <w:pPr>
              <w:spacing w:before="10" w:after="10"/>
              <w:jc w:val="center"/>
            </w:pPr>
            <w:r>
              <w:rPr>
                <w:b/>
                <w:sz w:val="16"/>
              </w:rPr>
              <w:t>Latency tolerance</w:t>
            </w:r>
          </w:p>
        </w:tc>
        <w:tc>
          <w:tcPr>
            <w:tcW w:w="1200" w:type="dxa"/>
            <w:tcBorders>
              <w:top w:val="single" w:sz="4" w:space="0" w:color="auto"/>
              <w:bottom w:val="single" w:sz="4" w:space="0" w:color="auto"/>
            </w:tcBorders>
          </w:tcPr>
          <w:p w14:paraId="505D0E48" w14:textId="77777777" w:rsidR="009326A6" w:rsidRDefault="00D058EB">
            <w:pPr>
              <w:spacing w:before="10" w:after="10"/>
              <w:jc w:val="center"/>
            </w:pPr>
            <w:r>
              <w:rPr>
                <w:b/>
                <w:sz w:val="16"/>
              </w:rPr>
              <w:t>Offshorable?</w:t>
            </w:r>
          </w:p>
        </w:tc>
        <w:tc>
          <w:tcPr>
            <w:tcW w:w="1860" w:type="dxa"/>
            <w:tcBorders>
              <w:top w:val="single" w:sz="4" w:space="0" w:color="auto"/>
              <w:bottom w:val="single" w:sz="4" w:space="0" w:color="auto"/>
            </w:tcBorders>
          </w:tcPr>
          <w:p w14:paraId="1CF9D2E0" w14:textId="77777777" w:rsidR="009326A6" w:rsidRDefault="00D058EB">
            <w:pPr>
              <w:spacing w:before="10" w:after="10"/>
              <w:jc w:val="center"/>
            </w:pPr>
            <w:r>
              <w:rPr>
                <w:b/>
                <w:sz w:val="16"/>
              </w:rPr>
              <w:t>Model treatment</w:t>
            </w:r>
          </w:p>
        </w:tc>
      </w:tr>
      <w:tr w:rsidR="009326A6" w14:paraId="79A679CB" w14:textId="77777777">
        <w:trPr>
          <w:jc w:val="center"/>
        </w:trPr>
        <w:tc>
          <w:tcPr>
            <w:tcW w:w="2000" w:type="dxa"/>
          </w:tcPr>
          <w:p w14:paraId="37CB2CCA" w14:textId="77777777" w:rsidR="009326A6" w:rsidRDefault="00D058EB">
            <w:pPr>
              <w:spacing w:before="10" w:after="10"/>
            </w:pPr>
            <w:r>
              <w:rPr>
                <w:sz w:val="16"/>
              </w:rPr>
              <w:t>Large-scale training</w:t>
            </w:r>
          </w:p>
        </w:tc>
        <w:tc>
          <w:tcPr>
            <w:tcW w:w="2800" w:type="dxa"/>
          </w:tcPr>
          <w:p w14:paraId="088218E7" w14:textId="77777777" w:rsidR="009326A6" w:rsidRDefault="00D058EB">
            <w:pPr>
              <w:spacing w:before="10" w:after="10"/>
            </w:pPr>
            <w:r>
              <w:rPr>
                <w:sz w:val="16"/>
              </w:rPr>
              <w:t>Foundation model pre-training</w:t>
            </w:r>
          </w:p>
        </w:tc>
        <w:tc>
          <w:tcPr>
            <w:tcW w:w="1500" w:type="dxa"/>
          </w:tcPr>
          <w:p w14:paraId="02020F64" w14:textId="77777777" w:rsidR="009326A6" w:rsidRDefault="00D058EB">
            <w:pPr>
              <w:spacing w:before="10" w:after="10"/>
              <w:jc w:val="right"/>
            </w:pPr>
            <w:r>
              <w:rPr>
                <w:sz w:val="16"/>
              </w:rPr>
              <w:t>Days–weeks</w:t>
            </w:r>
          </w:p>
        </w:tc>
        <w:tc>
          <w:tcPr>
            <w:tcW w:w="1200" w:type="dxa"/>
          </w:tcPr>
          <w:p w14:paraId="24152F05" w14:textId="77777777" w:rsidR="009326A6" w:rsidRDefault="00D058EB">
            <w:pPr>
              <w:spacing w:before="10" w:after="10"/>
              <w:jc w:val="right"/>
            </w:pPr>
            <w:r>
              <w:rPr>
                <w:sz w:val="16"/>
              </w:rPr>
              <w:t>Fully</w:t>
            </w:r>
          </w:p>
        </w:tc>
        <w:tc>
          <w:tcPr>
            <w:tcW w:w="1860" w:type="dxa"/>
          </w:tcPr>
          <w:p w14:paraId="5BB9956E" w14:textId="77777777" w:rsidR="009326A6" w:rsidRDefault="00D058EB">
            <w:pPr>
              <w:spacing w:before="10" w:after="10"/>
              <w:jc w:val="right"/>
            </w:pPr>
            <w:r>
              <w:rPr>
                <w:sz w:val="16"/>
              </w:rPr>
              <w:t>τ</w:t>
            </w:r>
            <w:r>
              <w:rPr>
                <w:sz w:val="16"/>
              </w:rPr>
              <w:t>ᴛ</w:t>
            </w:r>
            <w:r>
              <w:rPr>
                <w:sz w:val="16"/>
              </w:rPr>
              <w:t xml:space="preserve"> = 0</w:t>
            </w:r>
          </w:p>
        </w:tc>
      </w:tr>
      <w:tr w:rsidR="009326A6" w14:paraId="690CE39D" w14:textId="77777777">
        <w:trPr>
          <w:jc w:val="center"/>
        </w:trPr>
        <w:tc>
          <w:tcPr>
            <w:tcW w:w="2000" w:type="dxa"/>
          </w:tcPr>
          <w:p w14:paraId="029B62FA" w14:textId="77777777" w:rsidR="009326A6" w:rsidRDefault="00D058EB">
            <w:pPr>
              <w:spacing w:before="10" w:after="10"/>
            </w:pPr>
            <w:r>
              <w:rPr>
                <w:sz w:val="16"/>
              </w:rPr>
              <w:t>Fine-tuning</w:t>
            </w:r>
          </w:p>
        </w:tc>
        <w:tc>
          <w:tcPr>
            <w:tcW w:w="2800" w:type="dxa"/>
          </w:tcPr>
          <w:p w14:paraId="1E30B89C" w14:textId="77777777" w:rsidR="009326A6" w:rsidRDefault="00D058EB">
            <w:pPr>
              <w:spacing w:before="10" w:after="10"/>
            </w:pPr>
            <w:r>
              <w:rPr>
                <w:sz w:val="16"/>
              </w:rPr>
              <w:t>Domain adaptation on proprietary data</w:t>
            </w:r>
          </w:p>
        </w:tc>
        <w:tc>
          <w:tcPr>
            <w:tcW w:w="1500" w:type="dxa"/>
          </w:tcPr>
          <w:p w14:paraId="4E26FD75" w14:textId="77777777" w:rsidR="009326A6" w:rsidRDefault="00D058EB">
            <w:pPr>
              <w:spacing w:before="10" w:after="10"/>
              <w:jc w:val="right"/>
            </w:pPr>
            <w:r>
              <w:rPr>
                <w:sz w:val="16"/>
              </w:rPr>
              <w:t>Hours</w:t>
            </w:r>
          </w:p>
        </w:tc>
        <w:tc>
          <w:tcPr>
            <w:tcW w:w="1200" w:type="dxa"/>
          </w:tcPr>
          <w:p w14:paraId="48D6589B" w14:textId="77777777" w:rsidR="009326A6" w:rsidRDefault="00D058EB">
            <w:pPr>
              <w:spacing w:before="10" w:after="10"/>
              <w:jc w:val="right"/>
            </w:pPr>
            <w:r>
              <w:rPr>
                <w:sz w:val="16"/>
              </w:rPr>
              <w:t>Mostly</w:t>
            </w:r>
          </w:p>
        </w:tc>
        <w:tc>
          <w:tcPr>
            <w:tcW w:w="1860" w:type="dxa"/>
          </w:tcPr>
          <w:p w14:paraId="621209C0" w14:textId="77777777" w:rsidR="009326A6" w:rsidRDefault="00D058EB">
            <w:pPr>
              <w:spacing w:before="10" w:after="10"/>
              <w:jc w:val="right"/>
            </w:pPr>
            <w:r>
              <w:rPr>
                <w:sz w:val="16"/>
              </w:rPr>
              <w:t>Treated as training</w:t>
            </w:r>
          </w:p>
        </w:tc>
      </w:tr>
      <w:tr w:rsidR="009326A6" w14:paraId="3E3548FC" w14:textId="77777777">
        <w:trPr>
          <w:jc w:val="center"/>
        </w:trPr>
        <w:tc>
          <w:tcPr>
            <w:tcW w:w="2000" w:type="dxa"/>
          </w:tcPr>
          <w:p w14:paraId="2E84E836" w14:textId="77777777" w:rsidR="009326A6" w:rsidRDefault="00D058EB">
            <w:pPr>
              <w:spacing w:before="10" w:after="10"/>
            </w:pPr>
            <w:r>
              <w:rPr>
                <w:sz w:val="16"/>
              </w:rPr>
              <w:t>Agentic inference</w:t>
            </w:r>
          </w:p>
        </w:tc>
        <w:tc>
          <w:tcPr>
            <w:tcW w:w="2800" w:type="dxa"/>
          </w:tcPr>
          <w:p w14:paraId="3BCD21DB" w14:textId="77777777" w:rsidR="009326A6" w:rsidRDefault="00D058EB">
            <w:pPr>
              <w:spacing w:before="10" w:after="10"/>
            </w:pPr>
            <w:r>
              <w:rPr>
                <w:sz w:val="16"/>
              </w:rPr>
              <w:t>Multi-step reasoning, tool use</w:t>
            </w:r>
          </w:p>
        </w:tc>
        <w:tc>
          <w:tcPr>
            <w:tcW w:w="1500" w:type="dxa"/>
          </w:tcPr>
          <w:p w14:paraId="479897EA" w14:textId="77777777" w:rsidR="009326A6" w:rsidRDefault="00D058EB">
            <w:pPr>
              <w:spacing w:before="10" w:after="10"/>
              <w:jc w:val="right"/>
            </w:pPr>
            <w:r>
              <w:rPr>
                <w:sz w:val="16"/>
              </w:rPr>
              <w:t>500–2,000 ms</w:t>
            </w:r>
          </w:p>
        </w:tc>
        <w:tc>
          <w:tcPr>
            <w:tcW w:w="1200" w:type="dxa"/>
          </w:tcPr>
          <w:p w14:paraId="4408BF2E" w14:textId="77777777" w:rsidR="009326A6" w:rsidRDefault="00D058EB">
            <w:pPr>
              <w:spacing w:before="10" w:after="10"/>
              <w:jc w:val="right"/>
            </w:pPr>
            <w:r>
              <w:rPr>
                <w:sz w:val="16"/>
              </w:rPr>
              <w:t>Regionally</w:t>
            </w:r>
          </w:p>
        </w:tc>
        <w:tc>
          <w:tcPr>
            <w:tcW w:w="1860" w:type="dxa"/>
          </w:tcPr>
          <w:p w14:paraId="1E9B1304" w14:textId="77777777" w:rsidR="009326A6" w:rsidRDefault="00D058EB">
            <w:pPr>
              <w:spacing w:before="10" w:after="10"/>
              <w:jc w:val="right"/>
            </w:pPr>
            <w:r>
              <w:rPr>
                <w:sz w:val="16"/>
              </w:rPr>
              <w:t>Intermediate (fn. 7)</w:t>
            </w:r>
          </w:p>
        </w:tc>
      </w:tr>
      <w:tr w:rsidR="009326A6" w14:paraId="35A365E4" w14:textId="77777777">
        <w:trPr>
          <w:jc w:val="center"/>
        </w:trPr>
        <w:tc>
          <w:tcPr>
            <w:tcW w:w="2000" w:type="dxa"/>
          </w:tcPr>
          <w:p w14:paraId="1D3DBECB" w14:textId="77777777" w:rsidR="009326A6" w:rsidRDefault="00D058EB">
            <w:pPr>
              <w:spacing w:before="10" w:after="10"/>
            </w:pPr>
            <w:r>
              <w:rPr>
                <w:sz w:val="16"/>
              </w:rPr>
              <w:t>Interactive inference</w:t>
            </w:r>
          </w:p>
        </w:tc>
        <w:tc>
          <w:tcPr>
            <w:tcW w:w="2800" w:type="dxa"/>
          </w:tcPr>
          <w:p w14:paraId="64CD4404" w14:textId="77777777" w:rsidR="009326A6" w:rsidRDefault="00D058EB">
            <w:pPr>
              <w:spacing w:before="10" w:after="10"/>
            </w:pPr>
            <w:r>
              <w:rPr>
                <w:sz w:val="16"/>
              </w:rPr>
              <w:t>Chatbot, search, recommendation</w:t>
            </w:r>
          </w:p>
        </w:tc>
        <w:tc>
          <w:tcPr>
            <w:tcW w:w="1500" w:type="dxa"/>
          </w:tcPr>
          <w:p w14:paraId="31B7383A" w14:textId="77777777" w:rsidR="009326A6" w:rsidRDefault="00D058EB">
            <w:pPr>
              <w:spacing w:before="10" w:after="10"/>
              <w:jc w:val="right"/>
            </w:pPr>
            <w:r>
              <w:rPr>
                <w:sz w:val="16"/>
              </w:rPr>
              <w:t>50–200 ms</w:t>
            </w:r>
          </w:p>
        </w:tc>
        <w:tc>
          <w:tcPr>
            <w:tcW w:w="1200" w:type="dxa"/>
          </w:tcPr>
          <w:p w14:paraId="5CF4DCB0" w14:textId="77777777" w:rsidR="009326A6" w:rsidRDefault="00D058EB">
            <w:pPr>
              <w:spacing w:before="10" w:after="10"/>
              <w:jc w:val="right"/>
            </w:pPr>
            <w:r>
              <w:rPr>
                <w:sz w:val="16"/>
              </w:rPr>
              <w:t>Limited</w:t>
            </w:r>
          </w:p>
        </w:tc>
        <w:tc>
          <w:tcPr>
            <w:tcW w:w="1860" w:type="dxa"/>
          </w:tcPr>
          <w:p w14:paraId="38C3410D" w14:textId="77777777" w:rsidR="009326A6" w:rsidRDefault="00D058EB">
            <w:pPr>
              <w:spacing w:before="10" w:after="10"/>
              <w:jc w:val="right"/>
            </w:pPr>
            <w:r>
              <w:rPr>
                <w:sz w:val="16"/>
              </w:rPr>
              <w:t>τ</w:t>
            </w:r>
            <w:r>
              <w:rPr>
                <w:sz w:val="16"/>
              </w:rPr>
              <w:t>ᵢ</w:t>
            </w:r>
            <w:r>
              <w:rPr>
                <w:sz w:val="16"/>
              </w:rPr>
              <w:t xml:space="preserve"> &gt; 0, threshold l̄</w:t>
            </w:r>
          </w:p>
        </w:tc>
      </w:tr>
      <w:tr w:rsidR="009326A6" w14:paraId="37648FBE" w14:textId="77777777">
        <w:trPr>
          <w:jc w:val="center"/>
        </w:trPr>
        <w:tc>
          <w:tcPr>
            <w:tcW w:w="2000" w:type="dxa"/>
            <w:tcBorders>
              <w:bottom w:val="double" w:sz="4" w:space="0" w:color="auto"/>
            </w:tcBorders>
          </w:tcPr>
          <w:p w14:paraId="5888B152" w14:textId="77777777" w:rsidR="009326A6" w:rsidRDefault="00D058EB">
            <w:pPr>
              <w:spacing w:before="10" w:after="10"/>
            </w:pPr>
            <w:r>
              <w:rPr>
                <w:sz w:val="16"/>
              </w:rPr>
              <w:t>Real-time control</w:t>
            </w:r>
          </w:p>
        </w:tc>
        <w:tc>
          <w:tcPr>
            <w:tcW w:w="2800" w:type="dxa"/>
            <w:tcBorders>
              <w:bottom w:val="double" w:sz="4" w:space="0" w:color="auto"/>
            </w:tcBorders>
          </w:tcPr>
          <w:p w14:paraId="0F077A4C" w14:textId="77777777" w:rsidR="009326A6" w:rsidRDefault="00D058EB">
            <w:pPr>
              <w:spacing w:before="10" w:after="10"/>
            </w:pPr>
            <w:r>
              <w:rPr>
                <w:sz w:val="16"/>
              </w:rPr>
              <w:t>Autonomous vehicles, robotics</w:t>
            </w:r>
          </w:p>
        </w:tc>
        <w:tc>
          <w:tcPr>
            <w:tcW w:w="1500" w:type="dxa"/>
            <w:tcBorders>
              <w:bottom w:val="double" w:sz="4" w:space="0" w:color="auto"/>
            </w:tcBorders>
          </w:tcPr>
          <w:p w14:paraId="2CEB717B" w14:textId="77777777" w:rsidR="009326A6" w:rsidRDefault="00D058EB">
            <w:pPr>
              <w:spacing w:before="10" w:after="10"/>
              <w:jc w:val="right"/>
            </w:pPr>
            <w:r>
              <w:rPr>
                <w:sz w:val="16"/>
              </w:rPr>
              <w:t>&lt; 20 ms</w:t>
            </w:r>
          </w:p>
        </w:tc>
        <w:tc>
          <w:tcPr>
            <w:tcW w:w="1200" w:type="dxa"/>
            <w:tcBorders>
              <w:bottom w:val="double" w:sz="4" w:space="0" w:color="auto"/>
            </w:tcBorders>
          </w:tcPr>
          <w:p w14:paraId="5F6D342E" w14:textId="77777777" w:rsidR="009326A6" w:rsidRDefault="00D058EB">
            <w:pPr>
              <w:spacing w:before="10" w:after="10"/>
              <w:jc w:val="right"/>
            </w:pPr>
            <w:r>
              <w:rPr>
                <w:sz w:val="16"/>
              </w:rPr>
              <w:t>No</w:t>
            </w:r>
          </w:p>
        </w:tc>
        <w:tc>
          <w:tcPr>
            <w:tcW w:w="1860" w:type="dxa"/>
            <w:tcBorders>
              <w:bottom w:val="double" w:sz="4" w:space="0" w:color="auto"/>
            </w:tcBorders>
          </w:tcPr>
          <w:p w14:paraId="7B77A0E6" w14:textId="77777777" w:rsidR="009326A6" w:rsidRDefault="00D058EB">
            <w:pPr>
              <w:spacing w:before="10" w:after="10"/>
              <w:jc w:val="right"/>
            </w:pPr>
            <w:r>
              <w:rPr>
                <w:sz w:val="16"/>
              </w:rPr>
              <w:t>Domestic only</w:t>
            </w:r>
          </w:p>
        </w:tc>
      </w:tr>
    </w:tbl>
    <w:p w14:paraId="27EB2CFD" w14:textId="77777777" w:rsidR="009326A6" w:rsidRDefault="00D058EB">
      <w:pPr>
        <w:spacing w:before="40" w:after="80" w:line="240" w:lineRule="auto"/>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9326A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Claude" w:date="2026-03-13T11:34:00Z" w:initials="C">
    <w:p w14:paraId="1F737E5F" w14:textId="77777777" w:rsidR="00803718" w:rsidRDefault="00D058EB">
      <w:r>
        <w:annotationRef/>
      </w:r>
      <w:r>
        <w:rPr>
          <w:color w:val="000000"/>
          <w:sz w:val="20"/>
          <w:szCs w:val="20"/>
        </w:rPr>
        <w:t>The WTS document (Straub et al. 2026; Aykut et al. 2026) provides systematic evidence for this gap. Malaysia, India, and Brazil are the main EMDE recipients of data-center FDI despite moderate cost positions, while the cheapest-energy countries (Kyrgyzstan, Tajikistan, Ethiopia) receive negligible FDI. Consider adding a short cross-reference to validate the model’s prediction that the institutional quality parameter and the sovereignty premium explain the disconnect.</w:t>
      </w:r>
    </w:p>
  </w:comment>
  <w:comment w:id="56" w:author="Claude" w:date="2026-03-13T11:34:00Z" w:initials="C">
    <w:p w14:paraId="2C4C516A" w14:textId="77777777" w:rsidR="00803718" w:rsidRDefault="00D058EB">
      <w:r>
        <w:annotationRef/>
      </w:r>
      <w:r>
        <w:rPr>
          <w:color w:val="000000"/>
          <w:sz w:val="20"/>
          <w:szCs w:val="20"/>
        </w:rPr>
        <w:t>Open issue from v28: HHI = 0.9959 does not equal 1.00. If Canada’s surplus is too small to serve meaningful training demand, the HHI should be closer to 1.00. Verify whether the second exporter’s share is correctly computed.</w:t>
      </w:r>
    </w:p>
  </w:comment>
  <w:comment w:id="58" w:author="Claude" w:date="2026-03-13T11:34:00Z" w:initials="C">
    <w:p w14:paraId="538FB7F6" w14:textId="77777777" w:rsidR="00803718" w:rsidRDefault="00D058EB">
      <w:r>
        <w:annotationRef/>
      </w:r>
      <w:r>
        <w:rPr>
          <w:color w:val="000000"/>
          <w:sz w:val="20"/>
          <w:szCs w:val="20"/>
        </w:rPr>
        <w:t>The WTS emphasizes that China is almost entirely domestically financed (Alibaba Cloud, Tencent, Baidu, China Telecom), attracting virtually no foreign FDI. This is a textbook illustration of the DD regime for a high-sovereignty-premium country with large domestic demand. Consider adding an explicit cross-reference.</w:t>
      </w:r>
    </w:p>
  </w:comment>
  <w:comment w:id="71" w:author="Claude" w:date="2026-03-13T11:34:00Z" w:initials="C">
    <w:p w14:paraId="7E2BC316" w14:textId="77777777" w:rsidR="00803718" w:rsidRDefault="00D058EB">
      <w:r>
        <w:annotationRef/>
      </w:r>
      <w:r>
        <w:rPr>
          <w:color w:val="000000"/>
          <w:sz w:val="20"/>
          <w:szCs w:val="20"/>
        </w:rPr>
        <w:t>The WTS conclusion highlights that “Small AI” and edge computing offer EMDEs a leapfrogging opportunity by running lightweight inference models on local devices. This directly interacts with your training/inference decomposition: if edge computing expands, the effective capacity ceiling for inference relaxes, potentially reducing inference HHI further. Consider adding a paragraph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737E5F" w15:done="0"/>
  <w15:commentEx w15:paraId="2C4C516A" w15:done="0"/>
  <w15:commentEx w15:paraId="538FB7F6" w15:done="0"/>
  <w15:commentEx w15:paraId="7E2BC3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ED273" w16cex:dateUtc="2026-03-13T11:34:00Z"/>
  <w16cex:commentExtensible w16cex:durableId="67A22E81" w16cex:dateUtc="2026-03-13T11:34:00Z"/>
  <w16cex:commentExtensible w16cex:durableId="737F5500" w16cex:dateUtc="2026-03-13T11:34:00Z"/>
  <w16cex:commentExtensible w16cex:durableId="17D4DED7" w16cex:dateUtc="2026-03-13T1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737E5F" w16cid:durableId="636ED273"/>
  <w16cid:commentId w16cid:paraId="2C4C516A" w16cid:durableId="67A22E81"/>
  <w16cid:commentId w16cid:paraId="538FB7F6" w16cid:durableId="737F5500"/>
  <w16cid:commentId w16cid:paraId="7E2BC316" w16cid:durableId="17D4DE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BAA3B" w14:textId="77777777" w:rsidR="00D058EB" w:rsidRDefault="00D058EB">
      <w:pPr>
        <w:spacing w:line="240" w:lineRule="auto"/>
      </w:pPr>
      <w:r>
        <w:separator/>
      </w:r>
    </w:p>
  </w:endnote>
  <w:endnote w:type="continuationSeparator" w:id="0">
    <w:p w14:paraId="6D8B8A25" w14:textId="77777777" w:rsidR="00D058EB" w:rsidRDefault="00D058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1E11" w14:textId="77777777" w:rsidR="009326A6" w:rsidRDefault="00D058EB">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2C50" w14:textId="77777777" w:rsidR="009326A6" w:rsidRDefault="009326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5BEC9" w14:textId="77777777" w:rsidR="00D058EB" w:rsidRDefault="00D058EB">
      <w:pPr>
        <w:spacing w:line="240" w:lineRule="auto"/>
      </w:pPr>
      <w:r>
        <w:separator/>
      </w:r>
    </w:p>
  </w:footnote>
  <w:footnote w:type="continuationSeparator" w:id="0">
    <w:p w14:paraId="66BAC402" w14:textId="77777777" w:rsidR="00D058EB" w:rsidRDefault="00D058EB">
      <w:pPr>
        <w:spacing w:line="240" w:lineRule="auto"/>
      </w:pPr>
      <w:r>
        <w:continuationSeparator/>
      </w:r>
    </w:p>
  </w:footnote>
  <w:footnote w:id="1">
    <w:p w14:paraId="0429ABE6" w14:textId="77777777" w:rsidR="009326A6" w:rsidRDefault="00D058EB">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2">
    <w:p w14:paraId="4DB43CB1" w14:textId="77777777" w:rsidR="009326A6" w:rsidRDefault="00D058EB">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3">
    <w:p w14:paraId="16893D9A" w14:textId="77777777" w:rsidR="009326A6" w:rsidRDefault="00D058EB">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4">
    <w:p w14:paraId="2A0CF49E" w14:textId="77777777" w:rsidR="009326A6" w:rsidRDefault="00D058EB">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5">
    <w:p w14:paraId="4E1129AA" w14:textId="77777777" w:rsidR="009326A6" w:rsidRDefault="00D058EB">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6">
    <w:p w14:paraId="0378378D" w14:textId="77777777" w:rsidR="009326A6" w:rsidRDefault="00D058EB">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7">
    <w:p w14:paraId="35F7D911" w14:textId="77777777" w:rsidR="009326A6" w:rsidRDefault="00D058EB">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8">
    <w:p w14:paraId="004F278A" w14:textId="77777777" w:rsidR="009326A6" w:rsidRDefault="00D058EB">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9">
    <w:p w14:paraId="77AC7BBF" w14:textId="77777777" w:rsidR="009326A6" w:rsidRDefault="00D058EB">
      <w:pPr>
        <w:pStyle w:val="FootnoteText"/>
      </w:pPr>
      <w:r>
        <w:rPr>
          <w:rStyle w:val="FootnoteReference"/>
        </w:rPr>
        <w:footnoteRef/>
      </w:r>
      <w:r>
        <w:t xml:space="preserve"> The nesting result assumes that the training exporter’s latency cone is non-empty, i.e., there exists at least one country j with positive compute demand such that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τ</m:t>
            </m:r>
          </m:e>
          <m:sub>
            <m:r>
              <w:rPr>
                <w:rFonts w:ascii="Cambria Math" w:hAnsi="Cambria Math"/>
              </w:rPr>
              <m:t>max</m:t>
            </m:r>
          </m:sub>
        </m:sSub>
      </m:oMath>
      <w:r>
        <w:t xml:space="preserve">. A hypothetical country with the globally lowest production cost but round-trip latency exceeding </w:t>
      </w:r>
      <m:oMath>
        <m:sSub>
          <m:sSubPr>
            <m:ctrlPr>
              <w:rPr>
                <w:rFonts w:ascii="Cambria Math" w:hAnsi="Cambria Math"/>
              </w:rPr>
            </m:ctrlPr>
          </m:sSubPr>
          <m:e>
            <m:r>
              <w:rPr>
                <w:rFonts w:ascii="Cambria Math" w:hAnsi="Cambria Math"/>
              </w:rPr>
              <m:t>τ</m:t>
            </m:r>
          </m:e>
          <m:sub>
            <m:r>
              <w:rPr>
                <w:rFonts w:ascii="Cambria Math" w:hAnsi="Cambria Math"/>
              </w:rPr>
              <m:t>max</m:t>
            </m:r>
          </m:sub>
        </m:sSub>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10">
    <w:p w14:paraId="4BD4CCA4" w14:textId="77777777" w:rsidR="009326A6" w:rsidRDefault="00D058EB">
      <w:pPr>
        <w:pStyle w:val="FootnoteText"/>
      </w:pPr>
      <w:r>
        <w:rPr>
          <w:rStyle w:val="FootnoteReference"/>
        </w:rPr>
        <w:footnoteRef/>
      </w:r>
      <w:r>
        <w:t xml:space="preserve"> Korea Electric Power Corporation (KEPCO), Electricity Rate Table, accessed January 2025.</w:t>
      </w:r>
    </w:p>
  </w:footnote>
  <w:footnote w:id="11">
    <w:p w14:paraId="3DBB8BD1" w14:textId="77777777" w:rsidR="009326A6" w:rsidRDefault="00D058EB">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2">
    <w:p w14:paraId="5EEF9B67" w14:textId="77777777" w:rsidR="009326A6" w:rsidRDefault="00D058EB">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3">
    <w:p w14:paraId="2929AD63" w14:textId="77777777" w:rsidR="009326A6" w:rsidRDefault="00D058EB">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sidR="009326A6">
          <w:rPr>
            <w:color w:val="1F3864"/>
            <w:u w:val="single"/>
          </w:rPr>
          <w:t>Benz and Jaax 2020</w:t>
        </w:r>
      </w:hyperlink>
      <w:r>
        <w:t>). The uniform 10% premium serves as a robustness benchmark.</w:t>
      </w:r>
    </w:p>
  </w:footnote>
  <w:footnote w:id="14">
    <w:p w14:paraId="3EED892E" w14:textId="77777777" w:rsidR="009326A6" w:rsidRDefault="00D058EB">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w:t>
      </w:r>
      <w:r>
        <w:t xml:space="preserve"> in 2024. Explicit subsidies (below-cost pricing) account for 8%; the remainder reflects unpriced environmental costs. The calibration uses only the explicit component.</w:t>
      </w:r>
    </w:p>
  </w:footnote>
  <w:footnote w:id="15">
    <w:p w14:paraId="39B477DD" w14:textId="77777777" w:rsidR="009326A6" w:rsidRDefault="00D058EB">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991957">
    <w:abstractNumId w:val="8"/>
  </w:num>
  <w:num w:numId="2" w16cid:durableId="2086217705">
    <w:abstractNumId w:val="6"/>
  </w:num>
  <w:num w:numId="3" w16cid:durableId="2103182781">
    <w:abstractNumId w:val="5"/>
  </w:num>
  <w:num w:numId="4" w16cid:durableId="759520959">
    <w:abstractNumId w:val="4"/>
  </w:num>
  <w:num w:numId="5" w16cid:durableId="1638215582">
    <w:abstractNumId w:val="7"/>
  </w:num>
  <w:num w:numId="6" w16cid:durableId="644823471">
    <w:abstractNumId w:val="3"/>
  </w:num>
  <w:num w:numId="7" w16cid:durableId="1971131845">
    <w:abstractNumId w:val="2"/>
  </w:num>
  <w:num w:numId="8" w16cid:durableId="1173691466">
    <w:abstractNumId w:val="1"/>
  </w:num>
  <w:num w:numId="9" w16cid:durableId="176187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10D"/>
    <w:rsid w:val="0029639D"/>
    <w:rsid w:val="00326F90"/>
    <w:rsid w:val="003A0A3A"/>
    <w:rsid w:val="00803718"/>
    <w:rsid w:val="00862B78"/>
    <w:rsid w:val="009326A6"/>
    <w:rsid w:val="00AA1D8D"/>
    <w:rsid w:val="00B47730"/>
    <w:rsid w:val="00C9032B"/>
    <w:rsid w:val="00CB0664"/>
    <w:rsid w:val="00D058EB"/>
    <w:rsid w:val="00FC693F"/>
    <w:rsid w:val="00FF3F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4F3D61B-A59F-44C4-83B8-AF41E7F54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41</Pages>
  <Words>11738</Words>
  <Characters>68790</Characters>
  <Application>Microsoft Office Word</Application>
  <DocSecurity>0</DocSecurity>
  <Lines>1109</Lines>
  <Paragraphs>268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2</cp:revision>
  <dcterms:created xsi:type="dcterms:W3CDTF">2026-03-13T14:44:00Z</dcterms:created>
  <dcterms:modified xsi:type="dcterms:W3CDTF">2026-03-13T14:44:00Z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f533ff14-dc26-47df-bfe3-bbe3c8064a88</vt:lpwstr>
  </property>
</Properties>
</file>
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D89CA" w14:textId="77777777" w:rsidR="00825DE6" w:rsidRDefault="003931CA">
      <w:pPr>
        <w:jc w:val="center"/>
      </w:pPr>
      <w:r>
        <w:rPr>
          <w:sz w:val="32"/>
        </w:rPr>
        <w:t>Selling FLOPs:</w:t>
      </w:r>
      <w:r>
        <w:rPr>
          <w:sz w:val="32"/>
        </w:rPr>
        <w:br/>
        <w:t>a New Export Industry for Developing Countries</w:t>
      </w:r>
    </w:p>
    <w:p w14:paraId="1ACBC893" w14:textId="77777777" w:rsidR="00825DE6" w:rsidRDefault="003931CA">
      <w:pPr>
        <w:spacing w:before="240" w:after="240"/>
        <w:jc w:val="center"/>
      </w:pPr>
      <w:r>
        <w:rPr>
          <w:i/>
        </w:rPr>
        <w:t>Michael Lokshin</w:t>
      </w:r>
      <w:r>
        <w:rPr>
          <w:rStyle w:val="FootnoteReference"/>
        </w:rPr>
        <w:footnoteReference w:id="1"/>
      </w:r>
    </w:p>
    <w:p w14:paraId="2C709DE5" w14:textId="77777777" w:rsidR="00825DE6" w:rsidRDefault="003931CA">
      <w:pPr>
        <w:spacing w:before="40" w:after="240"/>
        <w:jc w:val="center"/>
      </w:pPr>
      <w:r>
        <w:rPr>
          <w:color w:val="808080"/>
          <w:sz w:val="18"/>
        </w:rPr>
        <w:t>v19  —  February 13, 2026  18:38</w:t>
      </w:r>
    </w:p>
    <w:p w14:paraId="77662112" w14:textId="77777777" w:rsidR="00825DE6" w:rsidRDefault="003931CA">
      <w:pPr>
        <w:spacing w:before="240" w:after="160" w:line="240" w:lineRule="auto"/>
        <w:jc w:val="both"/>
      </w:pPr>
      <w:r>
        <w:rPr>
          <w:b/>
        </w:rPr>
        <w:t>Abstract</w:t>
      </w:r>
      <w:r>
        <w:t>: The rapid growth of artificial intelligence is generating surging global demand for computational resources, yet the cost of producing a unit of computation varies by a factor of two across countries. The paper develops a trade model in which countries produce and export computing services (FLOPs), with costs determined by electricity prices, climate, and construction costs. The model distinguishes two services: AI training, which is latency-insensitive and can be offshored to the cheapest producer, and A</w:t>
      </w:r>
      <w:r>
        <w:t xml:space="preserve">I inference, which degrades with distance and favors proximity to users. A sovereignty premium captures governments’ preference for domestic data processing. Calibrating the model for 86 countries, the paper finds that many cheap-energy economies, including several low-income countries, could serve the world’s training needs, while regional inference hubs emerge around major demand centers. For developing countries with abundant energy but narrow export baskets, exporting compute opens a new entry point in </w:t>
      </w:r>
      <w:r>
        <w:t>the global economy converting a natural resource directly into a high-value digital service.</w:t>
      </w:r>
    </w:p>
    <w:p w14:paraId="240FA94D" w14:textId="77777777" w:rsidR="00825DE6" w:rsidRDefault="003931CA">
      <w:pPr>
        <w:spacing w:after="160"/>
        <w:jc w:val="both"/>
      </w:pPr>
      <w:r>
        <w:rPr>
          <w:b/>
        </w:rPr>
        <w:t xml:space="preserve">JEL Classification: </w:t>
      </w:r>
      <w:r>
        <w:t>F14, F18, L86, O14, O33, Q40</w:t>
      </w:r>
    </w:p>
    <w:p w14:paraId="07DEA8E5" w14:textId="77777777" w:rsidR="00825DE6" w:rsidRDefault="003931CA">
      <w:pPr>
        <w:spacing w:after="160"/>
        <w:jc w:val="both"/>
      </w:pPr>
      <w:r>
        <w:rPr>
          <w:b/>
        </w:rPr>
        <w:t xml:space="preserve">Keywords: </w:t>
      </w:r>
      <w:r>
        <w:t>compute trade, FLOPs, artificial intelligence, data centers, comparative advantage, electricity costs, developing countries</w:t>
      </w:r>
    </w:p>
    <w:p w14:paraId="04021C55" w14:textId="77777777" w:rsidR="00825DE6" w:rsidRDefault="003931CA">
      <w:r>
        <w:br w:type="page"/>
      </w:r>
    </w:p>
    <w:p w14:paraId="600592C3" w14:textId="77777777" w:rsidR="00825DE6" w:rsidRDefault="003931CA">
      <w:pPr>
        <w:pStyle w:val="Heading1"/>
      </w:pPr>
      <w:r>
        <w:rPr>
          <w:rFonts w:ascii="Times New Roman" w:hAnsi="Times New Roman"/>
          <w:color w:val="2F5496"/>
        </w:rPr>
        <w:lastRenderedPageBreak/>
        <w:t>1. Introduction</w:t>
      </w:r>
    </w:p>
    <w:p w14:paraId="50DC3149" w14:textId="77777777" w:rsidR="00825DE6" w:rsidRDefault="003931CA">
      <w:pPr>
        <w:spacing w:after="160"/>
        <w:jc w:val="both"/>
      </w:pPr>
      <w:r>
        <w:t>The rapid expansion of artificial intelligence is creating surging demand for computational resources. The computation used to train frontier AI models has been doubling every six months (</w:t>
      </w:r>
      <w:bookmarkStart w:id="0" w:name="EpochAI2024txt"/>
      <w:r>
        <w:fldChar w:fldCharType="begin"/>
      </w:r>
      <w:r>
        <w:instrText>HYPERLINK \l "EpochAI2024"</w:instrText>
      </w:r>
      <w:r>
        <w:fldChar w:fldCharType="separate"/>
      </w:r>
      <w:r>
        <w:rPr>
          <w:color w:val="1F3864"/>
          <w:u w:val="single"/>
        </w:rPr>
        <w:t>Epoch AI 2024</w:t>
      </w:r>
      <w:r>
        <w:fldChar w:fldCharType="end"/>
      </w:r>
      <w:bookmarkEnd w:id="0"/>
      <w:r>
        <w:t>), with inference workloads expected to account for roughly two-thirds of all compute by 2026 (</w:t>
      </w:r>
      <w:bookmarkStart w:id="1" w:name="Deloitte2025txt"/>
      <w:r>
        <w:fldChar w:fldCharType="begin"/>
      </w:r>
      <w:r>
        <w:instrText>HYPERLINK \l "Deloitte2025"</w:instrText>
      </w:r>
      <w:r>
        <w:fldChar w:fldCharType="separate"/>
      </w:r>
      <w:r>
        <w:rPr>
          <w:color w:val="1F3864"/>
          <w:u w:val="single"/>
        </w:rPr>
        <w:t>Deloitte 2025</w:t>
      </w:r>
      <w:r>
        <w:fldChar w:fldCharType="end"/>
      </w:r>
      <w:bookmarkEnd w:id="1"/>
      <w:r>
        <w:t>). Data centers consumed approximately 415 TWh in 2024, accounting for 1.5% of global electricity demand, projected to reach 945 TWh by 2030 (</w:t>
      </w:r>
      <w:hyperlink w:anchor="IEA2025" w:history="1">
        <w:r>
          <w:rPr>
            <w:color w:val="1F3864"/>
            <w:u w:val="single"/>
          </w:rPr>
          <w:t>IEA 2025</w:t>
        </w:r>
      </w:hyperlink>
      <w:r>
        <w:t>), with U.S. data center electricity consumption expected to triple over that period (</w:t>
      </w:r>
      <w:bookmarkStart w:id="2" w:name="EPRI2024txt"/>
      <w:r>
        <w:fldChar w:fldCharType="begin"/>
      </w:r>
      <w:r>
        <w:instrText>HYPERLINK \l "EPRI2024"</w:instrText>
      </w:r>
      <w:r>
        <w:fldChar w:fldCharType="separate"/>
      </w:r>
      <w:r>
        <w:rPr>
          <w:color w:val="1F3864"/>
          <w:u w:val="single"/>
        </w:rPr>
        <w:t>EPRI 2024</w:t>
      </w:r>
      <w:r>
        <w:fldChar w:fldCharType="end"/>
      </w:r>
      <w:bookmarkEnd w:id="2"/>
      <w:r>
        <w:t>).</w:t>
      </w:r>
      <w:r>
        <w:rPr>
          <w:rStyle w:val="FootnoteReference"/>
        </w:rPr>
        <w:footnoteReference w:id="2"/>
      </w:r>
    </w:p>
    <w:p w14:paraId="1549476D" w14:textId="77777777" w:rsidR="00825DE6" w:rsidRDefault="003931CA">
      <w:pPr>
        <w:spacing w:after="160"/>
        <w:jc w:val="both"/>
      </w:pPr>
      <w:r>
        <w:t xml:space="preserve">This surge in demand creates a new type of export opportunity. Countries with abundant, inexpensive electricity and land, from Central Asia to North Africa, can produce and export computational services, measured in floating-point operations per second (FLOP/s). This paper refers to this as </w:t>
      </w:r>
      <w:r>
        <w:rPr>
          <w:i/>
        </w:rPr>
        <w:t>FLOP exporting</w:t>
      </w:r>
      <w:r>
        <w:t>: the production of compute services in one country for consumption in another. FLOP exporting is a form of value chain upgrading. Rather than exporting raw energy resources (oil, natural gas, or coal) as primary commodities, countries can convert cheap electricity into a higher value-added digital service. For energy-rich developing countries, FLOP exporting offers a route up the value chain without the heavy industrialization traditionally required for such upgrading (</w:t>
      </w:r>
      <w:hyperlink w:anchor="Hausmann2007" w:history="1">
        <w:r>
          <w:rPr>
            <w:color w:val="1F3864"/>
            <w:u w:val="single"/>
          </w:rPr>
          <w:t>Hausmann, Hwang, and Rodrik 2007</w:t>
        </w:r>
      </w:hyperlink>
      <w:r>
        <w:t>).</w:t>
      </w:r>
    </w:p>
    <w:p w14:paraId="3745E2C3" w14:textId="77777777" w:rsidR="00825DE6" w:rsidRDefault="003931CA">
      <w:pPr>
        <w:spacing w:after="160"/>
        <w:jc w:val="both"/>
      </w:pPr>
      <w:r>
        <w:t>Data center operations require minimal labor: a typical hyperscale facility employs only about 50 permanent staff (</w:t>
      </w:r>
      <w:bookmarkStart w:id="3" w:name="UptimeInstitute2024txt"/>
      <w:r>
        <w:fldChar w:fldCharType="begin"/>
      </w:r>
      <w:r>
        <w:instrText>HYPERLINK \l "UptimeInstitute2024"</w:instrText>
      </w:r>
      <w:r>
        <w:fldChar w:fldCharType="separate"/>
      </w:r>
      <w:r>
        <w:rPr>
          <w:color w:val="1F3864"/>
          <w:u w:val="single"/>
        </w:rPr>
        <w:t>Uptime Institute 2024</w:t>
      </w:r>
      <w:r>
        <w:fldChar w:fldCharType="end"/>
      </w:r>
      <w:bookmarkEnd w:id="3"/>
      <w:r>
        <w:t>).</w:t>
      </w:r>
      <w:r>
        <w:rPr>
          <w:rStyle w:val="FootnoteReference"/>
        </w:rPr>
        <w:footnoteReference w:id="3"/>
      </w:r>
      <w:r>
        <w:t xml:space="preserve"> The binding inputs are cheap electricity and, to a lesser degree, land, so some human capital constraints that have historically limited export upgrading in developing countries (</w:t>
      </w:r>
      <w:hyperlink w:anchor="Hausmann2007" w:history="1">
        <w:r>
          <w:rPr>
            <w:color w:val="1F3864"/>
            <w:u w:val="single"/>
          </w:rPr>
          <w:t>Hausmann, Hwang, and Rodrik 2007</w:t>
        </w:r>
      </w:hyperlink>
      <w:r>
        <w:t>) are largely absent. Investing in FLOP production capacity today also has option value: export-oriented data centers can later serve the domestic market as local AI demand grows.</w:t>
      </w:r>
    </w:p>
    <w:p w14:paraId="5050295C" w14:textId="77777777" w:rsidR="00825DE6" w:rsidRDefault="003931CA">
      <w:pPr>
        <w:spacing w:after="160"/>
        <w:jc w:val="both"/>
      </w:pPr>
      <w:r>
        <w:t>The opportunity is particularly relevant for the Europe and Central Asia (ECA) region. Several ECA countries, including Turkmenistan, Kyrgyzstan, and the countries of the South Caucasus, have among the world’s lowest electricity prices but limited integration into the global digital economy. Building data centers in these locations and selling compute services to high-cost markets could generate export revenue, attract foreign investment, and accelerate digital infrastructure development.</w:t>
      </w:r>
    </w:p>
    <w:p w14:paraId="2E4F9FB7" w14:textId="77777777" w:rsidR="00825DE6" w:rsidRDefault="003931CA">
      <w:pPr>
        <w:spacing w:after="160"/>
        <w:jc w:val="both"/>
      </w:pPr>
      <w:r>
        <w:t>Large-scale investments confirm that FLOP exporting from developing countries is feasible. Armenia is deploying 50,000 GPUs in a $4 billion AI megaproject (</w:t>
      </w:r>
      <w:bookmarkStart w:id="4" w:name="Firebird2026txt"/>
      <w:r>
        <w:fldChar w:fldCharType="begin"/>
      </w:r>
      <w:r>
        <w:instrText>HYPERLINK \l "Firebird2026"</w:instrText>
      </w:r>
      <w:r>
        <w:fldChar w:fldCharType="separate"/>
      </w:r>
      <w:r>
        <w:rPr>
          <w:color w:val="1F3864"/>
          <w:u w:val="single"/>
        </w:rPr>
        <w:t>Firebird 2026</w:t>
      </w:r>
      <w:r>
        <w:fldChar w:fldCharType="end"/>
      </w:r>
      <w:bookmarkEnd w:id="4"/>
      <w:r>
        <w:t>), while Kenya, Saudi Arabia, Morocco, Malaysia, and Indonesia have each attracted billion-dollar data center commitments.</w:t>
      </w:r>
      <w:r>
        <w:rPr>
          <w:rStyle w:val="FootnoteReference"/>
        </w:rPr>
        <w:footnoteReference w:id="4"/>
      </w:r>
      <w:r>
        <w:t xml:space="preserve"> The economic stakes are substantial: a single 40 MW data center in Kyrgyzstan could generate annual revenue of $630 million–$950 million at wholesale contract rates, equivalent to over 15% of Kyrgyzstan’s $3.8 billion in goods exports (</w:t>
      </w:r>
      <w:hyperlink w:anchor="WorldBank2024" w:history="1">
        <w:r>
          <w:rPr>
            <w:color w:val="1F3864"/>
            <w:u w:val="single"/>
          </w:rPr>
          <w:t>World Bank 2024</w:t>
        </w:r>
      </w:hyperlink>
      <w:r>
        <w:t>).</w:t>
      </w:r>
      <w:r>
        <w:rPr>
          <w:rStyle w:val="FootnoteReference"/>
        </w:rPr>
        <w:footnoteReference w:id="5"/>
      </w:r>
    </w:p>
    <w:p w14:paraId="5BB64C60" w14:textId="77777777" w:rsidR="00825DE6" w:rsidRDefault="003931CA">
      <w:pPr>
        <w:spacing w:after="160"/>
        <w:jc w:val="both"/>
      </w:pPr>
      <w:r>
        <w:t>Recent work has examined compute governance and the geography of AI infrastructure (</w:t>
      </w:r>
      <w:hyperlink w:anchor="Sastry2024" w:history="1">
        <w:r>
          <w:rPr>
            <w:color w:val="1F3864"/>
            <w:u w:val="single"/>
          </w:rPr>
          <w:t>Sastry, Heim, et al. 2024</w:t>
        </w:r>
      </w:hyperlink>
      <w:r>
        <w:t xml:space="preserve">, </w:t>
      </w:r>
      <w:hyperlink w:anchor="Lehdonvirta2024" w:history="1">
        <w:r>
          <w:rPr>
            <w:color w:val="1F3864"/>
            <w:u w:val="single"/>
          </w:rPr>
          <w:t>Lehdonvirta, Wu, and Hawkins 2024</w:t>
        </w:r>
      </w:hyperlink>
      <w:r>
        <w:t xml:space="preserve">, </w:t>
      </w:r>
      <w:hyperlink w:anchor="Pilz2025" w:history="1">
        <w:r>
          <w:rPr>
            <w:color w:val="1F3864"/>
            <w:u w:val="single"/>
          </w:rPr>
          <w:t>Pilz, Mahmood, and Heim 2025</w:t>
        </w:r>
      </w:hyperlink>
      <w:r>
        <w:t>), but no formal trade model of compute exists. This paper offers the first such model, treating FLOPs as commodities produced and exported according to Ricardian comparative advantage. The paper makes three contributions. First, it develops a trade model of FLOP production and export that decomposes the cost of a FLOP into electricity, hardware, and construction components, and introduces an iceberg trade cost for inference that captures latency degradation, alongside a sovereignty premium for domestic pro</w:t>
      </w:r>
      <w:r>
        <w:t>duction preference. Second, it calibrates the model for 86 countries using data on electricity prices, climate, data center construction costs, and inter-country network latency. Third, it characterizes the resulting trade regimes (which countries export, which import, and which adopt hybrid strategies) and show how the sovereignty premium determines the boundary between domestic and foreign sourcing.</w:t>
      </w:r>
    </w:p>
    <w:p w14:paraId="7B9CD4E4" w14:textId="77777777" w:rsidR="00825DE6" w:rsidRDefault="003931CA">
      <w:pPr>
        <w:spacing w:after="160"/>
        <w:jc w:val="both"/>
      </w:pPr>
      <w:r>
        <w:t>The remainder of the paper is organized as follows. Section 2 reviews the related literature. Section 3 develops the model, defining the production technology for FLOPs and the trade cost structure that distinguishes training from inference. Section 4 derives the comparative advantage results, presents the buyer’s optimal sourcing problem, and develops a country taxonomy. Section 5 analyzes the make-or-buy decision under country-specific fixed entry costs and the sovereignty premium. Section 6 describes the</w:t>
      </w:r>
      <w:r>
        <w:t xml:space="preserve"> data. Section 7 calibrates the model and discusses the results. Section 8 concludes.</w:t>
      </w:r>
    </w:p>
    <w:p w14:paraId="4AA01CBF" w14:textId="77777777" w:rsidR="00825DE6" w:rsidRDefault="003931CA">
      <w:pPr>
        <w:pStyle w:val="Heading1"/>
      </w:pPr>
      <w:r>
        <w:rPr>
          <w:rFonts w:ascii="Times New Roman" w:hAnsi="Times New Roman"/>
          <w:color w:val="2F5496"/>
        </w:rPr>
        <w:t>2. Related Literature</w:t>
      </w:r>
    </w:p>
    <w:bookmarkStart w:id="5" w:name="Goldfarb2018txt"/>
    <w:p w14:paraId="7B7BB735" w14:textId="77777777" w:rsidR="00825DE6" w:rsidRDefault="003931CA">
      <w:pPr>
        <w:spacing w:after="160"/>
        <w:jc w:val="both"/>
      </w:pPr>
      <w:r>
        <w:fldChar w:fldCharType="begin"/>
      </w:r>
      <w:r>
        <w:instrText>HYPERLINK \l "Goldfarb2018"</w:instrText>
      </w:r>
      <w:r>
        <w:fldChar w:fldCharType="separate"/>
      </w:r>
      <w:r>
        <w:rPr>
          <w:color w:val="1F3864"/>
          <w:u w:val="single"/>
        </w:rPr>
        <w:t>Goldfarb and Trefler (2018)</w:t>
      </w:r>
      <w:r>
        <w:fldChar w:fldCharType="end"/>
      </w:r>
      <w:bookmarkEnd w:id="5"/>
      <w:r>
        <w:t xml:space="preserve"> argue that AI shifts comparative advantage toward countries with data, human capital, and institutional capacity. The model introduces a complementary channel: comparative advantage in compute </w:t>
      </w:r>
      <w:r>
        <w:rPr>
          <w:i/>
        </w:rPr>
        <w:t>production</w:t>
      </w:r>
      <w:r>
        <w:t xml:space="preserve"> depends on electricity costs and climate, so resource-rich countries could become compute exporters without domestic AI research industries. </w:t>
      </w:r>
      <w:bookmarkStart w:id="6" w:name="Korinek2021txt"/>
      <w:r>
        <w:fldChar w:fldCharType="begin"/>
      </w:r>
      <w:r>
        <w:instrText>HYPERLINK \l "Korinek2021"</w:instrText>
      </w:r>
      <w:r>
        <w:fldChar w:fldCharType="separate"/>
      </w:r>
      <w:r>
        <w:rPr>
          <w:color w:val="1F3864"/>
          <w:u w:val="single"/>
        </w:rPr>
        <w:t>Korinek and Stiglitz (2021)</w:t>
      </w:r>
      <w:r>
        <w:fldChar w:fldCharType="end"/>
      </w:r>
      <w:bookmarkEnd w:id="6"/>
      <w:r>
        <w:t xml:space="preserve"> raise the possibility that developing countries could be left behind in the AI revolution; FLOP exporting offers a route by which energy-rich developing countries could participate. The concept of FLOP exporting as value chain upgrading connects to </w:t>
      </w:r>
      <w:bookmarkStart w:id="7" w:name="Hausmann2007txt"/>
      <w:r>
        <w:fldChar w:fldCharType="begin"/>
      </w:r>
      <w:r>
        <w:instrText>HYPERLINK \l "Hausmann2007"</w:instrText>
      </w:r>
      <w:r>
        <w:fldChar w:fldCharType="separate"/>
      </w:r>
      <w:r>
        <w:rPr>
          <w:color w:val="1F3864"/>
          <w:u w:val="single"/>
        </w:rPr>
        <w:t>Hausmann, Hwang, and Rodrik (2007)</w:t>
      </w:r>
      <w:r>
        <w:fldChar w:fldCharType="end"/>
      </w:r>
      <w:bookmarkEnd w:id="7"/>
      <w:r>
        <w:t xml:space="preserve">, who show that what a country exports matters for growth. </w:t>
      </w:r>
      <w:bookmarkStart w:id="8" w:name="Limao2001txt"/>
      <w:r>
        <w:fldChar w:fldCharType="begin"/>
      </w:r>
      <w:r>
        <w:instrText>HYPERLINK \l "Limao2001"</w:instrText>
      </w:r>
      <w:r>
        <w:fldChar w:fldCharType="separate"/>
      </w:r>
      <w:r>
        <w:rPr>
          <w:color w:val="1F3864"/>
          <w:u w:val="single"/>
        </w:rPr>
        <w:t>Limão and Venables (2001)</w:t>
      </w:r>
      <w:r>
        <w:fldChar w:fldCharType="end"/>
      </w:r>
      <w:bookmarkEnd w:id="8"/>
      <w:r>
        <w:t xml:space="preserve"> demonstrate that infrastructure quality determines trade costs. In the model, network infrastructure plays the analogous role for digital trade.</w:t>
      </w:r>
    </w:p>
    <w:p w14:paraId="543054B4" w14:textId="77777777" w:rsidR="00825DE6" w:rsidRDefault="003931CA">
      <w:pPr>
        <w:spacing w:after="160"/>
        <w:jc w:val="both"/>
      </w:pPr>
      <w:r>
        <w:t xml:space="preserve">A growing literature examines the determinants of data center location. </w:t>
      </w:r>
      <w:hyperlink w:anchor="Flucker2013" w:history="1">
        <w:r>
          <w:rPr>
            <w:color w:val="1F3864"/>
            <w:u w:val="single"/>
          </w:rPr>
          <w:t>Flucker, Tozer, and Whitehead (2013)</w:t>
        </w:r>
      </w:hyperlink>
      <w:r>
        <w:t xml:space="preserve"> show that climate affects data center cooling costs. </w:t>
      </w:r>
      <w:bookmarkStart w:id="9" w:name="Oltmanns2021txt"/>
      <w:r>
        <w:fldChar w:fldCharType="begin"/>
      </w:r>
      <w:r>
        <w:instrText>HYPERLINK \l "Oltmanns2021"</w:instrText>
      </w:r>
      <w:r>
        <w:fldChar w:fldCharType="separate"/>
      </w:r>
      <w:r>
        <w:rPr>
          <w:color w:val="1F3864"/>
          <w:u w:val="single"/>
        </w:rPr>
        <w:t>Oltmanns, Krcmarik, and Gatti (2021)</w:t>
      </w:r>
      <w:r>
        <w:fldChar w:fldCharType="end"/>
      </w:r>
      <w:bookmarkEnd w:id="9"/>
      <w:r>
        <w:t xml:space="preserve"> model data center siting as a function of electricity prices, climate, connectivity, and political stability. </w:t>
      </w:r>
      <w:bookmarkStart w:id="10" w:name="Liu2023txt"/>
      <w:r>
        <w:fldChar w:fldCharType="begin"/>
      </w:r>
      <w:r>
        <w:instrText>HYPERLINK \l "Liu2023"</w:instrText>
      </w:r>
      <w:r>
        <w:fldChar w:fldCharType="separate"/>
      </w:r>
      <w:r>
        <w:rPr>
          <w:color w:val="1F3864"/>
          <w:u w:val="single"/>
        </w:rPr>
        <w:t>Liu et al. (2023)</w:t>
      </w:r>
      <w:r>
        <w:fldChar w:fldCharType="end"/>
      </w:r>
      <w:bookmarkEnd w:id="10"/>
      <w:r>
        <w:t xml:space="preserve"> study data center placement under renewable energy constraints. These studies focus on where firms should build data centers; this paper’s contribution is to embed this location decision in a trade framework that endogenizes the sourcing of compute across countries.</w:t>
      </w:r>
    </w:p>
    <w:p w14:paraId="5D2E5F52" w14:textId="77777777" w:rsidR="00825DE6" w:rsidRDefault="003931CA">
      <w:pPr>
        <w:spacing w:after="160"/>
        <w:jc w:val="both"/>
      </w:pPr>
      <w:r>
        <w:t xml:space="preserve">Several recent papers address compute governance. </w:t>
      </w:r>
      <w:bookmarkStart w:id="11" w:name="Sastry2024txt"/>
      <w:r>
        <w:fldChar w:fldCharType="begin"/>
      </w:r>
      <w:r>
        <w:instrText>HYPERLINK \l "Sastry2024"</w:instrText>
      </w:r>
      <w:r>
        <w:fldChar w:fldCharType="separate"/>
      </w:r>
      <w:r>
        <w:rPr>
          <w:color w:val="1F3864"/>
          <w:u w:val="single"/>
        </w:rPr>
        <w:t>Sastry, Heim, et al. (2024)</w:t>
      </w:r>
      <w:r>
        <w:fldChar w:fldCharType="end"/>
      </w:r>
      <w:bookmarkEnd w:id="11"/>
      <w:r>
        <w:t xml:space="preserve"> argue that compute is well-suited as a regulatory lever because it is detectable, excludable, and quantifiable, and because the chip supply chain is concentrated in a handful of firms. </w:t>
      </w:r>
      <w:bookmarkStart w:id="12" w:name="Lehdonvirta2024txt"/>
      <w:r>
        <w:fldChar w:fldCharType="begin"/>
      </w:r>
      <w:r>
        <w:instrText>HYPERLINK \l "Lehdonvirta2024"</w:instrText>
      </w:r>
      <w:r>
        <w:fldChar w:fldCharType="separate"/>
      </w:r>
      <w:r>
        <w:rPr>
          <w:color w:val="1F3864"/>
          <w:u w:val="single"/>
        </w:rPr>
        <w:t>Lehdonvirta, Wu, and Hawkins (2024)</w:t>
      </w:r>
      <w:r>
        <w:fldChar w:fldCharType="end"/>
      </w:r>
      <w:bookmarkEnd w:id="12"/>
      <w:r>
        <w:t xml:space="preserve"> map the global geography of cloud GPU infrastructure and find that training-capable hardware sits in roughly 30 countries (their “Compute North”), while a “Compute South” is limited to inference-grade chips, a geographic split that mirrors the model’s training/inference exporter distinction. </w:t>
      </w:r>
      <w:bookmarkStart w:id="13" w:name="Pilz2025txt"/>
      <w:r>
        <w:fldChar w:fldCharType="begin"/>
      </w:r>
      <w:r>
        <w:instrText>HYPERLINK \l "Pilz2025"</w:instrText>
      </w:r>
      <w:r>
        <w:fldChar w:fldCharType="separate"/>
      </w:r>
      <w:r>
        <w:rPr>
          <w:color w:val="1F3864"/>
          <w:u w:val="single"/>
        </w:rPr>
        <w:t>Pilz, Mahmood, and Heim (2025)</w:t>
      </w:r>
      <w:r>
        <w:fldChar w:fldCharType="end"/>
      </w:r>
      <w:bookmarkEnd w:id="13"/>
      <w:r>
        <w:t xml:space="preserve"> project that AI data center power demand could reach 327 GW by 2030 and that domestic power shortages may push compute infrastructure abroad. These papers describe where compute is and who controls it. This paper adds the economics of why it locates where it does and how trade in compute responds to costs and policy.</w:t>
      </w:r>
    </w:p>
    <w:p w14:paraId="570BB623" w14:textId="77777777" w:rsidR="00825DE6" w:rsidRDefault="003931CA">
      <w:pPr>
        <w:pStyle w:val="Heading1"/>
      </w:pPr>
      <w:r>
        <w:rPr>
          <w:rFonts w:ascii="Times New Roman" w:hAnsi="Times New Roman"/>
          <w:color w:val="2F5496"/>
        </w:rPr>
        <w:t>3. Model Setup</w:t>
      </w:r>
    </w:p>
    <w:p w14:paraId="77574563" w14:textId="77777777" w:rsidR="00825DE6" w:rsidRDefault="003931CA">
      <w:pPr>
        <w:pStyle w:val="Heading2"/>
      </w:pPr>
      <w:r>
        <w:rPr>
          <w:rFonts w:ascii="Times New Roman" w:hAnsi="Times New Roman"/>
          <w:i/>
          <w:color w:val="2F5496"/>
        </w:rPr>
        <w:t>3.1 Production Technology</w:t>
      </w:r>
    </w:p>
    <w:p w14:paraId="6A0DDDA6" w14:textId="77777777" w:rsidR="00825DE6" w:rsidRDefault="003931CA">
      <w:pPr>
        <w:spacing w:after="160"/>
        <w:jc w:val="both"/>
      </w:pPr>
      <w:r>
        <w:t xml:space="preserve">A floating-point operation (FLOP) is a single arithmetic computation. Computing power is measured in petaFLOP/s (10¹⁵ FLOPs per second); a current-generation NVIDIA H100 GPU delivers approximately 1 petaFLOP/s at 16-bit precision. The production of compute at scale takes place in data centers that house thousands of GPU-equipped servers. Consider </w:t>
      </w:r>
      <m:oMath>
        <m:r>
          <w:rPr>
            <w:rFonts w:ascii="Cambria Math" w:hAnsi="Cambria Math"/>
          </w:rPr>
          <m:t>N</m:t>
        </m:r>
      </m:oMath>
      <w:r>
        <w:t xml:space="preserve"> countries, each capable of producing compute services. The unit cost of producing one GPU-hour of compute in country </w:t>
      </w:r>
      <m:oMath>
        <m:r>
          <w:rPr>
            <w:rFonts w:ascii="Cambria Math" w:hAnsi="Cambria Math"/>
          </w:rPr>
          <m:t>j</m:t>
        </m:r>
      </m:oMath>
      <w:r>
        <w:t xml:space="preserve"> depends on three inputs: electricity, hardware, and data center construction.</w:t>
      </w:r>
    </w:p>
    <w:p w14:paraId="30FD1EB8" w14:textId="77777777" w:rsidR="00825DE6" w:rsidRDefault="003931CA">
      <w:pPr>
        <w:spacing w:after="40"/>
        <w:jc w:val="both"/>
      </w:pPr>
      <w:r>
        <w:t xml:space="preserve">The key cost driver is energy intensity, the electrical power a GPU draws during operation. Energy intensity is denoted by </w:t>
      </w:r>
      <m:oMath>
        <m:r>
          <w:rPr>
            <w:rFonts w:ascii="Cambria Math" w:hAnsi="Cambria Math"/>
          </w:rPr>
          <m:t>γ</m:t>
        </m:r>
      </m:oMath>
      <w:r>
        <w:t xml:space="preserve">, measured in kilowatts (kW). The actual electricity consumed depends also on the </w:t>
      </w:r>
      <w:r>
        <w:rPr>
          <w:i/>
        </w:rPr>
        <w:t>power usage effectiveness</w:t>
      </w:r>
      <w:r>
        <w:t xml:space="preserve"> PUE(</w:t>
      </w:r>
      <m:oMath>
        <m:sSub>
          <m:sSubPr>
            <m:ctrlPr>
              <w:rPr>
                <w:rFonts w:ascii="Cambria Math" w:hAnsi="Cambria Math"/>
              </w:rPr>
            </m:ctrlPr>
          </m:sSubPr>
          <m:e>
            <m:r>
              <w:rPr>
                <w:rFonts w:ascii="Cambria Math" w:hAnsi="Cambria Math"/>
              </w:rPr>
              <m:t>θ</m:t>
            </m:r>
          </m:e>
          <m:sub>
            <m:r>
              <w:rPr>
                <w:rFonts w:ascii="Cambria Math" w:hAnsi="Cambria Math"/>
              </w:rPr>
              <m:t>j</m:t>
            </m:r>
          </m:sub>
        </m:sSub>
      </m:oMath>
      <w:r>
        <w:t xml:space="preserve">), where </w:t>
      </w:r>
      <m:oMath>
        <m:sSub>
          <m:sSubPr>
            <m:ctrlPr>
              <w:rPr>
                <w:rFonts w:ascii="Cambria Math" w:hAnsi="Cambria Math"/>
              </w:rPr>
            </m:ctrlPr>
          </m:sSubPr>
          <m:e>
            <m:r>
              <w:rPr>
                <w:rFonts w:ascii="Cambria Math" w:hAnsi="Cambria Math"/>
              </w:rPr>
              <m:t>θ</m:t>
            </m:r>
          </m:e>
          <m:sub>
            <m:r>
              <w:rPr>
                <w:rFonts w:ascii="Cambria Math" w:hAnsi="Cambria Math"/>
              </w:rPr>
              <m:t>j</m:t>
            </m:r>
          </m:sub>
        </m:sSub>
      </m:oMath>
      <w:r>
        <w:t xml:space="preserve"> is the peak summer temperature (°C) in country </w:t>
      </w:r>
      <m:oMath>
        <m:r>
          <w:rPr>
            <w:rFonts w:ascii="Cambria Math" w:hAnsi="Cambria Math"/>
          </w:rPr>
          <m:t>j</m:t>
        </m:r>
      </m:oMath>
      <w:r>
        <w:t>. PUE is the dimensionless ratio of total facility energy to IT equipment energy; it ranges from 1.08 in cold climates to over 1.4 in hot ones (</w:t>
      </w:r>
      <w:bookmarkStart w:id="14" w:name="Flucker2013txt"/>
      <w:r>
        <w:fldChar w:fldCharType="begin"/>
      </w:r>
      <w:r>
        <w:instrText>HYPERLINK \l "Flucker2013"</w:instrText>
      </w:r>
      <w:r>
        <w:fldChar w:fldCharType="separate"/>
      </w:r>
      <w:r>
        <w:rPr>
          <w:color w:val="1F3864"/>
          <w:u w:val="single"/>
        </w:rPr>
        <w:t>Flucker, Tozer, and Whitehead 2013</w:t>
      </w:r>
      <w:r>
        <w:fldChar w:fldCharType="end"/>
      </w:r>
      <w:bookmarkEnd w:id="14"/>
      <w:r>
        <w:t>).</w:t>
      </w:r>
      <w:r>
        <w:rPr>
          <w:rStyle w:val="FootnoteReference"/>
        </w:rPr>
        <w:footnoteReference w:id="6"/>
      </w:r>
      <w:r>
        <w:t xml:space="preserve"> PUE is modeled as:</w:t>
      </w:r>
    </w:p>
    <w:tbl>
      <w:tblPr>
        <w:tblW w:w="5000" w:type="pct"/>
        <w:jc w:val="center"/>
        <w:tblLook w:val="04A0" w:firstRow="1" w:lastRow="0" w:firstColumn="1" w:lastColumn="0" w:noHBand="0" w:noVBand="1"/>
      </w:tblPr>
      <w:tblGrid>
        <w:gridCol w:w="7533"/>
        <w:gridCol w:w="1323"/>
      </w:tblGrid>
      <w:tr w:rsidR="00825DE6" w14:paraId="5DDF5CF8" w14:textId="77777777">
        <w:trPr>
          <w:jc w:val="center"/>
        </w:trPr>
        <w:tc>
          <w:tcPr>
            <w:tcW w:w="8100" w:type="dxa"/>
            <w:vAlign w:val="center"/>
          </w:tcPr>
          <w:p w14:paraId="143D5333" w14:textId="77777777" w:rsidR="00825DE6" w:rsidRDefault="003931CA">
            <w:pPr>
              <w:spacing w:before="60" w:after="60"/>
              <w:jc w:val="center"/>
            </w:pPr>
            <m:oMathPara>
              <m:oMath>
                <m:r>
                  <m:rPr>
                    <m:sty m:val="p"/>
                  </m:rPr>
                  <w:rPr>
                    <w:rFonts w:ascii="Cambria Math" w:hAnsi="Cambria Math"/>
                  </w:rPr>
                  <m:t>PUE(</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r>
                  <w:rPr>
                    <w:rFonts w:ascii="Cambria Math" w:hAnsi="Cambria Math"/>
                  </w:rPr>
                  <m:t>φ</m:t>
                </m:r>
                <m:r>
                  <m:rPr>
                    <m:sty m:val="p"/>
                  </m:rPr>
                  <w:rPr>
                    <w:rFonts w:ascii="Cambria Math" w:hAnsi="Cambria Math"/>
                  </w:rPr>
                  <m:t xml:space="preserve"> + </m:t>
                </m:r>
                <m:r>
                  <w:rPr>
                    <w:rFonts w:ascii="Cambria Math" w:hAnsi="Cambria Math"/>
                  </w:rPr>
                  <m:t>δ</m:t>
                </m:r>
                <m:r>
                  <m:rPr>
                    <m:sty m:val="p"/>
                  </m:rPr>
                  <w:rPr>
                    <w:rFonts w:ascii="Cambria Math" w:hAnsi="Cambria Math"/>
                  </w:rPr>
                  <m:t xml:space="preserve"> · max(0, </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θ</m:t>
                    </m:r>
                  </m:e>
                </m:bar>
                <m:r>
                  <m:rPr>
                    <m:sty m:val="p"/>
                  </m:rPr>
                  <w:rPr>
                    <w:rFonts w:ascii="Cambria Math" w:hAnsi="Cambria Math"/>
                  </w:rPr>
                  <m:t>)</m:t>
                </m:r>
              </m:oMath>
            </m:oMathPara>
          </w:p>
        </w:tc>
        <w:tc>
          <w:tcPr>
            <w:tcW w:w="1400" w:type="dxa"/>
            <w:vAlign w:val="center"/>
          </w:tcPr>
          <w:p w14:paraId="09A018AD" w14:textId="77777777" w:rsidR="00825DE6" w:rsidRDefault="003931CA">
            <w:pPr>
              <w:spacing w:before="60" w:after="60"/>
              <w:jc w:val="right"/>
            </w:pPr>
            <w:r>
              <w:t>(1)</w:t>
            </w:r>
          </w:p>
        </w:tc>
      </w:tr>
    </w:tbl>
    <w:p w14:paraId="5CFE71CE" w14:textId="77777777" w:rsidR="00825DE6" w:rsidRDefault="003931CA">
      <w:pPr>
        <w:spacing w:after="160"/>
        <w:jc w:val="both"/>
      </w:pPr>
      <w:r>
        <w:t xml:space="preserve">where </w:t>
      </w:r>
      <m:oMath>
        <m:r>
          <w:rPr>
            <w:rFonts w:ascii="Cambria Math" w:hAnsi="Cambria Math"/>
          </w:rPr>
          <m:t>φ</m:t>
        </m:r>
      </m:oMath>
      <w:r>
        <w:t xml:space="preserve"> is the baseline PUE in cold climates, </w:t>
      </w:r>
      <m:oMath>
        <m:r>
          <w:rPr>
            <w:rFonts w:ascii="Cambria Math" w:hAnsi="Cambria Math"/>
          </w:rPr>
          <m:t>δ</m:t>
        </m:r>
      </m:oMath>
      <w:r>
        <w:t xml:space="preserve"> is the PUE sensitivity per °C above the reference, and </w:t>
      </w:r>
      <m:oMath>
        <m:bar>
          <m:barPr>
            <m:pos m:val="top"/>
            <m:ctrlPr>
              <w:rPr>
                <w:rFonts w:ascii="Cambria Math" w:hAnsi="Cambria Math"/>
              </w:rPr>
            </m:ctrlPr>
          </m:barPr>
          <m:e>
            <m:r>
              <w:rPr>
                <w:rFonts w:ascii="Cambria Math" w:hAnsi="Cambria Math"/>
              </w:rPr>
              <m:t>θ</m:t>
            </m:r>
          </m:e>
        </m:bar>
      </m:oMath>
      <w:r>
        <w:t xml:space="preserve"> is the reference temperature. These parameters are calibrated in Section 7.</w:t>
      </w:r>
      <w:r>
        <w:rPr>
          <w:rStyle w:val="FootnoteReference"/>
        </w:rPr>
        <w:footnoteReference w:id="7"/>
      </w:r>
    </w:p>
    <w:p w14:paraId="248BA1EE" w14:textId="77777777" w:rsidR="00825DE6" w:rsidRDefault="003931CA">
      <w:pPr>
        <w:spacing w:after="160"/>
        <w:jc w:val="both"/>
      </w:pPr>
      <w:r>
        <w:t xml:space="preserve">Hardware costs are captured by </w:t>
      </w:r>
      <m:oMath>
        <m:r>
          <w:rPr>
            <w:rFonts w:ascii="Cambria Math" w:hAnsi="Cambria Math"/>
          </w:rPr>
          <m:t>ρ</m:t>
        </m:r>
      </m:oMath>
      <w:r>
        <w:t xml:space="preserve">, the amortized cost of one GPU-hour: </w:t>
      </w:r>
      <m:oMath>
        <m:r>
          <w:rPr>
            <w:rFonts w:ascii="Cambria Math" w:hAnsi="Cambria Math"/>
          </w:rPr>
          <m:t>ρ</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GPU</m:t>
            </m:r>
          </m:sub>
        </m:sSub>
        <m:r>
          <m:rPr>
            <m:sty m:val="p"/>
          </m:rPr>
          <w:rPr>
            <w:rFonts w:ascii="Cambria Math" w:hAnsi="Cambria Math"/>
          </w:rPr>
          <m:t xml:space="preserve"> / (</m:t>
        </m:r>
        <m:r>
          <w:rPr>
            <w:rFonts w:ascii="Cambria Math" w:hAnsi="Cambria Math"/>
          </w:rPr>
          <m:t>L</m:t>
        </m:r>
        <m:r>
          <m:rPr>
            <m:sty m:val="p"/>
          </m:rPr>
          <w:rPr>
            <w:rFonts w:ascii="Cambria Math" w:hAnsi="Cambria Math"/>
          </w:rPr>
          <m:t xml:space="preserve"> · </m:t>
        </m:r>
        <m:r>
          <w:rPr>
            <w:rFonts w:ascii="Cambria Math" w:hAnsi="Cambria Math"/>
          </w:rPr>
          <m:t>H</m:t>
        </m:r>
        <m:r>
          <m:rPr>
            <m:sty m:val="p"/>
          </m:rPr>
          <w:rPr>
            <w:rFonts w:ascii="Cambria Math" w:hAnsi="Cambria Math"/>
          </w:rPr>
          <m:t xml:space="preserve"> · </m:t>
        </m:r>
        <m:r>
          <w:rPr>
            <w:rFonts w:ascii="Cambria Math" w:hAnsi="Cambria Math"/>
          </w:rPr>
          <m:t>β</m:t>
        </m:r>
        <m:r>
          <m:rPr>
            <m:sty m:val="p"/>
          </m:rPr>
          <w:rPr>
            <w:rFonts w:ascii="Cambria Math" w:hAnsi="Cambria Math"/>
          </w:rPr>
          <m:t>)</m:t>
        </m:r>
      </m:oMath>
      <w:r>
        <w:rPr>
          <w:rStyle w:val="FootnoteReference"/>
        </w:rPr>
        <w:footnoteReference w:id="8"/>
      </w:r>
      <w:r>
        <w:t xml:space="preserve">, where </w:t>
      </w:r>
      <m:oMath>
        <m:sSub>
          <m:sSubPr>
            <m:ctrlPr>
              <w:rPr>
                <w:rFonts w:ascii="Cambria Math" w:hAnsi="Cambria Math"/>
              </w:rPr>
            </m:ctrlPr>
          </m:sSubPr>
          <m:e>
            <m:r>
              <w:rPr>
                <w:rFonts w:ascii="Cambria Math" w:hAnsi="Cambria Math"/>
              </w:rPr>
              <m:t>P</m:t>
            </m:r>
          </m:e>
          <m:sub>
            <m:r>
              <w:rPr>
                <w:rFonts w:ascii="Cambria Math" w:hAnsi="Cambria Math"/>
              </w:rPr>
              <m:t>GPU</m:t>
            </m:r>
          </m:sub>
        </m:sSub>
      </m:oMath>
      <w:r>
        <w:t xml:space="preserve"> is the purchase price, </w:t>
      </w:r>
      <m:oMath>
        <m:r>
          <w:rPr>
            <w:rFonts w:ascii="Cambria Math" w:hAnsi="Cambria Math"/>
          </w:rPr>
          <m:t>L</m:t>
        </m:r>
      </m:oMath>
      <w:r>
        <w:t xml:space="preserve"> the lifetime in years, </w:t>
      </w:r>
      <m:oMath>
        <m:r>
          <w:rPr>
            <w:rFonts w:ascii="Cambria Math" w:hAnsi="Cambria Math"/>
          </w:rPr>
          <m:t>H</m:t>
        </m:r>
      </m:oMath>
      <w:r>
        <w:t xml:space="preserve"> = 8,766 hours per year, and </w:t>
      </w:r>
      <m:oMath>
        <m:r>
          <w:rPr>
            <w:rFonts w:ascii="Cambria Math" w:hAnsi="Cambria Math"/>
          </w:rPr>
          <m:t>β</m:t>
        </m:r>
      </m:oMath>
      <w:r>
        <w:t xml:space="preserve"> the utilization rate. Construction costs enter through </w:t>
      </w:r>
      <m:oMath>
        <m:sSub>
          <m:sSubPr>
            <m:ctrlPr>
              <w:rPr>
                <w:rFonts w:ascii="Cambria Math" w:hAnsi="Cambria Math"/>
              </w:rPr>
            </m:ctrlPr>
          </m:sSubPr>
          <m:e>
            <m:r>
              <w:rPr>
                <w:rFonts w:ascii="Cambria Math" w:hAnsi="Cambria Math"/>
              </w:rPr>
              <m:t>p</m:t>
            </m:r>
          </m:e>
          <m:sub>
            <m:r>
              <w:rPr>
                <w:rFonts w:ascii="Cambria Math" w:hAnsi="Cambria Math"/>
              </w:rPr>
              <m:t>L</m:t>
            </m:r>
            <m:r>
              <w:rPr>
                <w:rFonts w:ascii="Cambria Math" w:hAnsi="Cambria Math"/>
              </w:rPr>
              <m:t>,</m:t>
            </m:r>
            <m:r>
              <w:rPr>
                <w:rFonts w:ascii="Cambria Math" w:hAnsi="Cambria Math"/>
              </w:rPr>
              <m:t>j</m:t>
            </m:r>
          </m:sub>
        </m:sSub>
      </m:oMath>
      <w:r>
        <w:t xml:space="preserve">, the cost of building one kilowatt of data center IT capacity in country </w:t>
      </w:r>
      <m:oMath>
        <m:r>
          <w:rPr>
            <w:rFonts w:ascii="Cambria Math" w:hAnsi="Cambria Math"/>
          </w:rPr>
          <m:t>j</m:t>
        </m:r>
      </m:oMath>
      <w:r>
        <w:t xml:space="preserve"> ($/kW), amortized over the </w:t>
      </w:r>
      <w:ins w:id="15" w:author="Fel'dsher Gun'kin" w:date="2026-02-13T19:26:00Z" w16du:dateUtc="2026-02-13T14:26:00Z">
        <w:r w:rsidR="00AA25A3">
          <w:t>facility's</w:t>
        </w:r>
      </w:ins>
      <w:del w:id="16" w:author="Fel'dsher Gun'kin" w:date="2026-02-13T19:26:00Z" w16du:dateUtc="2026-02-13T14:26:00Z">
        <w:r>
          <w:delText>facility</w:delText>
        </w:r>
      </w:del>
      <w:r>
        <w:t xml:space="preserve"> lifetime </w:t>
      </w:r>
      <m:oMath>
        <m:r>
          <w:rPr>
            <w:rFonts w:ascii="Cambria Math" w:hAnsi="Cambria Math"/>
          </w:rPr>
          <m:t>D</m:t>
        </m:r>
      </m:oMath>
      <w:r>
        <w:t>.</w:t>
      </w:r>
    </w:p>
    <w:p w14:paraId="0FC90C45" w14:textId="77777777" w:rsidR="00825DE6" w:rsidRDefault="003931CA">
      <w:pPr>
        <w:spacing w:after="40"/>
        <w:jc w:val="both"/>
      </w:pPr>
      <w:r>
        <w:t xml:space="preserve">The total cost per GPU-hour in country </w:t>
      </w:r>
      <m:oMath>
        <m:r>
          <w:rPr>
            <w:rFonts w:ascii="Cambria Math" w:hAnsi="Cambria Math"/>
          </w:rPr>
          <m:t>j</m:t>
        </m:r>
      </m:oMath>
      <w:r>
        <w:t xml:space="preserve"> is:</w:t>
      </w:r>
    </w:p>
    <w:tbl>
      <w:tblPr>
        <w:tblW w:w="5000" w:type="pct"/>
        <w:jc w:val="center"/>
        <w:tblLook w:val="04A0" w:firstRow="1" w:lastRow="0" w:firstColumn="1" w:lastColumn="0" w:noHBand="0" w:noVBand="1"/>
      </w:tblPr>
      <w:tblGrid>
        <w:gridCol w:w="7533"/>
        <w:gridCol w:w="1323"/>
      </w:tblGrid>
      <w:tr w:rsidR="00825DE6" w14:paraId="27B0117D" w14:textId="77777777">
        <w:trPr>
          <w:jc w:val="center"/>
        </w:trPr>
        <w:tc>
          <w:tcPr>
            <w:tcW w:w="8100" w:type="dxa"/>
            <w:vAlign w:val="center"/>
          </w:tcPr>
          <w:p w14:paraId="2EE87DC5" w14:textId="77777777" w:rsidR="00825DE6" w:rsidRDefault="003931CA">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PUE(</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r>
                  <w:rPr>
                    <w:rFonts w:ascii="Cambria Math" w:hAnsi="Cambria Math"/>
                  </w:rPr>
                  <m:t>γ</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E</m:t>
                    </m:r>
                    <m:r>
                      <w:rPr>
                        <w:rFonts w:ascii="Cambria Math" w:hAnsi="Cambria Math"/>
                      </w:rPr>
                      <m:t>,</m:t>
                    </m:r>
                    <m:r>
                      <w:rPr>
                        <w:rFonts w:ascii="Cambria Math" w:hAnsi="Cambria Math"/>
                      </w:rPr>
                      <m:t>j</m:t>
                    </m:r>
                  </m:sub>
                </m:sSub>
                <m:r>
                  <m:rPr>
                    <m:sty m:val="p"/>
                  </m:rPr>
                  <w:rPr>
                    <w:rFonts w:ascii="Cambria Math" w:hAnsi="Cambria Math"/>
                  </w:rPr>
                  <m:t xml:space="preserve"> + </m:t>
                </m:r>
                <m:r>
                  <w:rPr>
                    <w:rFonts w:ascii="Cambria Math" w:hAnsi="Cambria Math"/>
                  </w:rPr>
                  <m:t>ρ</m:t>
                </m:r>
                <m:r>
                  <m:rPr>
                    <m:sty m:val="p"/>
                  </m:rPr>
                  <w:rPr>
                    <w:rFonts w:ascii="Cambria Math" w:hAnsi="Cambria Math"/>
                  </w:rPr>
                  <m:t xml:space="preserve"> + </m:t>
                </m:r>
                <m:r>
                  <w:rPr>
                    <w:rFonts w:ascii="Cambria Math" w:hAnsi="Cambria Math"/>
                  </w:rPr>
                  <m:t>γ</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L</m:t>
                    </m:r>
                    <m:r>
                      <w:rPr>
                        <w:rFonts w:ascii="Cambria Math" w:hAnsi="Cambria Math"/>
                      </w:rPr>
                      <m:t>,</m:t>
                    </m:r>
                    <m:r>
                      <w:rPr>
                        <w:rFonts w:ascii="Cambria Math" w:hAnsi="Cambria Math"/>
                      </w:rPr>
                      <m:t>j</m:t>
                    </m:r>
                  </m:sub>
                </m:sSub>
                <m:r>
                  <m:rPr>
                    <m:sty m:val="p"/>
                  </m:rPr>
                  <w:rPr>
                    <w:rFonts w:ascii="Cambria Math" w:hAnsi="Cambria Math"/>
                  </w:rPr>
                  <m:t xml:space="preserve"> / (</m:t>
                </m:r>
                <m:r>
                  <w:rPr>
                    <w:rFonts w:ascii="Cambria Math" w:hAnsi="Cambria Math"/>
                  </w:rPr>
                  <m:t>D</m:t>
                </m:r>
                <m:r>
                  <m:rPr>
                    <m:sty m:val="p"/>
                  </m:rPr>
                  <w:rPr>
                    <w:rFonts w:ascii="Cambria Math" w:hAnsi="Cambria Math"/>
                  </w:rPr>
                  <m:t xml:space="preserve"> · </m:t>
                </m:r>
                <m:r>
                  <w:rPr>
                    <w:rFonts w:ascii="Cambria Math" w:hAnsi="Cambria Math"/>
                  </w:rPr>
                  <m:t>H</m:t>
                </m:r>
                <m:r>
                  <m:rPr>
                    <m:sty m:val="p"/>
                  </m:rPr>
                  <w:rPr>
                    <w:rFonts w:ascii="Cambria Math" w:hAnsi="Cambria Math"/>
                  </w:rPr>
                  <m:t>)</m:t>
                </m:r>
              </m:oMath>
            </m:oMathPara>
          </w:p>
        </w:tc>
        <w:tc>
          <w:tcPr>
            <w:tcW w:w="1400" w:type="dxa"/>
            <w:vAlign w:val="center"/>
          </w:tcPr>
          <w:p w14:paraId="0D7DA1AD" w14:textId="77777777" w:rsidR="00825DE6" w:rsidRDefault="003931CA">
            <w:pPr>
              <w:spacing w:before="60" w:after="60"/>
              <w:jc w:val="right"/>
            </w:pPr>
            <w:r>
              <w:t>(2)</w:t>
            </w:r>
          </w:p>
        </w:tc>
      </w:tr>
    </w:tbl>
    <w:p w14:paraId="289B9F42" w14:textId="77777777" w:rsidR="00825DE6" w:rsidRDefault="003931CA">
      <w:pPr>
        <w:spacing w:after="160"/>
        <w:jc w:val="both"/>
      </w:pPr>
      <w:r>
        <w:t xml:space="preserve">The first term is the electricity cost: the PUE-adjusted power draw times the electricity price </w:t>
      </w:r>
      <m:oMath>
        <m:sSub>
          <m:sSubPr>
            <m:ctrlPr>
              <w:rPr>
                <w:rFonts w:ascii="Cambria Math" w:hAnsi="Cambria Math"/>
              </w:rPr>
            </m:ctrlPr>
          </m:sSubPr>
          <m:e>
            <m:r>
              <w:rPr>
                <w:rFonts w:ascii="Cambria Math" w:hAnsi="Cambria Math"/>
              </w:rPr>
              <m:t>p</m:t>
            </m:r>
          </m:e>
          <m:sub>
            <m:r>
              <w:rPr>
                <w:rFonts w:ascii="Cambria Math" w:hAnsi="Cambria Math"/>
              </w:rPr>
              <m:t>E</m:t>
            </m:r>
            <m:r>
              <w:rPr>
                <w:rFonts w:ascii="Cambria Math" w:hAnsi="Cambria Math"/>
              </w:rPr>
              <m:t>,</m:t>
            </m:r>
            <m:r>
              <w:rPr>
                <w:rFonts w:ascii="Cambria Math" w:hAnsi="Cambria Math"/>
              </w:rPr>
              <m:t>j</m:t>
            </m:r>
          </m:sub>
        </m:sSub>
      </m:oMath>
      <w:r>
        <w:t xml:space="preserve"> ($/kWh). The second term is amortized hardware. The third is amortized construction. Since GPU prices, lifetimes, and utilization rates are set by global markets and engineering constraints, </w:t>
      </w:r>
      <m:oMath>
        <m:r>
          <w:rPr>
            <w:rFonts w:ascii="Cambria Math" w:hAnsi="Cambria Math"/>
          </w:rPr>
          <m:t>ρ</m:t>
        </m:r>
      </m:oMath>
      <w:r>
        <w:t xml:space="preserve"> and its components (</w:t>
      </w:r>
      <m:oMath>
        <m:sSub>
          <m:sSubPr>
            <m:ctrlPr>
              <w:rPr>
                <w:rFonts w:ascii="Cambria Math" w:hAnsi="Cambria Math"/>
              </w:rPr>
            </m:ctrlPr>
          </m:sSubPr>
          <m:e>
            <m:r>
              <w:rPr>
                <w:rFonts w:ascii="Cambria Math" w:hAnsi="Cambria Math"/>
              </w:rPr>
              <m:t>P</m:t>
            </m:r>
          </m:e>
          <m:sub>
            <m:r>
              <w:rPr>
                <w:rFonts w:ascii="Cambria Math" w:hAnsi="Cambria Math"/>
              </w:rPr>
              <m:t>GPU</m:t>
            </m:r>
          </m:sub>
        </m:sSub>
        <m:r>
          <m:rPr>
            <m:sty m:val="p"/>
          </m:rPr>
          <w:rPr>
            <w:rFonts w:ascii="Cambria Math" w:hAnsi="Cambria Math"/>
          </w:rPr>
          <m:t xml:space="preserve">, </m:t>
        </m:r>
        <m:r>
          <w:rPr>
            <w:rFonts w:ascii="Cambria Math" w:hAnsi="Cambria Math"/>
          </w:rPr>
          <m:t>L</m:t>
        </m:r>
        <m:r>
          <m:rPr>
            <m:sty m:val="p"/>
          </m:rPr>
          <w:rPr>
            <w:rFonts w:ascii="Cambria Math" w:hAnsi="Cambria Math"/>
          </w:rPr>
          <m:t xml:space="preserve">, </m:t>
        </m:r>
        <m:r>
          <w:rPr>
            <w:rFonts w:ascii="Cambria Math" w:hAnsi="Cambria Math"/>
          </w:rPr>
          <m:t>β</m:t>
        </m:r>
      </m:oMath>
      <w:r>
        <w:t xml:space="preserve">) are common across countries. The main exception is countries subject to U.S. export controls on advanced GPUs (e.g., China, Russia, Iran), where grey-market procurement raises the effective </w:t>
      </w:r>
      <m:oMath>
        <m:r>
          <w:rPr>
            <w:rFonts w:ascii="Cambria Math" w:hAnsi="Cambria Math"/>
          </w:rPr>
          <m:t>ρ</m:t>
        </m:r>
      </m:oMath>
      <w:r>
        <w:t xml:space="preserve">; this is discussed in Section 7. Cross-country variation in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therefore driven primarily by electricity prices, climate (through PUE), and construction costs.</w:t>
      </w:r>
      <w:r>
        <w:rPr>
          <w:rStyle w:val="FootnoteReference"/>
        </w:rPr>
        <w:footnoteReference w:id="9"/>
      </w:r>
    </w:p>
    <w:p w14:paraId="41A14C17" w14:textId="77777777" w:rsidR="00825DE6" w:rsidRDefault="003931CA">
      <w:pPr>
        <w:pStyle w:val="Heading2"/>
      </w:pPr>
      <w:r>
        <w:rPr>
          <w:rFonts w:ascii="Times New Roman" w:hAnsi="Times New Roman"/>
          <w:i/>
          <w:color w:val="2F5496"/>
        </w:rPr>
        <w:t>3.2 Trade Costs</w:t>
      </w:r>
    </w:p>
    <w:p w14:paraId="63F0E246" w14:textId="77777777" w:rsidR="00825DE6" w:rsidRDefault="003931CA">
      <w:pPr>
        <w:spacing w:after="160"/>
        <w:jc w:val="both"/>
      </w:pPr>
      <w:r>
        <w:t xml:space="preserve">Following the trade-in-tasks framework of </w:t>
      </w:r>
      <w:bookmarkStart w:id="17" w:name="Grossman2008txt"/>
      <w:r>
        <w:fldChar w:fldCharType="begin"/>
      </w:r>
      <w:r>
        <w:instrText>HYPERLINK \l "Grossman2008"</w:instrText>
      </w:r>
      <w:r>
        <w:fldChar w:fldCharType="separate"/>
      </w:r>
      <w:r>
        <w:rPr>
          <w:color w:val="1F3864"/>
          <w:u w:val="single"/>
        </w:rPr>
        <w:t>Grossman and Rossi-Hansberg (2008)</w:t>
      </w:r>
      <w:r>
        <w:fldChar w:fldCharType="end"/>
      </w:r>
      <w:bookmarkEnd w:id="17"/>
      <w:r>
        <w:t xml:space="preserve">, countries produce and trade two types of compute services that differ in their offshoring costs. </w:t>
      </w:r>
      <w:r>
        <w:rPr>
          <w:i/>
        </w:rPr>
        <w:t>Training services</w:t>
      </w:r>
      <w:r>
        <w:t xml:space="preserve"> encompass batch workloads: model training, fine-tuning, and large-scale data processing. A frontier model training run typically takes weeks to months on thousands of GPUs. The client ships its data to a data center; the computation executes locally, and the output is returned</w:t>
      </w:r>
      <w:ins w:id="18" w:author="Fel'dsher Gun'kin" w:date="2026-02-13T19:26:00Z" w16du:dateUtc="2026-02-13T14:26:00Z">
        <w:r w:rsidR="0025175D">
          <w:t xml:space="preserve"> to the client</w:t>
        </w:r>
        <w:r>
          <w:t>.</w:t>
        </w:r>
      </w:ins>
      <w:del w:id="19" w:author="Fel'dsher Gun'kin" w:date="2026-02-13T19:26:00Z" w16du:dateUtc="2026-02-13T14:26:00Z">
        <w:r>
          <w:delText>.</w:delText>
        </w:r>
      </w:del>
      <w:r>
        <w:t xml:space="preserve"> Since neither input nor output is time-sensitive, network latency plays no role. </w:t>
      </w:r>
      <w:r>
        <w:rPr>
          <w:i/>
        </w:rPr>
        <w:t>Inference services</w:t>
      </w:r>
      <w:r>
        <w:t xml:space="preserve"> encompass real-time workloads: chatbot responses, autonomous decisions, and interactive agents. Each query must travel to the server and back within milliseconds, so the service degrades with delivery delay.</w:t>
      </w:r>
    </w:p>
    <w:p w14:paraId="2B25820E" w14:textId="77777777" w:rsidR="00825DE6" w:rsidRDefault="003931CA">
      <w:pPr>
        <w:spacing w:after="160"/>
        <w:jc w:val="both"/>
      </w:pPr>
      <w:r>
        <w:rPr>
          <w:i/>
        </w:rPr>
        <w:t>Latency</w:t>
      </w:r>
      <w:r>
        <w:t xml:space="preserve">, denoted </w:t>
      </w:r>
      <m:oMath>
        <m:sSub>
          <m:sSubPr>
            <m:ctrlPr>
              <w:rPr>
                <w:rFonts w:ascii="Cambria Math" w:hAnsi="Cambria Math"/>
              </w:rPr>
            </m:ctrlPr>
          </m:sSubPr>
          <m:e>
            <m:r>
              <w:rPr>
                <w:rFonts w:ascii="Cambria Math" w:hAnsi="Cambria Math"/>
              </w:rPr>
              <m:t>l</m:t>
            </m:r>
          </m:e>
          <m:sub>
            <m:r>
              <w:rPr>
                <w:rFonts w:ascii="Cambria Math" w:hAnsi="Cambria Math"/>
              </w:rPr>
              <m:t>jk</m:t>
            </m:r>
          </m:sub>
        </m:sSub>
      </m:oMath>
      <w:r>
        <w:t xml:space="preserve">, is the round-trip time for a data packet to travel from server country </w:t>
      </w:r>
      <m:oMath>
        <m:r>
          <w:rPr>
            <w:rFonts w:ascii="Cambria Math" w:hAnsi="Cambria Math"/>
          </w:rPr>
          <m:t>j</m:t>
        </m:r>
      </m:oMath>
      <w:r>
        <w:t xml:space="preserve"> to demand center </w:t>
      </w:r>
      <m:oMath>
        <m:r>
          <w:rPr>
            <w:rFonts w:ascii="Cambria Math" w:hAnsi="Cambria Math"/>
          </w:rPr>
          <m:t>k</m:t>
        </m:r>
      </m:oMath>
      <w:r>
        <w:t xml:space="preserve"> and back, measured in milliseconds (ms). Within a country, latency is typically 5–10 ms; across continents, it can exceed 150 ms. For training, the workload ships to the producer, so effective latency is zero.</w:t>
      </w:r>
    </w:p>
    <w:p w14:paraId="299508EE" w14:textId="77777777" w:rsidR="00825DE6" w:rsidRDefault="003931CA">
      <w:pPr>
        <w:spacing w:after="160"/>
        <w:jc w:val="both"/>
      </w:pPr>
      <w:r>
        <w:t xml:space="preserve">Governments and firms may prefer to process data domestically for reasons of national security, regulatory compliance, or political preference. This is captured by a </w:t>
      </w:r>
      <w:r>
        <w:rPr>
          <w:i/>
        </w:rPr>
        <w:t>sovereignty premium</w:t>
      </w:r>
      <w:r>
        <w:t xml:space="preserve"> </w:t>
      </w:r>
      <m:oMath>
        <m:r>
          <w:rPr>
            <w:rFonts w:ascii="Cambria Math" w:hAnsi="Cambria Math"/>
          </w:rPr>
          <m:t>λ</m:t>
        </m:r>
        <m:r>
          <m:rPr>
            <m:sty m:val="p"/>
          </m:rPr>
          <w:rPr>
            <w:rFonts w:ascii="Cambria Math" w:hAnsi="Cambria Math"/>
          </w:rPr>
          <m:t xml:space="preserve"> ≥ 0</m:t>
        </m:r>
      </m:oMath>
      <w:r>
        <w:t xml:space="preserve">, which acts as a proportional markup on the cost of foreign-sourced compute. When a country sources compute from a foreign producer, the effective cost is inflated by the factor </w:t>
      </w:r>
      <m:oMath>
        <m:r>
          <m:rPr>
            <m:sty m:val="p"/>
          </m:rPr>
          <w:rPr>
            <w:rFonts w:ascii="Cambria Math" w:hAnsi="Cambria Math"/>
          </w:rPr>
          <m:t xml:space="preserve">(1 + </m:t>
        </m:r>
        <m:r>
          <w:rPr>
            <w:rFonts w:ascii="Cambria Math" w:hAnsi="Cambria Math"/>
          </w:rPr>
          <m:t>λ</m:t>
        </m:r>
        <m:r>
          <m:rPr>
            <m:sty m:val="p"/>
          </m:rPr>
          <w:rPr>
            <w:rFonts w:ascii="Cambria Math" w:hAnsi="Cambria Math"/>
          </w:rPr>
          <m:t>)</m:t>
        </m:r>
      </m:oMath>
      <w:r>
        <w:t>. The sovereignty premium is zero for domestic production.</w:t>
      </w:r>
    </w:p>
    <w:p w14:paraId="55844ABB" w14:textId="77777777" w:rsidR="00825DE6" w:rsidRDefault="003931CA">
      <w:pPr>
        <w:spacing w:after="40"/>
        <w:jc w:val="both"/>
      </w:pPr>
      <w:r>
        <w:t xml:space="preserve">The delivered cost of service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from producer </w:t>
      </w:r>
      <m:oMath>
        <m:r>
          <w:rPr>
            <w:rFonts w:ascii="Cambria Math" w:hAnsi="Cambria Math"/>
          </w:rPr>
          <m:t>j</m:t>
        </m:r>
      </m:oMath>
      <w:r>
        <w:t xml:space="preserve"> to demand center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7529"/>
        <w:gridCol w:w="1327"/>
      </w:tblGrid>
      <w:tr w:rsidR="00825DE6" w14:paraId="249589C6" w14:textId="77777777">
        <w:trPr>
          <w:jc w:val="center"/>
        </w:trPr>
        <w:tc>
          <w:tcPr>
            <w:tcW w:w="8100" w:type="dxa"/>
            <w:vAlign w:val="center"/>
          </w:tcPr>
          <w:p w14:paraId="4F33D195" w14:textId="77777777" w:rsidR="00825DE6" w:rsidRDefault="003931CA">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τ</m:t>
                    </m:r>
                  </m:e>
                  <m:sub>
                    <m:r>
                      <w:rPr>
                        <w:rFonts w:ascii="Cambria Math" w:hAnsi="Cambria Math"/>
                      </w:rPr>
                      <m:t>s</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m:oMathPara>
          </w:p>
        </w:tc>
        <w:tc>
          <w:tcPr>
            <w:tcW w:w="1400" w:type="dxa"/>
            <w:vAlign w:val="center"/>
          </w:tcPr>
          <w:p w14:paraId="43A1786B" w14:textId="77777777" w:rsidR="00825DE6" w:rsidRDefault="003931CA">
            <w:pPr>
              <w:spacing w:before="60" w:after="60"/>
              <w:jc w:val="right"/>
            </w:pPr>
            <w:r>
              <w:t>(3)</w:t>
            </w:r>
          </w:p>
        </w:tc>
      </w:tr>
    </w:tbl>
    <w:p w14:paraId="17D32FCC" w14:textId="77777777" w:rsidR="00825DE6" w:rsidRDefault="003931CA">
      <w:pPr>
        <w:spacing w:after="160"/>
        <w:jc w:val="both"/>
      </w:pPr>
      <w:r>
        <w:t xml:space="preserve">where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r>
          <w:rPr>
            <w:rFonts w:ascii="Cambria Math" w:hAnsi="Cambria Math"/>
          </w:rPr>
          <m:t>λ</m:t>
        </m:r>
      </m:oMath>
      <w:r>
        <w:t xml:space="preserve"> if </w:t>
      </w:r>
      <m:oMath>
        <m:r>
          <w:rPr>
            <w:rFonts w:ascii="Cambria Math" w:hAnsi="Cambria Math"/>
          </w:rPr>
          <m:t>j</m:t>
        </m:r>
        <m:r>
          <m:rPr>
            <m:sty m:val="p"/>
          </m:rPr>
          <w:rPr>
            <w:rFonts w:ascii="Cambria Math" w:hAnsi="Cambria Math"/>
          </w:rPr>
          <m:t xml:space="preserve"> ≠ </m:t>
        </m:r>
        <m:r>
          <w:rPr>
            <w:rFonts w:ascii="Cambria Math" w:hAnsi="Cambria Math"/>
          </w:rPr>
          <m:t>k</m:t>
        </m:r>
      </m:oMath>
      <w:r>
        <w:t xml:space="preserve"> (foreign sourcing) and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0</m:t>
        </m:r>
      </m:oMath>
      <w:r>
        <w:t xml:space="preserve"> if </w:t>
      </w:r>
      <m:oMath>
        <m:r>
          <w:rPr>
            <w:rFonts w:ascii="Cambria Math" w:hAnsi="Cambria Math"/>
          </w:rPr>
          <m:t>j</m:t>
        </m:r>
        <m:r>
          <m:rPr>
            <m:sty m:val="p"/>
          </m:rPr>
          <w:rPr>
            <w:rFonts w:ascii="Cambria Math" w:hAnsi="Cambria Math"/>
          </w:rPr>
          <m:t xml:space="preserve"> = </m:t>
        </m:r>
        <m:r>
          <w:rPr>
            <w:rFonts w:ascii="Cambria Math" w:hAnsi="Cambria Math"/>
          </w:rPr>
          <m:t>k</m:t>
        </m:r>
      </m:oMath>
      <w:r>
        <w:t xml:space="preserve"> (domestic);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(training has zero effective latency) and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xml:space="preserve"> (inference degrades with latency). The parameter </w:t>
      </w:r>
      <m:oMath>
        <m:r>
          <w:rPr>
            <w:rFonts w:ascii="Cambria Math" w:hAnsi="Cambria Math"/>
          </w:rPr>
          <m:t>τ</m:t>
        </m:r>
      </m:oMath>
      <w:r>
        <w:t xml:space="preserve"> measures the rate of quality degradation per millisecond of round-trip latency. This iceberg formulation parallels </w:t>
      </w:r>
      <w:bookmarkStart w:id="20" w:name="Hummels2013txt"/>
      <w:r>
        <w:fldChar w:fldCharType="begin"/>
      </w:r>
      <w:r>
        <w:instrText>HYPERLINK \l "Hummels2013"</w:instrText>
      </w:r>
      <w:r>
        <w:fldChar w:fldCharType="separate"/>
      </w:r>
      <w:r>
        <w:rPr>
          <w:color w:val="1F3864"/>
          <w:u w:val="single"/>
        </w:rPr>
        <w:t>Hummels and Schaur (2013)</w:t>
      </w:r>
      <w:r>
        <w:fldChar w:fldCharType="end"/>
      </w:r>
      <w:bookmarkEnd w:id="20"/>
      <w:r>
        <w:t>, who estimate that each day of shipping time is equivalent to a tariff; here, milliseconds replace days and network latency replaces shipping time.</w:t>
      </w:r>
    </w:p>
    <w:p w14:paraId="52C72C51" w14:textId="77777777" w:rsidR="00825DE6" w:rsidRDefault="003931CA">
      <w:pPr>
        <w:spacing w:after="160"/>
        <w:jc w:val="both"/>
      </w:pPr>
      <w:r>
        <w:t xml:space="preserve">For training, equation (3) simplifies to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ins w:id="21" w:author="Fel'dsher Gun'kin" w:date="2026-02-13T19:26:00Z" w16du:dateUtc="2026-02-13T14:26:00Z">
        <w:r w:rsidR="009F41DB">
          <w:t>, meaning that</w:t>
        </w:r>
      </w:ins>
      <w:del w:id="22" w:author="Fel'dsher Gun'kin" w:date="2026-02-13T19:26:00Z" w16du:dateUtc="2026-02-13T14:26:00Z">
        <w:r>
          <w:delText>:</w:delText>
        </w:r>
      </w:del>
      <w:r>
        <w:t xml:space="preserve"> the delivered cost depends only on the production cost and whether the source is foreign. For inference: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ins w:id="23" w:author="Fel'dsher Gun'kin" w:date="2026-02-13T19:26:00Z" w16du:dateUtc="2026-02-13T14:26:00Z">
        <w:r w:rsidR="007B7B69">
          <w:t>,</w:t>
        </w:r>
        <w:r>
          <w:t xml:space="preserve"> </w:t>
        </w:r>
        <w:r w:rsidR="007B7B69">
          <w:t>implying that</w:t>
        </w:r>
      </w:ins>
      <w:del w:id="24" w:author="Fel'dsher Gun'kin" w:date="2026-02-13T19:26:00Z" w16du:dateUtc="2026-02-13T14:26:00Z">
        <w:r>
          <w:delText>:</w:delText>
        </w:r>
      </w:del>
      <w:r>
        <w:t xml:space="preserve"> the delivered cost depends on production cost, latency, and sovereignty. In practice, inference also faces a hard latency ceiling: beyond a threshold </w:t>
      </w:r>
      <m:oMath>
        <m:bar>
          <m:barPr>
            <m:pos m:val="top"/>
            <m:ctrlPr>
              <w:rPr>
                <w:rFonts w:ascii="Cambria Math" w:hAnsi="Cambria Math"/>
              </w:rPr>
            </m:ctrlPr>
          </m:barPr>
          <m:e>
            <m:r>
              <w:rPr>
                <w:rFonts w:ascii="Cambria Math" w:hAnsi="Cambria Math"/>
              </w:rPr>
              <m:t>l</m:t>
            </m:r>
          </m:e>
        </m:bar>
      </m:oMath>
      <w:r>
        <w:t xml:space="preserve"> (typically 200–300 ms for interactive applications), the service becomes unusable regardless of price. This is modeled as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 ∞</m:t>
        </m:r>
      </m:oMath>
      <w:r>
        <w:t xml:space="preserve"> if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&gt; </m:t>
        </m:r>
        <m:bar>
          <m:barPr>
            <m:pos m:val="top"/>
            <m:ctrlPr>
              <w:rPr>
                <w:rFonts w:ascii="Cambria Math" w:hAnsi="Cambria Math"/>
              </w:rPr>
            </m:ctrlPr>
          </m:barPr>
          <m:e>
            <m:r>
              <w:rPr>
                <w:rFonts w:ascii="Cambria Math" w:hAnsi="Cambria Math"/>
              </w:rPr>
              <m:t>l</m:t>
            </m:r>
          </m:e>
        </m:bar>
      </m:oMath>
      <w:r>
        <w:t>. Training concentrates at the globally cheapest FLOP source regardless of distance, while inference disperses toward demand centers bounded by latency.</w:t>
      </w:r>
    </w:p>
    <w:p w14:paraId="0EA59B19" w14:textId="77777777" w:rsidR="00825DE6" w:rsidRDefault="003931CA">
      <w:pPr>
        <w:pStyle w:val="Heading1"/>
      </w:pPr>
      <w:r>
        <w:rPr>
          <w:rFonts w:ascii="Times New Roman" w:hAnsi="Times New Roman"/>
          <w:color w:val="2F5496"/>
        </w:rPr>
        <w:t>4. Comparative Advantage Results</w:t>
      </w:r>
    </w:p>
    <w:p w14:paraId="023BCDC6" w14:textId="77777777" w:rsidR="00825DE6" w:rsidRDefault="003931CA">
      <w:pPr>
        <w:spacing w:after="160"/>
        <w:jc w:val="both"/>
      </w:pPr>
      <w:r>
        <w:t xml:space="preserve">This section characterizes the optimal sourcing decision for a country that consumes compute services. The analysis is structured around two types of countries: </w:t>
      </w:r>
      <w:r>
        <w:rPr>
          <w:i/>
        </w:rPr>
        <w:t>importers</w:t>
      </w:r>
      <w:r>
        <w:t xml:space="preserve"> (countries that purchase FLOPs from abroad) and </w:t>
      </w:r>
      <w:r>
        <w:rPr>
          <w:i/>
        </w:rPr>
        <w:t>exporters</w:t>
      </w:r>
      <w:r>
        <w:t xml:space="preserve"> (countries that produce FLOPs for foreign consumption).</w:t>
      </w:r>
    </w:p>
    <w:p w14:paraId="4B51E78A" w14:textId="77777777" w:rsidR="00825DE6" w:rsidRDefault="003931CA">
      <w:pPr>
        <w:spacing w:after="40"/>
        <w:jc w:val="both"/>
      </w:pPr>
      <w:r>
        <w:t xml:space="preserve">The buyer’s optimal sourcing rule follows directly from the cost structure. For each service type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demand country </w:t>
      </w:r>
      <m:oMath>
        <m:r>
          <w:rPr>
            <w:rFonts w:ascii="Cambria Math" w:hAnsi="Cambria Math"/>
          </w:rPr>
          <m:t>k</m:t>
        </m:r>
      </m:oMath>
      <w:r>
        <w:t xml:space="preserve"> chooses the source </w:t>
      </w:r>
      <m:oMath>
        <m:sSubSup>
          <m:sSubSupPr>
            <m:ctrlPr>
              <w:rPr>
                <w:rFonts w:ascii="Cambria Math" w:hAnsi="Cambria Math"/>
              </w:rPr>
            </m:ctrlPr>
          </m:sSubSupPr>
          <m:e>
            <m:r>
              <w:rPr>
                <w:rFonts w:ascii="Cambria Math" w:hAnsi="Cambria Math"/>
              </w:rPr>
              <m:t>j</m:t>
            </m:r>
          </m:e>
          <m:sub>
            <m:r>
              <w:rPr>
                <w:rFonts w:ascii="Cambria Math" w:hAnsi="Cambria Math"/>
              </w:rPr>
              <m:t>s</m:t>
            </m:r>
          </m:sub>
          <m:sup>
            <m:r>
              <w:rPr>
                <w:rFonts w:ascii="Cambria Math" w:hAnsi="Cambria Math"/>
              </w:rPr>
              <m:t>*</m:t>
            </m:r>
          </m:sup>
        </m:sSubSup>
      </m:oMath>
      <w:r>
        <w:t xml:space="preserve"> that minimizes the delivered cost:</w:t>
      </w:r>
    </w:p>
    <w:tbl>
      <w:tblPr>
        <w:tblW w:w="5000" w:type="pct"/>
        <w:jc w:val="center"/>
        <w:tblLook w:val="04A0" w:firstRow="1" w:lastRow="0" w:firstColumn="1" w:lastColumn="0" w:noHBand="0" w:noVBand="1"/>
      </w:tblPr>
      <w:tblGrid>
        <w:gridCol w:w="7540"/>
        <w:gridCol w:w="1316"/>
      </w:tblGrid>
      <w:tr w:rsidR="00825DE6" w14:paraId="48AD28D4" w14:textId="77777777">
        <w:trPr>
          <w:jc w:val="center"/>
        </w:trPr>
        <w:tc>
          <w:tcPr>
            <w:tcW w:w="8100" w:type="dxa"/>
            <w:vAlign w:val="center"/>
          </w:tcPr>
          <w:p w14:paraId="65EF8FE2" w14:textId="77777777" w:rsidR="00825DE6" w:rsidRDefault="003931CA">
            <w:pPr>
              <w:spacing w:before="60" w:after="60"/>
              <w:jc w:val="center"/>
            </w:pPr>
            <m:oMathPara>
              <m:oMath>
                <m:sSubSup>
                  <m:sSubSupPr>
                    <m:ctrlPr>
                      <w:rPr>
                        <w:rFonts w:ascii="Cambria Math" w:hAnsi="Cambria Math"/>
                      </w:rPr>
                    </m:ctrlPr>
                  </m:sSubSupPr>
                  <m:e>
                    <m:r>
                      <w:rPr>
                        <w:rFonts w:ascii="Cambria Math" w:hAnsi="Cambria Math"/>
                      </w:rPr>
                      <m:t>j</m:t>
                    </m:r>
                  </m:e>
                  <m:sub>
                    <m:r>
                      <w:rPr>
                        <w:rFonts w:ascii="Cambria Math" w:hAnsi="Cambria Math"/>
                      </w:rPr>
                      <m:t>s</m:t>
                    </m:r>
                  </m:sub>
                  <m:sup>
                    <m:r>
                      <w:rPr>
                        <w:rFonts w:ascii="Cambria Math" w:hAnsi="Cambria Math"/>
                      </w:rPr>
                      <m:t>*</m:t>
                    </m:r>
                  </m:sup>
                </m:sSubSup>
                <m:r>
                  <m:rPr>
                    <m:sty m:val="p"/>
                  </m:rPr>
                  <w:rPr>
                    <w:rFonts w:ascii="Cambria Math" w:hAnsi="Cambria Math"/>
                  </w:rPr>
                  <m:t>(</m:t>
                </m:r>
                <m:r>
                  <w:rPr>
                    <w:rFonts w:ascii="Cambria Math" w:hAnsi="Cambria Math"/>
                  </w:rPr>
                  <m:t>k</m:t>
                </m:r>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arg min</m:t>
                    </m:r>
                  </m:e>
                  <m:lim>
                    <m:r>
                      <w:rPr>
                        <w:rFonts w:ascii="Cambria Math" w:hAnsi="Cambria Math"/>
                      </w:rPr>
                      <m:t>j</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m:t>
                </m:r>
              </m:oMath>
            </m:oMathPara>
          </w:p>
        </w:tc>
        <w:tc>
          <w:tcPr>
            <w:tcW w:w="1400" w:type="dxa"/>
            <w:vAlign w:val="center"/>
          </w:tcPr>
          <w:p w14:paraId="6CA31D6F" w14:textId="77777777" w:rsidR="00825DE6" w:rsidRDefault="003931CA">
            <w:pPr>
              <w:spacing w:before="60" w:after="60"/>
              <w:jc w:val="right"/>
            </w:pPr>
            <w:r>
              <w:t>(4)</w:t>
            </w:r>
          </w:p>
        </w:tc>
      </w:tr>
    </w:tbl>
    <w:p w14:paraId="36043072" w14:textId="77777777" w:rsidR="00825DE6" w:rsidRDefault="003931CA">
      <w:pPr>
        <w:spacing w:after="160"/>
        <w:jc w:val="both"/>
      </w:pPr>
      <w:r>
        <w:rPr>
          <w:i/>
        </w:rPr>
        <w:t xml:space="preserve">Training.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the buyer’s problem reduces to </w:t>
      </w:r>
      <m:oMath>
        <m:sSubSup>
          <m:sSubSupPr>
            <m:ctrlPr>
              <w:rPr>
                <w:rFonts w:ascii="Cambria Math" w:hAnsi="Cambria Math"/>
              </w:rPr>
            </m:ctrlPr>
          </m:sSubSupPr>
          <m:e>
            <m:r>
              <w:rPr>
                <w:rFonts w:ascii="Cambria Math" w:hAnsi="Cambria Math"/>
              </w:rPr>
              <m:t>j</m:t>
            </m:r>
          </m:e>
          <m:sub>
            <m:r>
              <w:rPr>
                <w:rFonts w:ascii="Cambria Math" w:hAnsi="Cambria Math"/>
              </w:rPr>
              <m:t>T</m:t>
            </m:r>
          </m:sub>
          <m:sup>
            <m:r>
              <w:rPr>
                <w:rFonts w:ascii="Cambria Math" w:hAnsi="Cambria Math"/>
              </w:rPr>
              <m:t>*</m:t>
            </m:r>
          </m:sup>
        </m:sSubSup>
        <m:r>
          <m:rPr>
            <m:sty m:val="p"/>
          </m:rPr>
          <w:rPr>
            <w:rFonts w:ascii="Cambria Math" w:hAnsi="Cambria Math"/>
          </w:rPr>
          <m:t>(</m:t>
        </m:r>
        <m:r>
          <w:rPr>
            <w:rFonts w:ascii="Cambria Math" w:hAnsi="Cambria Math"/>
          </w:rPr>
          <m:t>k</m:t>
        </m:r>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arg min</m:t>
            </m:r>
          </m:e>
          <m:lim>
            <m:r>
              <w:rPr>
                <w:rFonts w:ascii="Cambria Math" w:hAnsi="Cambria Math"/>
              </w:rPr>
              <m:t>j</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m:t>
        </m:r>
      </m:oMath>
      <w:r>
        <w:t xml:space="preserve"> = </w:t>
      </w:r>
      <m:oMath>
        <m:limLow>
          <m:limLowPr>
            <m:ctrlPr>
              <w:rPr>
                <w:rFonts w:ascii="Cambria Math" w:hAnsi="Cambria Math"/>
              </w:rPr>
            </m:ctrlPr>
          </m:limLowPr>
          <m:e>
            <m:r>
              <m:rPr>
                <m:sty m:val="p"/>
              </m:rPr>
              <w:rPr>
                <w:rFonts w:ascii="Cambria Math" w:hAnsi="Cambria Math"/>
              </w:rPr>
              <m:t>arg min</m:t>
            </m:r>
          </m:e>
          <m:lim>
            <m:r>
              <w:rPr>
                <w:rFonts w:ascii="Cambria Math" w:hAnsi="Cambria Math"/>
              </w:rPr>
              <m:t>j</m:t>
            </m:r>
          </m:lim>
        </m:limLow>
        <m:r>
          <m:rPr>
            <m:sty m:val="p"/>
          </m:rPr>
          <w:rPr>
            <w:rFonts w:ascii="Cambria Math" w:hAnsi="Cambria Math"/>
          </w:rPr>
          <m:t xml:space="preserve">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Country </w:t>
      </w:r>
      <m:oMath>
        <m:r>
          <w:rPr>
            <w:rFonts w:ascii="Cambria Math" w:hAnsi="Cambria Math"/>
          </w:rPr>
          <m:t>k</m:t>
        </m:r>
      </m:oMath>
      <w:r>
        <w:t xml:space="preserve"> sources training domestically if and only if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 + </m:t>
        </m:r>
        <m:r>
          <w:rPr>
            <w:rFonts w:ascii="Cambria Math" w:hAnsi="Cambria Math"/>
          </w:rPr>
          <m:t>λ</m:t>
        </m:r>
        <m:r>
          <m:rPr>
            <m:sty m:val="p"/>
          </m:rPr>
          <w:rPr>
            <w:rFonts w:ascii="Cambria Math" w:hAnsi="Cambria Math"/>
          </w:rPr>
          <m:t>) · min</m:t>
        </m:r>
        <m:sSub>
          <m:sSubPr>
            <m:ctrlPr>
              <w:rPr>
                <w:rFonts w:ascii="Cambria Math" w:hAnsi="Cambria Math"/>
              </w:rPr>
            </m:ctrlPr>
          </m:sSubPr>
          <m:e>
            <m:r>
              <w:rPr>
                <w:rFonts w:ascii="Cambria Math" w:hAnsi="Cambria Math"/>
              </w:rPr>
              <m:t xml:space="preserve"> </m:t>
            </m:r>
          </m:e>
          <m:sub>
            <m:r>
              <w:rPr>
                <w:rFonts w:ascii="Cambria Math" w:hAnsi="Cambria Math"/>
              </w:rPr>
              <m:t>j</m:t>
            </m:r>
            <m:r>
              <w:rPr>
                <w:rFonts w:ascii="Cambria Math" w:hAnsi="Cambria Math"/>
              </w:rPr>
              <m:t>≠</m:t>
            </m:r>
            <m:r>
              <w:rPr>
                <w:rFonts w:ascii="Cambria Math" w:hAnsi="Cambria Math"/>
              </w:rPr>
              <m:t>k</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Without the sovereignty premium, all countries import training from the single cheapest global producer. With a positive </w:t>
      </w:r>
      <m:oMath>
        <m:r>
          <w:rPr>
            <w:rFonts w:ascii="Cambria Math" w:hAnsi="Cambria Math"/>
          </w:rPr>
          <m:t>λ</m:t>
        </m:r>
      </m:oMath>
      <w:r>
        <w:t>, countries whose domestic cost falls within the sovereignty band produce domestically.</w:t>
      </w:r>
    </w:p>
    <w:p w14:paraId="00E7D9CE" w14:textId="77777777" w:rsidR="00825DE6" w:rsidRDefault="003931CA">
      <w:pPr>
        <w:spacing w:after="160"/>
        <w:jc w:val="both"/>
      </w:pPr>
      <w:r>
        <w:t xml:space="preserve">This condition yields a country-specific switching threshold. Country </w:t>
      </w:r>
      <m:oMath>
        <m:r>
          <w:rPr>
            <w:rFonts w:ascii="Cambria Math" w:hAnsi="Cambria Math"/>
          </w:rPr>
          <m:t>k</m:t>
        </m:r>
      </m:oMath>
      <w:r>
        <w:t xml:space="preserve"> sources training domestically if and only if </w:t>
      </w:r>
      <m:oMath>
        <m:r>
          <w:rPr>
            <w:rFonts w:ascii="Cambria Math" w:hAnsi="Cambria Math"/>
          </w:rPr>
          <m:t>λ</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oMath>
      <w:r>
        <w:t xml:space="preserve">, where </w:t>
      </w:r>
      <m:oMath>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min</m:t>
        </m:r>
        <m:sSub>
          <m:sSubPr>
            <m:ctrlPr>
              <w:rPr>
                <w:rFonts w:ascii="Cambria Math" w:hAnsi="Cambria Math"/>
              </w:rPr>
            </m:ctrlPr>
          </m:sSubPr>
          <m:e>
            <m:r>
              <w:rPr>
                <w:rFonts w:ascii="Cambria Math" w:hAnsi="Cambria Math"/>
              </w:rPr>
              <m:t xml:space="preserve"> </m:t>
            </m:r>
          </m:e>
          <m:sub>
            <m:r>
              <w:rPr>
                <w:rFonts w:ascii="Cambria Math" w:hAnsi="Cambria Math"/>
              </w:rPr>
              <m:t>j</m:t>
            </m:r>
            <m:r>
              <w:rPr>
                <w:rFonts w:ascii="Cambria Math" w:hAnsi="Cambria Math"/>
              </w:rPr>
              <m:t>≠</m:t>
            </m:r>
            <m:r>
              <w:rPr>
                <w:rFonts w:ascii="Cambria Math" w:hAnsi="Cambria Math"/>
              </w:rPr>
              <m:t>k</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- 1</m:t>
        </m:r>
      </m:oMath>
      <w:r>
        <w:t>.</w:t>
      </w:r>
    </w:p>
    <w:p w14:paraId="5D3CF414" w14:textId="77777777" w:rsidR="00825DE6" w:rsidRDefault="003931CA">
      <w:pPr>
        <w:spacing w:after="160"/>
        <w:jc w:val="both"/>
      </w:pPr>
      <w:r>
        <w:t>The threshold is country-specific and varies widely. Near-frontier countries switch to domestic production with minimal sovereignty premia: Kyrgyzstan requires only λ* = 2.0%, China 4.6%, and the United States 7.1%. High-cost countries require much larger premia: Germany needs λ* = 12.5% and Japan 13.4%. This predicts which countries are most likely to resist compute trade liberalization: those with high λ* face large cost penalties from sovereignty-driven domestic sourcing.</w:t>
      </w:r>
    </w:p>
    <w:p w14:paraId="066C825A" w14:textId="77777777" w:rsidR="00825DE6" w:rsidRDefault="003931CA">
      <w:pPr>
        <w:spacing w:after="160"/>
        <w:jc w:val="both"/>
      </w:pPr>
      <w:r>
        <w:rPr>
          <w:i/>
        </w:rPr>
        <w:t xml:space="preserve">Inference.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xml:space="preserve">, the buyer weighs both cost and latency: </w:t>
      </w:r>
      <m:oMath>
        <m:sSubSup>
          <m:sSubSupPr>
            <m:ctrlPr>
              <w:rPr>
                <w:rFonts w:ascii="Cambria Math" w:hAnsi="Cambria Math"/>
              </w:rPr>
            </m:ctrlPr>
          </m:sSubSupPr>
          <m:e>
            <m:r>
              <w:rPr>
                <w:rFonts w:ascii="Cambria Math" w:hAnsi="Cambria Math"/>
              </w:rPr>
              <m:t>j</m:t>
            </m:r>
          </m:e>
          <m:sub>
            <m:r>
              <w:rPr>
                <w:rFonts w:ascii="Cambria Math" w:hAnsi="Cambria Math"/>
              </w:rPr>
              <m:t>I</m:t>
            </m:r>
          </m:sub>
          <m:sup>
            <m:r>
              <w:rPr>
                <w:rFonts w:ascii="Cambria Math" w:hAnsi="Cambria Math"/>
              </w:rPr>
              <m:t>*</m:t>
            </m:r>
          </m:sup>
        </m:sSubSup>
        <m:r>
          <m:rPr>
            <m:sty m:val="p"/>
          </m:rPr>
          <w:rPr>
            <w:rFonts w:ascii="Cambria Math" w:hAnsi="Cambria Math"/>
          </w:rPr>
          <m:t>(</m:t>
        </m:r>
        <m:r>
          <w:rPr>
            <w:rFonts w:ascii="Cambria Math" w:hAnsi="Cambria Math"/>
          </w:rPr>
          <m:t>k</m:t>
        </m:r>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arg min</m:t>
            </m:r>
          </m:e>
          <m:lim>
            <m:r>
              <w:rPr>
                <w:rFonts w:ascii="Cambria Math" w:hAnsi="Cambria Math"/>
              </w:rPr>
              <m:t>j</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m:t>
        </m:r>
      </m:oMath>
      <w:r>
        <w:t xml:space="preserve">. A country with low production cost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but high latency to demand center </w:t>
      </w:r>
      <m:oMath>
        <m:r>
          <w:rPr>
            <w:rFonts w:ascii="Cambria Math" w:hAnsi="Cambria Math"/>
          </w:rPr>
          <m:t>k</m:t>
        </m:r>
      </m:oMath>
      <w:r>
        <w:t xml:space="preserve"> may be uncompetitive for inference even if it dominates in training. This creates regional inference hubs: countries that combine moderate costs with geographic proximity to major markets.</w:t>
      </w:r>
    </w:p>
    <w:p w14:paraId="55F10ACB" w14:textId="77777777" w:rsidR="00825DE6" w:rsidRDefault="003931CA">
      <w:pPr>
        <w:spacing w:after="160"/>
        <w:jc w:val="both"/>
      </w:pPr>
      <w:r>
        <w:rPr>
          <w:b/>
        </w:rPr>
        <w:t xml:space="preserve">Country Taxonomy. </w:t>
      </w:r>
      <w:r>
        <w:t>The model generates a natural classification of countries based on their cost position and geographic proximity to demand centers:</w:t>
      </w:r>
    </w:p>
    <w:p w14:paraId="1B37EDBB" w14:textId="77777777" w:rsidR="00825DE6" w:rsidRDefault="003931CA">
      <w:pPr>
        <w:spacing w:after="160"/>
        <w:jc w:val="both"/>
      </w:pPr>
      <w:r>
        <w:t xml:space="preserve">Equation (3) generates four possible sourcing regimes for each buyer </w:t>
      </w:r>
      <m:oMath>
        <m:r>
          <w:rPr>
            <w:rFonts w:ascii="Cambria Math" w:hAnsi="Cambria Math"/>
          </w:rPr>
          <m:t>k</m:t>
        </m:r>
      </m:oMath>
      <w:r>
        <w:t>, depending on whether training and inference are sourced domestically or imported:</w:t>
      </w:r>
    </w:p>
    <w:p w14:paraId="4BA7EC8F" w14:textId="77777777" w:rsidR="00825DE6" w:rsidRDefault="003931CA">
      <w:pPr>
        <w:spacing w:after="160"/>
        <w:jc w:val="both"/>
      </w:pPr>
      <w:r>
        <w:rPr>
          <w:i/>
        </w:rPr>
        <w:t xml:space="preserve">(i) Full import </w:t>
      </w:r>
      <m:oMath>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T</m:t>
            </m:r>
          </m:sub>
          <m:sup>
            <m:r>
              <w:rPr>
                <w:rFonts w:ascii="Cambria Math" w:hAnsi="Cambria Math"/>
              </w:rPr>
              <m:t>*</m:t>
            </m:r>
          </m:sup>
        </m:sSubSup>
        <m:r>
          <m:rPr>
            <m:sty m:val="p"/>
          </m:rPr>
          <w:rPr>
            <w:rFonts w:ascii="Cambria Math" w:hAnsi="Cambria Math"/>
          </w:rPr>
          <m:t xml:space="preserve"> ≠ k, </m:t>
        </m:r>
        <m:sSubSup>
          <m:sSubSupPr>
            <m:ctrlPr>
              <w:rPr>
                <w:rFonts w:ascii="Cambria Math" w:hAnsi="Cambria Math"/>
              </w:rPr>
            </m:ctrlPr>
          </m:sSubSupPr>
          <m:e>
            <m:r>
              <w:rPr>
                <w:rFonts w:ascii="Cambria Math" w:hAnsi="Cambria Math"/>
              </w:rPr>
              <m:t>j</m:t>
            </m:r>
          </m:e>
          <m:sub>
            <m:r>
              <w:rPr>
                <w:rFonts w:ascii="Cambria Math" w:hAnsi="Cambria Math"/>
              </w:rPr>
              <m:t>I</m:t>
            </m:r>
          </m:sub>
          <m:sup>
            <m:r>
              <w:rPr>
                <w:rFonts w:ascii="Cambria Math" w:hAnsi="Cambria Math"/>
              </w:rPr>
              <m:t>*</m:t>
            </m:r>
          </m:sup>
        </m:sSubSup>
        <m:r>
          <m:rPr>
            <m:sty m:val="p"/>
          </m:rPr>
          <w:rPr>
            <w:rFonts w:ascii="Cambria Math" w:hAnsi="Cambria Math"/>
          </w:rPr>
          <m:t xml:space="preserve"> ≠ k)</m:t>
        </m:r>
      </m:oMath>
      <w:r>
        <w:t xml:space="preserve">. Countries with high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that import both training and inference from abroad. These countries have no cost advantage and rely entirely on foreign compute. Examples: Ireland, Croatia, Greenland.</w:t>
      </w:r>
    </w:p>
    <w:p w14:paraId="37EE5C39" w14:textId="77777777" w:rsidR="00825DE6" w:rsidRDefault="003931CA">
      <w:pPr>
        <w:spacing w:after="160"/>
        <w:jc w:val="both"/>
      </w:pPr>
      <w:r>
        <w:rPr>
          <w:i/>
        </w:rPr>
        <w:t xml:space="preserve">(ii) Import training, domestic inference </w:t>
      </w:r>
      <m:oMath>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T</m:t>
            </m:r>
          </m:sub>
          <m:sup>
            <m:r>
              <w:rPr>
                <w:rFonts w:ascii="Cambria Math" w:hAnsi="Cambria Math"/>
              </w:rPr>
              <m:t>*</m:t>
            </m:r>
          </m:sup>
        </m:sSubSup>
        <m:r>
          <m:rPr>
            <m:sty m:val="p"/>
          </m:rPr>
          <w:rPr>
            <w:rFonts w:ascii="Cambria Math" w:hAnsi="Cambria Math"/>
          </w:rPr>
          <m:t xml:space="preserve"> ≠ k, </m:t>
        </m:r>
        <m:sSubSup>
          <m:sSubSupPr>
            <m:ctrlPr>
              <w:rPr>
                <w:rFonts w:ascii="Cambria Math" w:hAnsi="Cambria Math"/>
              </w:rPr>
            </m:ctrlPr>
          </m:sSubSupPr>
          <m:e>
            <m:r>
              <w:rPr>
                <w:rFonts w:ascii="Cambria Math" w:hAnsi="Cambria Math"/>
              </w:rPr>
              <m:t>j</m:t>
            </m:r>
          </m:e>
          <m:sub>
            <m:r>
              <w:rPr>
                <w:rFonts w:ascii="Cambria Math" w:hAnsi="Cambria Math"/>
              </w:rPr>
              <m:t>I</m:t>
            </m:r>
          </m:sub>
          <m:sup>
            <m:r>
              <w:rPr>
                <w:rFonts w:ascii="Cambria Math" w:hAnsi="Cambria Math"/>
              </w:rPr>
              <m:t>*</m:t>
            </m:r>
          </m:sup>
        </m:sSubSup>
        <m:r>
          <m:rPr>
            <m:sty m:val="p"/>
          </m:rPr>
          <w:rPr>
            <w:rFonts w:ascii="Cambria Math" w:hAnsi="Cambria Math"/>
          </w:rPr>
          <m:t xml:space="preserve"> = k)</m:t>
        </m:r>
      </m:oMath>
      <w:r>
        <w:t>. The most common pure-cost regime: the country cannot compete on global training costs but its domestic latency advantage makes local inference cheaper than importing. Examples: Norway, Canada, Brazil, Australia.</w:t>
      </w:r>
    </w:p>
    <w:p w14:paraId="37EC2EBE" w14:textId="77777777" w:rsidR="00825DE6" w:rsidRDefault="003931CA">
      <w:pPr>
        <w:spacing w:after="160"/>
        <w:jc w:val="both"/>
      </w:pPr>
      <w:r>
        <w:rPr>
          <w:i/>
        </w:rPr>
        <w:t xml:space="preserve">(iii) Full domestic </w:t>
      </w:r>
      <m:oMath>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T</m:t>
            </m:r>
          </m:sub>
          <m:sup>
            <m:r>
              <w:rPr>
                <w:rFonts w:ascii="Cambria Math" w:hAnsi="Cambria Math"/>
              </w:rPr>
              <m:t>*</m:t>
            </m:r>
          </m:sup>
        </m:sSubSup>
        <m:r>
          <m:rPr>
            <m:sty m:val="p"/>
          </m:rPr>
          <w:rPr>
            <w:rFonts w:ascii="Cambria Math" w:hAnsi="Cambria Math"/>
          </w:rPr>
          <m:t xml:space="preserve"> = k, </m:t>
        </m:r>
        <m:sSubSup>
          <m:sSubSupPr>
            <m:ctrlPr>
              <w:rPr>
                <w:rFonts w:ascii="Cambria Math" w:hAnsi="Cambria Math"/>
              </w:rPr>
            </m:ctrlPr>
          </m:sSubSupPr>
          <m:e>
            <m:r>
              <w:rPr>
                <w:rFonts w:ascii="Cambria Math" w:hAnsi="Cambria Math"/>
              </w:rPr>
              <m:t>j</m:t>
            </m:r>
          </m:e>
          <m:sub>
            <m:r>
              <w:rPr>
                <w:rFonts w:ascii="Cambria Math" w:hAnsi="Cambria Math"/>
              </w:rPr>
              <m:t>I</m:t>
            </m:r>
          </m:sub>
          <m:sup>
            <m:r>
              <w:rPr>
                <w:rFonts w:ascii="Cambria Math" w:hAnsi="Cambria Math"/>
              </w:rPr>
              <m:t>*</m:t>
            </m:r>
          </m:sup>
        </m:sSubSup>
        <m:r>
          <m:rPr>
            <m:sty m:val="p"/>
          </m:rPr>
          <w:rPr>
            <w:rFonts w:ascii="Cambria Math" w:hAnsi="Cambria Math"/>
          </w:rPr>
          <m:t xml:space="preserve"> = k)</m:t>
        </m:r>
      </m:oMath>
      <w:r>
        <w:t xml:space="preserve">. Under pure cost minimization, only the globally cheapest producer (Iran) falls in this category. With a sovereignty premium </w:t>
      </w:r>
      <m:oMath>
        <m:r>
          <w:rPr>
            <w:rFonts w:ascii="Cambria Math" w:hAnsi="Cambria Math"/>
          </w:rPr>
          <m:t>λ</m:t>
        </m:r>
        <m:r>
          <m:rPr>
            <m:sty m:val="p"/>
          </m:rPr>
          <w:rPr>
            <w:rFonts w:ascii="Cambria Math" w:hAnsi="Cambria Math"/>
          </w:rPr>
          <m:t xml:space="preserve"> &gt; 0</m:t>
        </m:r>
      </m:oMath>
      <w:r>
        <w:t xml:space="preserve">, this becomes the dominant regime: countries with high production costs still produce domestically because the sovereignty markup makes imports more expensive. For instance, with </w:t>
      </w:r>
      <m:oMath>
        <m:r>
          <w:rPr>
            <w:rFonts w:ascii="Cambria Math" w:hAnsi="Cambria Math"/>
          </w:rPr>
          <m:t>λ</m:t>
        </m:r>
        <m:r>
          <m:rPr>
            <m:sty m:val="p"/>
          </m:rPr>
          <w:rPr>
            <w:rFonts w:ascii="Cambria Math" w:hAnsi="Cambria Math"/>
          </w:rPr>
          <m:t xml:space="preserve"> = 10%</m:t>
        </m:r>
      </m:oMath>
      <w:r>
        <w:t>, countries like Japan ($1.25/hr) and Germany ($1.24/hr) produce both services domestically, even though their costs far exceed those of the cheapest producers.</w:t>
      </w:r>
    </w:p>
    <w:p w14:paraId="69553070" w14:textId="77777777" w:rsidR="00825DE6" w:rsidRDefault="003931CA">
      <w:pPr>
        <w:spacing w:after="160"/>
        <w:jc w:val="both"/>
      </w:pPr>
      <w:r>
        <w:rPr>
          <w:i/>
        </w:rPr>
        <w:t xml:space="preserve">(iv) Domestic training, import inference </w:t>
      </w:r>
      <m:oMath>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T</m:t>
            </m:r>
          </m:sub>
          <m:sup>
            <m:r>
              <w:rPr>
                <w:rFonts w:ascii="Cambria Math" w:hAnsi="Cambria Math"/>
              </w:rPr>
              <m:t>*</m:t>
            </m:r>
          </m:sup>
        </m:sSubSup>
        <m:r>
          <m:rPr>
            <m:sty m:val="p"/>
          </m:rPr>
          <w:rPr>
            <w:rFonts w:ascii="Cambria Math" w:hAnsi="Cambria Math"/>
          </w:rPr>
          <m:t xml:space="preserve"> = k, </m:t>
        </m:r>
        <m:sSubSup>
          <m:sSubSupPr>
            <m:ctrlPr>
              <w:rPr>
                <w:rFonts w:ascii="Cambria Math" w:hAnsi="Cambria Math"/>
              </w:rPr>
            </m:ctrlPr>
          </m:sSubSupPr>
          <m:e>
            <m:r>
              <w:rPr>
                <w:rFonts w:ascii="Cambria Math" w:hAnsi="Cambria Math"/>
              </w:rPr>
              <m:t>j</m:t>
            </m:r>
          </m:e>
          <m:sub>
            <m:r>
              <w:rPr>
                <w:rFonts w:ascii="Cambria Math" w:hAnsi="Cambria Math"/>
              </w:rPr>
              <m:t>I</m:t>
            </m:r>
          </m:sub>
          <m:sup>
            <m:r>
              <w:rPr>
                <w:rFonts w:ascii="Cambria Math" w:hAnsi="Cambria Math"/>
              </w:rPr>
              <m:t>*</m:t>
            </m:r>
          </m:sup>
        </m:sSubSup>
        <m:r>
          <m:rPr>
            <m:sty m:val="p"/>
          </m:rPr>
          <w:rPr>
            <w:rFonts w:ascii="Cambria Math" w:hAnsi="Cambria Math"/>
          </w:rPr>
          <m:t xml:space="preserve"> ≠ k)</m:t>
        </m:r>
      </m:oMath>
      <w:r>
        <w:t>. Theoretically possible if a country is the cheapest globally (optimal for zero-latency training), but sufficiently remote that a nearby country offers cheaper inference. Empirically, this regime is empty: the cheapest producer’s cost advantage extends to domestic inference as well.</w:t>
      </w:r>
    </w:p>
    <w:p w14:paraId="62904E2B" w14:textId="77777777" w:rsidR="00825DE6" w:rsidRDefault="003931CA">
      <w:pPr>
        <w:spacing w:after="160"/>
        <w:jc w:val="both"/>
      </w:pPr>
      <w:r>
        <w:t xml:space="preserve">From the supply side, two patterns of specialization emerge. </w:t>
      </w:r>
      <w:r>
        <w:rPr>
          <w:i/>
        </w:rPr>
        <w:t xml:space="preserve">Training exporters </w:t>
      </w:r>
      <w:r>
        <w:t xml:space="preserve">are countries with the lowest global costs, which meet training demand worldwide because training has zero effective latency cost. </w:t>
      </w:r>
      <w:r>
        <w:rPr>
          <w:i/>
        </w:rPr>
        <w:t xml:space="preserve">Regional inference hubs </w:t>
      </w:r>
      <w:r>
        <w:t>are countries with moderate costs and low latency to major demand centers that export inference to nearby high-cost countries. Their competitive radius is bounded by latency. Examples: Kosovo (Southeastern Europe), Finland (Baltics), Algeria (Mediterranean).</w:t>
      </w:r>
    </w:p>
    <w:p w14:paraId="5513AA27" w14:textId="77777777" w:rsidR="00825DE6" w:rsidRDefault="003931CA">
      <w:pPr>
        <w:spacing w:after="160"/>
        <w:jc w:val="both"/>
      </w:pPr>
      <w:r>
        <w:t>Note that the production cost per GPU-hour is the same regardless of whether the GPU is used for training or inference: both services use the same hardware. The cost difference arises entirely from the trade cost. Latency affects inference through two channels. First, it degrades user experience: every additional millisecond of round-trip delay makes chatbot responses feel sluggish, autonomous decisions arrive too late, and interactive applications stutter. Research on web-service performance shows that eve</w:t>
      </w:r>
      <w:r>
        <w:t xml:space="preserve">n moderate latency (100–200 ms) measurably reduces user engagement, conversion rates, and willingness to pay. Beyond a threshold (200–300 ms for interactive applications), the service becomes effectively unusable—users abandon it regardless of price. Second, the iceberg formulation in equation (3) translates this degradation into a cost: the buyer must purchase more compute to deliver the same effective quality of service over a longer link, so distant inference is more expensive per unit of usable output. </w:t>
      </w:r>
      <w:r>
        <w:t>The two channels reinforce each other: latency simultaneously raises the delivered cost and shrinks the market that will bear that cost.</w:t>
      </w:r>
    </w:p>
    <w:p w14:paraId="6E736E89" w14:textId="77777777" w:rsidR="00825DE6" w:rsidRDefault="003931CA">
      <w:pPr>
        <w:spacing w:after="160"/>
        <w:jc w:val="both"/>
      </w:pPr>
      <w:r>
        <w:t xml:space="preserve">The cost structure also implies that every training exporter also exports inference to at least its own geographic neighborhood; the set of training exporters is a weak subset of inference exporters. A training exporter has the globally lowest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and for inference to nearby countries this cost advantage dominates the latency markup, so the same country wins the inference competition for proximate demand centers. This explains why regime (iv), domestic training with imported inference, is empirically empty and predicts that training exporters hold asymmetric market power: they compete globally for training and regionally for inference.</w:t>
      </w:r>
    </w:p>
    <w:p w14:paraId="20EF0EF7" w14:textId="77777777" w:rsidR="00825DE6" w:rsidRDefault="003931CA">
      <w:pPr>
        <w:spacing w:after="160"/>
        <w:jc w:val="both"/>
      </w:pPr>
      <w:r>
        <w:t xml:space="preserve">A related implication concerns market concentration. The Herfindahl-Hirschman Index (HHI; </w:t>
      </w:r>
      <w:bookmarkStart w:id="25" w:name="DOJFTC2010txt"/>
      <w:r>
        <w:fldChar w:fldCharType="begin"/>
      </w:r>
      <w:r>
        <w:instrText>HYPERLINK \l "DOJFTC2010"</w:instrText>
      </w:r>
      <w:r>
        <w:fldChar w:fldCharType="separate"/>
      </w:r>
      <w:r>
        <w:rPr>
          <w:color w:val="1F3864"/>
          <w:u w:val="single"/>
        </w:rPr>
        <w:t>U.S. DOJ and FTC 2010</w:t>
      </w:r>
      <w:r>
        <w:fldChar w:fldCharType="end"/>
      </w:r>
      <w:bookmarkEnd w:id="25"/>
      <w:r>
        <w:t xml:space="preserve">) measures supply-side concentration by summing squared market shares across producers; it ranges from 0 (perfect competition) to 1 (monopoly). Let </w:t>
      </w:r>
      <m:oMath>
        <m:sSub>
          <m:sSubPr>
            <m:ctrlPr>
              <w:rPr>
                <w:rFonts w:ascii="Cambria Math" w:hAnsi="Cambria Math"/>
              </w:rPr>
            </m:ctrlPr>
          </m:sSubPr>
          <m:e>
            <m:r>
              <w:rPr>
                <w:rFonts w:ascii="Cambria Math" w:hAnsi="Cambria Math"/>
              </w:rPr>
              <m:t>HHI</m:t>
            </m:r>
          </m:e>
          <m:sub>
            <m:r>
              <w:rPr>
                <w:rFonts w:ascii="Cambria Math" w:hAnsi="Cambria Math"/>
              </w:rPr>
              <m:t>s</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j</m:t>
            </m:r>
          </m:sub>
          <m:sup/>
          <m:e>
            <m:sSup>
              <m:sSupPr>
                <m:ctrlPr>
                  <w:rPr>
                    <w:rFonts w:ascii="Cambria Math" w:hAnsi="Cambria Math"/>
                  </w:rPr>
                </m:ctrlPr>
              </m:sSupPr>
              <m:e>
                <m:r>
                  <m:rPr>
                    <m:sty m:val="p"/>
                  </m:rPr>
                  <w:rPr>
                    <w:rFonts w:ascii="Cambria Math" w:hAnsi="Cambria Math"/>
                  </w:rPr>
                  <m:t>(demand share served by j)</m:t>
                </m:r>
              </m:e>
              <m:sup>
                <m:r>
                  <m:rPr>
                    <m:sty m:val="p"/>
                  </m:rPr>
                  <w:rPr>
                    <w:rFonts w:ascii="Cambria Math" w:hAnsi="Cambria Math"/>
                  </w:rPr>
                  <m:t>2</m:t>
                </m:r>
              </m:sup>
            </m:sSup>
          </m:e>
        </m:nary>
      </m:oMath>
      <w:r>
        <w:t xml:space="preserve"> for service </w:t>
      </w:r>
      <m:oMath>
        <m:r>
          <w:rPr>
            <w:rFonts w:ascii="Cambria Math" w:hAnsi="Cambria Math"/>
          </w:rPr>
          <m:t>s</m:t>
        </m:r>
      </m:oMath>
      <w:r>
        <w:t xml:space="preserve">. Then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HHI</m:t>
            </m:r>
          </m:e>
          <m:sub>
            <m:r>
              <w:rPr>
                <w:rFonts w:ascii="Cambria Math" w:hAnsi="Cambria Math"/>
              </w:rPr>
              <m:t>I</m:t>
            </m:r>
          </m:sub>
        </m:sSub>
      </m:oMath>
      <w:r>
        <w:t>: training has no geography dimension, so demand pools at the single cheapest producer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1</m:t>
        </m:r>
      </m:oMath>
      <w:r>
        <w:t>), while inference has latency costs that segment the market into regional hubs, dispersing market share (</w:t>
      </w:r>
      <m:oMath>
        <m:sSub>
          <m:sSubPr>
            <m:ctrlPr>
              <w:rPr>
                <w:rFonts w:ascii="Cambria Math" w:hAnsi="Cambria Math"/>
              </w:rPr>
            </m:ctrlPr>
          </m:sSubPr>
          <m:e>
            <m:r>
              <w:rPr>
                <w:rFonts w:ascii="Cambria Math" w:hAnsi="Cambria Math"/>
              </w:rPr>
              <m:t>HHI</m:t>
            </m:r>
          </m:e>
          <m:sub>
            <m:r>
              <w:rPr>
                <w:rFonts w:ascii="Cambria Math" w:hAnsi="Cambria Math"/>
              </w:rPr>
              <m:t>I</m:t>
            </m:r>
          </m:sub>
        </m:sSub>
        <m:r>
          <m:rPr>
            <m:sty m:val="p"/>
          </m:rPr>
          <w:rPr>
            <w:rFonts w:ascii="Cambria Math" w:hAnsi="Cambria Math"/>
          </w:rPr>
          <m:t xml:space="preserve"> &lt; 1</m:t>
        </m:r>
      </m:oMath>
      <w:r>
        <w:t>). In the calibration, the demand-weighted HHI for training is 1.00 (highly concentrated), versus 0.31 for inference (moderately concentrated).</w:t>
      </w:r>
    </w:p>
    <w:p w14:paraId="607DEEEF" w14:textId="77777777" w:rsidR="00825DE6" w:rsidRDefault="003931CA">
      <w:pPr>
        <w:pStyle w:val="Heading1"/>
      </w:pPr>
      <w:r>
        <w:rPr>
          <w:rFonts w:ascii="Times New Roman" w:hAnsi="Times New Roman"/>
          <w:color w:val="2F5496"/>
        </w:rPr>
        <w:t>5. The Make-or-Buy Decision</w:t>
      </w:r>
    </w:p>
    <w:p w14:paraId="5A4433FE" w14:textId="77777777" w:rsidR="00825DE6" w:rsidRDefault="003931CA">
      <w:pPr>
        <w:spacing w:after="160"/>
        <w:jc w:val="both"/>
      </w:pPr>
      <w:r>
        <w:t xml:space="preserve">A country that wishes to produce FLOPs domestically must first build a data center, incurring a country-specific fixed cost </w:t>
      </w:r>
      <m:oMath>
        <m:sSub>
          <m:sSubPr>
            <m:ctrlPr>
              <w:rPr>
                <w:rFonts w:ascii="Cambria Math" w:hAnsi="Cambria Math"/>
              </w:rPr>
            </m:ctrlPr>
          </m:sSubPr>
          <m:e>
            <m:r>
              <w:rPr>
                <w:rFonts w:ascii="Cambria Math" w:hAnsi="Cambria Math"/>
              </w:rPr>
              <m:t>F</m:t>
            </m:r>
          </m:e>
          <m:sub>
            <m:r>
              <w:rPr>
                <w:rFonts w:ascii="Cambria Math" w:hAnsi="Cambria Math"/>
              </w:rPr>
              <m:t>j</m:t>
            </m:r>
          </m:sub>
        </m:sSub>
      </m:oMath>
      <w:r>
        <w:t xml:space="preserve">. This cost depends on local construction prices, land costs, and regulatory requirements, and is proportional to the construction cost parameter </w:t>
      </w:r>
      <m:oMath>
        <m:sSub>
          <m:sSubPr>
            <m:ctrlPr>
              <w:rPr>
                <w:rFonts w:ascii="Cambria Math" w:hAnsi="Cambria Math"/>
              </w:rPr>
            </m:ctrlPr>
          </m:sSubPr>
          <m:e>
            <m:r>
              <w:rPr>
                <w:rFonts w:ascii="Cambria Math" w:hAnsi="Cambria Math"/>
              </w:rPr>
              <m:t>p</m:t>
            </m:r>
          </m:e>
          <m:sub>
            <m:r>
              <w:rPr>
                <w:rFonts w:ascii="Cambria Math" w:hAnsi="Cambria Math"/>
              </w:rPr>
              <m:t>L</m:t>
            </m:r>
            <m:r>
              <w:rPr>
                <w:rFonts w:ascii="Cambria Math" w:hAnsi="Cambria Math"/>
              </w:rPr>
              <m:t>,</m:t>
            </m:r>
            <m:r>
              <w:rPr>
                <w:rFonts w:ascii="Cambria Math" w:hAnsi="Cambria Math"/>
              </w:rPr>
              <m:t>j</m:t>
            </m:r>
          </m:sub>
        </m:sSub>
      </m:oMath>
      <w:r>
        <w:t>. The entry decision trades off the fixed cost against the expected operating margin.</w:t>
      </w:r>
    </w:p>
    <w:p w14:paraId="19194A6B" w14:textId="77777777" w:rsidR="00825DE6" w:rsidRDefault="003931CA">
      <w:pPr>
        <w:spacing w:after="40"/>
        <w:jc w:val="both"/>
      </w:pPr>
      <w:r>
        <w:t xml:space="preserve">The model is closed by specifying demand. Let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denote the volume of compute purchased by country </w:t>
      </w:r>
      <m:oMath>
        <m:r>
          <w:rPr>
            <w:rFonts w:ascii="Cambria Math" w:hAnsi="Cambria Math"/>
          </w:rPr>
          <m:t>k</m:t>
        </m:r>
      </m:oMath>
      <w:r>
        <w:t>. Rather than relying on GDP as a proxy, the paper measures compute demand using the number of installed data center facilities (</w:t>
      </w:r>
      <w:hyperlink w:anchor="Cloudscene2025" w:history="1">
        <w:r>
          <w:rPr>
            <w:color w:val="1F3864"/>
            <w:u w:val="single"/>
          </w:rPr>
          <w:t>Cloudscene 2025</w:t>
        </w:r>
      </w:hyperlink>
      <w:r>
        <w:t>):</w:t>
      </w:r>
    </w:p>
    <w:tbl>
      <w:tblPr>
        <w:tblW w:w="5000" w:type="pct"/>
        <w:jc w:val="center"/>
        <w:tblLook w:val="04A0" w:firstRow="1" w:lastRow="0" w:firstColumn="1" w:lastColumn="0" w:noHBand="0" w:noVBand="1"/>
      </w:tblPr>
      <w:tblGrid>
        <w:gridCol w:w="7531"/>
        <w:gridCol w:w="1325"/>
      </w:tblGrid>
      <w:tr w:rsidR="00825DE6" w14:paraId="1E156169" w14:textId="77777777">
        <w:trPr>
          <w:jc w:val="center"/>
        </w:trPr>
        <w:tc>
          <w:tcPr>
            <w:tcW w:w="8100" w:type="dxa"/>
            <w:vAlign w:val="center"/>
          </w:tcPr>
          <w:p w14:paraId="3003077B" w14:textId="77777777" w:rsidR="00825DE6" w:rsidRDefault="003931CA">
            <w:pPr>
              <w:spacing w:before="60" w:after="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r>
                  <w:rPr>
                    <w:rFonts w:ascii="Cambria Math" w:hAnsi="Cambria Math"/>
                  </w:rPr>
                  <m:t>Q</m:t>
                </m:r>
                <m:r>
                  <m:rPr>
                    <m:sty m:val="p"/>
                  </m:rP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DC</m:t>
                    </m:r>
                  </m:e>
                  <m:sub>
                    <m:r>
                      <w:rPr>
                        <w:rFonts w:ascii="Cambria Math" w:hAnsi="Cambria Math"/>
                      </w:rPr>
                      <m:t>k</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w:rPr>
                        <w:rFonts w:ascii="Cambria Math" w:hAnsi="Cambria Math"/>
                      </w:rPr>
                      <m:t>'</m:t>
                    </m:r>
                  </m:sub>
                  <m:sup/>
                  <m:e>
                    <m:sSub>
                      <m:sSubPr>
                        <m:ctrlPr>
                          <w:rPr>
                            <w:rFonts w:ascii="Cambria Math" w:hAnsi="Cambria Math"/>
                          </w:rPr>
                        </m:ctrlPr>
                      </m:sSubPr>
                      <m:e>
                        <m:r>
                          <m:rPr>
                            <m:sty m:val="p"/>
                          </m:rPr>
                          <w:rPr>
                            <w:rFonts w:ascii="Cambria Math" w:hAnsi="Cambria Math"/>
                          </w:rPr>
                          <m:t>DC</m:t>
                        </m:r>
                      </m:e>
                      <m:sub>
                        <m:r>
                          <w:rPr>
                            <w:rFonts w:ascii="Cambria Math" w:hAnsi="Cambria Math"/>
                          </w:rPr>
                          <m:t>k</m:t>
                        </m:r>
                        <m:r>
                          <w:rPr>
                            <w:rFonts w:ascii="Cambria Math" w:hAnsi="Cambria Math"/>
                          </w:rPr>
                          <m:t>'</m:t>
                        </m:r>
                      </m:sub>
                    </m:sSub>
                  </m:e>
                </m:nary>
              </m:oMath>
            </m:oMathPara>
          </w:p>
        </w:tc>
        <w:tc>
          <w:tcPr>
            <w:tcW w:w="1400" w:type="dxa"/>
            <w:vAlign w:val="center"/>
          </w:tcPr>
          <w:p w14:paraId="6ABE3573" w14:textId="77777777" w:rsidR="00825DE6" w:rsidRDefault="003931CA">
            <w:pPr>
              <w:spacing w:before="60" w:after="60"/>
              <w:jc w:val="right"/>
            </w:pPr>
            <w:r>
              <w:t>(5)</w:t>
            </w:r>
          </w:p>
        </w:tc>
      </w:tr>
    </w:tbl>
    <w:p w14:paraId="3546AA73" w14:textId="77777777" w:rsidR="00825DE6" w:rsidRDefault="003931CA">
      <w:pPr>
        <w:spacing w:after="160"/>
        <w:jc w:val="both"/>
      </w:pPr>
      <w:r>
        <w:t xml:space="preserve">where </w:t>
      </w:r>
      <m:oMath>
        <m:r>
          <w:rPr>
            <w:rFonts w:ascii="Cambria Math" w:hAnsi="Cambria Math"/>
          </w:rPr>
          <m:t>Q</m:t>
        </m:r>
      </m:oMath>
      <w:r>
        <w:t xml:space="preserve"> is total global compute spending and </w:t>
      </w:r>
      <m:oMath>
        <m:sSub>
          <m:sSubPr>
            <m:ctrlPr>
              <w:rPr>
                <w:rFonts w:ascii="Cambria Math" w:hAnsi="Cambria Math"/>
              </w:rPr>
            </m:ctrlPr>
          </m:sSubPr>
          <m:e>
            <m:r>
              <w:rPr>
                <w:rFonts w:ascii="Cambria Math" w:hAnsi="Cambria Math"/>
              </w:rPr>
              <m:t>ω</m:t>
            </m:r>
          </m:e>
          <m:sub>
            <m:r>
              <w:rPr>
                <w:rFonts w:ascii="Cambria Math" w:hAnsi="Cambria Math"/>
              </w:rPr>
              <m:t>k</m:t>
            </m:r>
          </m:sub>
        </m:sSub>
      </m:oMath>
      <w:r>
        <w:t xml:space="preserve"> is country </w:t>
      </w:r>
      <m:oMath>
        <m:r>
          <w:rPr>
            <w:rFonts w:ascii="Cambria Math" w:hAnsi="Cambria Math"/>
          </w:rPr>
          <m:t>k</m:t>
        </m:r>
      </m:oMath>
      <w:r>
        <w:t xml:space="preserve">’s share of global demand, measured by its share of installed data center facilities. Countries with more data centers have greater existing compute infrastructure, which proxies both direct compute demand and the broader digital economy. Since all results below depend only on demand </w:t>
      </w:r>
      <w:r>
        <w:rPr>
          <w:i/>
        </w:rPr>
        <w:t>shares</w:t>
      </w:r>
      <w:r>
        <w:t xml:space="preserve">, not on the absolute level </w:t>
      </w:r>
      <m:oMath>
        <m:r>
          <w:rPr>
            <w:rFonts w:ascii="Cambria Math" w:hAnsi="Cambria Math"/>
          </w:rPr>
          <m:t>Q</m:t>
        </m:r>
      </m:oMath>
      <w:r>
        <w:t>, the calibration does not require an estimate of total global compute spending.</w:t>
      </w:r>
    </w:p>
    <w:p w14:paraId="160AF412" w14:textId="77777777" w:rsidR="00825DE6" w:rsidRDefault="003931CA">
      <w:pPr>
        <w:spacing w:after="40"/>
        <w:jc w:val="both"/>
      </w:pPr>
      <w:r>
        <w:t xml:space="preserve">The entry decision has a natural characterization. Country </w:t>
      </w:r>
      <m:oMath>
        <m:r>
          <w:rPr>
            <w:rFonts w:ascii="Cambria Math" w:hAnsi="Cambria Math"/>
          </w:rPr>
          <m:t>j</m:t>
        </m:r>
      </m:oMath>
      <w:r>
        <w:t xml:space="preserve"> enters the FLOP export market (builds a data center) if and only if:</w:t>
      </w:r>
    </w:p>
    <w:tbl>
      <w:tblPr>
        <w:tblW w:w="5000" w:type="pct"/>
        <w:jc w:val="center"/>
        <w:tblLook w:val="04A0" w:firstRow="1" w:lastRow="0" w:firstColumn="1" w:lastColumn="0" w:noHBand="0" w:noVBand="1"/>
      </w:tblPr>
      <w:tblGrid>
        <w:gridCol w:w="7533"/>
        <w:gridCol w:w="1323"/>
      </w:tblGrid>
      <w:tr w:rsidR="00825DE6" w14:paraId="14C477F2" w14:textId="77777777">
        <w:trPr>
          <w:jc w:val="center"/>
        </w:trPr>
        <w:tc>
          <w:tcPr>
            <w:tcW w:w="8100" w:type="dxa"/>
            <w:vAlign w:val="center"/>
          </w:tcPr>
          <w:p w14:paraId="3D420F09" w14:textId="77777777" w:rsidR="00825DE6" w:rsidRDefault="003931CA">
            <w:pPr>
              <w:spacing w:before="60" w:after="60"/>
              <w:jc w:val="center"/>
            </w:pPr>
            <m:oMathPara>
              <m:oMath>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j</m:t>
                        </m:r>
                      </m:e>
                      <m:sub>
                        <m:r>
                          <w:rPr>
                            <w:rFonts w:ascii="Cambria Math" w:hAnsi="Cambria Math"/>
                          </w:rPr>
                          <m:t>s</m:t>
                        </m:r>
                      </m:sub>
                      <m:sup>
                        <m:r>
                          <w:rPr>
                            <w:rFonts w:ascii="Cambria Math" w:hAnsi="Cambria Math"/>
                          </w:rPr>
                          <m:t>*</m:t>
                        </m:r>
                      </m:sup>
                    </m:sSubSup>
                    <m:r>
                      <m:rPr>
                        <m:sty m:val="p"/>
                      </m:rPr>
                      <w:rPr>
                        <w:rFonts w:ascii="Cambria Math" w:hAnsi="Cambria Math"/>
                      </w:rPr>
                      <m:t>(</m:t>
                    </m:r>
                    <m:r>
                      <w:rPr>
                        <w:rFonts w:ascii="Cambria Math" w:hAnsi="Cambria Math"/>
                      </w:rPr>
                      <m:t>k</m:t>
                    </m:r>
                    <m:r>
                      <m:rPr>
                        <m:sty m:val="p"/>
                      </m:rPr>
                      <w:rPr>
                        <w:rFonts w:ascii="Cambria Math" w:hAnsi="Cambria Math"/>
                      </w:rPr>
                      <m:t xml:space="preserve">) = </m:t>
                    </m:r>
                    <m:r>
                      <w:rPr>
                        <w:rFonts w:ascii="Cambria Math" w:hAnsi="Cambria Math"/>
                      </w:rPr>
                      <m:t>j</m:t>
                    </m:r>
                  </m:sub>
                  <m:sup/>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e>
                </m:nary>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j</m:t>
                    </m:r>
                  </m:sub>
                </m:sSub>
              </m:oMath>
            </m:oMathPara>
          </w:p>
        </w:tc>
        <w:tc>
          <w:tcPr>
            <w:tcW w:w="1400" w:type="dxa"/>
            <w:vAlign w:val="center"/>
          </w:tcPr>
          <w:p w14:paraId="450CBD3C" w14:textId="77777777" w:rsidR="00825DE6" w:rsidRDefault="003931CA">
            <w:pPr>
              <w:spacing w:before="60" w:after="60"/>
              <w:jc w:val="right"/>
            </w:pPr>
            <w:r>
              <w:t>(6)</w:t>
            </w:r>
          </w:p>
        </w:tc>
      </w:tr>
    </w:tbl>
    <w:p w14:paraId="503A4DE3" w14:textId="77777777" w:rsidR="00825DE6" w:rsidRDefault="003931CA">
      <w:pPr>
        <w:spacing w:after="160"/>
        <w:jc w:val="both"/>
      </w:pPr>
      <w:r>
        <w:t xml:space="preserve">where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is the volume of compute demanded by country </w:t>
      </w:r>
      <m:oMath>
        <m:r>
          <w:rPr>
            <w:rFonts w:ascii="Cambria Math" w:hAnsi="Cambria Math"/>
          </w:rPr>
          <m:t>k</m:t>
        </m:r>
      </m:oMath>
      <w:r>
        <w:t xml:space="preserve">, and the summation ranges over all demand centers </w:t>
      </w:r>
      <m:oMath>
        <m:r>
          <w:rPr>
            <w:rFonts w:ascii="Cambria Math" w:hAnsi="Cambria Math"/>
          </w:rPr>
          <m:t>k</m:t>
        </m:r>
      </m:oMath>
      <w:r>
        <w:t xml:space="preserve"> for which </w:t>
      </w:r>
      <m:oMath>
        <m:r>
          <w:rPr>
            <w:rFonts w:ascii="Cambria Math" w:hAnsi="Cambria Math"/>
          </w:rPr>
          <m:t>j</m:t>
        </m:r>
      </m:oMath>
      <w:r>
        <w:t xml:space="preserve"> is the optimal source per equation (4). Expected volume is determined by the global market, not by country </w:t>
      </w:r>
      <m:oMath>
        <m:r>
          <w:rPr>
            <w:rFonts w:ascii="Cambria Math" w:hAnsi="Cambria Math"/>
          </w:rPr>
          <m:t>j</m:t>
        </m:r>
      </m:oMath>
      <w:r>
        <w:t xml:space="preserve">’s own size. A small country like Kyrgyzstan could, if it is the cheapest producer, attract training demand from the entire world. However, small cheap-energy countries may have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below the global average yet still fail the entry condition if an even cheaper country exists, because the cheapest producer captures all training volume. For inference, the competitive catchment area is limited by latency: a remote country, no matter how cheap, serves only a small geographic radius.</w:t>
      </w:r>
    </w:p>
    <w:p w14:paraId="5240B4E3" w14:textId="77777777" w:rsidR="00825DE6" w:rsidRDefault="003931CA">
      <w:pPr>
        <w:spacing w:after="160"/>
        <w:jc w:val="both"/>
      </w:pPr>
      <w:r>
        <w:t xml:space="preserve">Construction costs vary substantially across countries. A data center in Norway costs more to build than one in Uzbekistan, even if Norway has cheaper electricity. The entry condition thus depends on both the operating margin (driven by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and the fixed cost (driven by </w:t>
      </w:r>
      <m:oMath>
        <m:sSub>
          <m:sSubPr>
            <m:ctrlPr>
              <w:rPr>
                <w:rFonts w:ascii="Cambria Math" w:hAnsi="Cambria Math"/>
              </w:rPr>
            </m:ctrlPr>
          </m:sSubPr>
          <m:e>
            <m:r>
              <w:rPr>
                <w:rFonts w:ascii="Cambria Math" w:hAnsi="Cambria Math"/>
              </w:rPr>
              <m:t>F</m:t>
            </m:r>
          </m:e>
          <m:sub>
            <m:r>
              <w:rPr>
                <w:rFonts w:ascii="Cambria Math" w:hAnsi="Cambria Math"/>
              </w:rPr>
              <m:t>j</m:t>
            </m:r>
          </m:sub>
        </m:sSub>
      </m:oMath>
      <w:r>
        <w:t xml:space="preserve">). As in the proximity-concentration tradeoff of </w:t>
      </w:r>
      <w:bookmarkStart w:id="26" w:name="Brainard1997txt"/>
      <w:r>
        <w:fldChar w:fldCharType="begin"/>
      </w:r>
      <w:r>
        <w:instrText>HYPERLINK \l "Brainard1997"</w:instrText>
      </w:r>
      <w:r>
        <w:fldChar w:fldCharType="separate"/>
      </w:r>
      <w:r>
        <w:rPr>
          <w:color w:val="1F3864"/>
          <w:u w:val="single"/>
        </w:rPr>
        <w:t>Brainard (1997)</w:t>
      </w:r>
      <w:r>
        <w:fldChar w:fldCharType="end"/>
      </w:r>
      <w:bookmarkEnd w:id="26"/>
      <w:r>
        <w:t xml:space="preserve"> and the heterogeneous-firm trade model of </w:t>
      </w:r>
      <w:bookmarkStart w:id="27" w:name="HMY2004txt"/>
      <w:r>
        <w:fldChar w:fldCharType="begin"/>
      </w:r>
      <w:r>
        <w:instrText>HYPERLINK \l "HMY2004"</w:instrText>
      </w:r>
      <w:r>
        <w:fldChar w:fldCharType="separate"/>
      </w:r>
      <w:r>
        <w:rPr>
          <w:color w:val="1F3864"/>
          <w:u w:val="single"/>
        </w:rPr>
        <w:t>Helpman, Melitz, and Yeaple (2004)</w:t>
      </w:r>
      <w:r>
        <w:fldChar w:fldCharType="end"/>
      </w:r>
      <w:bookmarkEnd w:id="27"/>
      <w:r>
        <w:t>, only sufficiently productive units, here countries with sufficiently low cost, find it worthwhile to enter.</w:t>
      </w:r>
    </w:p>
    <w:p w14:paraId="2D47B2B3" w14:textId="77777777" w:rsidR="00825DE6" w:rsidRDefault="003931CA">
      <w:pPr>
        <w:spacing w:after="160"/>
        <w:jc w:val="both"/>
      </w:pPr>
      <w:r>
        <w:t xml:space="preserve">The sovereignty premium </w:t>
      </w:r>
      <m:oMath>
        <m:r>
          <w:rPr>
            <w:rFonts w:ascii="Cambria Math" w:hAnsi="Cambria Math"/>
          </w:rPr>
          <m:t>λ</m:t>
        </m:r>
      </m:oMath>
      <w:r>
        <w:t xml:space="preserve"> interacts with the entry decision in two ways. First, it shifts some import demand toward domestic production, reducing the volume available to foreign exporters. Second, it raises the effective price that domestic producers can charge, improving the margin for domestic entry. The combined effect is that the sovereignty premium expands the set of countries that find it profitable to build data centers.</w:t>
      </w:r>
    </w:p>
    <w:p w14:paraId="329F3959" w14:textId="77777777" w:rsidR="00825DE6" w:rsidRDefault="003931CA">
      <w:pPr>
        <w:spacing w:after="160"/>
        <w:jc w:val="both"/>
      </w:pPr>
      <w:r>
        <w:rPr>
          <w:i/>
        </w:rPr>
        <w:t xml:space="preserve">Welfare cost of sovereignty. </w:t>
      </w:r>
      <w:r>
        <w:t xml:space="preserve">The sovereignty premium imposes a welfare cost by diverting demand from the cheapest global producer to more expensive domestic sources. The aggregate welfare cost is defined as the demand-weighted extra spending from sovereignty-induced domestic sourcing: </w:t>
      </w:r>
      <m:oMath>
        <m:nary>
          <m:naryPr>
            <m:chr m:val="∑"/>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min</m:t>
            </m:r>
            <m:sSub>
              <m:sSubPr>
                <m:ctrlPr>
                  <w:rPr>
                    <w:rFonts w:ascii="Cambria Math" w:hAnsi="Cambria Math"/>
                  </w:rPr>
                </m:ctrlPr>
              </m:sSubPr>
              <m:e>
                <m:r>
                  <w:rPr>
                    <w:rFonts w:ascii="Cambria Math" w:hAnsi="Cambria Math"/>
                  </w:rPr>
                  <m:t xml:space="preserve"> </m:t>
                </m:r>
              </m:e>
              <m:sub>
                <m:r>
                  <w:rPr>
                    <w:rFonts w:ascii="Cambria Math" w:hAnsi="Cambria Math"/>
                  </w:rPr>
                  <m:t>j</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m:t>
            </m:r>
          </m:e>
        </m:nary>
      </m:oMath>
      <w:r>
        <w:t>, summed over countries that switch to domestic production. In the calibration (Section 7), this cost amounts to 10.1% of demand-weighted average spending.</w:t>
      </w:r>
    </w:p>
    <w:p w14:paraId="2E9FCE65" w14:textId="77777777" w:rsidR="00825DE6" w:rsidRDefault="003931CA">
      <w:pPr>
        <w:spacing w:after="160"/>
        <w:jc w:val="both"/>
      </w:pPr>
      <w:r>
        <w:t>The model in Sections 3–5 yields predictions about which countries produce FLOPs and which import them, conditional on observable parameters: electricity prices, temperatures, construction costs, and bilateral latencies. The model is now calibrated using data for 86 countries. Section 6 describes the data sources, and Section 7 presents the calibration results and discusses the implied sourcing patterns for major demand centers.</w:t>
      </w:r>
    </w:p>
    <w:p w14:paraId="43BDBBC1" w14:textId="77777777" w:rsidR="00825DE6" w:rsidRDefault="003931CA">
      <w:pPr>
        <w:pStyle w:val="Heading1"/>
      </w:pPr>
      <w:r>
        <w:rPr>
          <w:rFonts w:ascii="Times New Roman" w:hAnsi="Times New Roman"/>
          <w:color w:val="2F5496"/>
        </w:rPr>
        <w:t>6. Data</w:t>
      </w:r>
    </w:p>
    <w:p w14:paraId="60D8A464" w14:textId="77777777" w:rsidR="00825DE6" w:rsidRDefault="003931CA">
      <w:pPr>
        <w:spacing w:after="160"/>
        <w:jc w:val="both"/>
      </w:pPr>
      <w:r>
        <w:t xml:space="preserve">Calibrating the model requires data on each component of equations (2) and (3): electricity prices, temperatures, construction costs, and bilateral latencies. </w:t>
      </w:r>
      <w:r>
        <w:rPr>
          <w:i/>
        </w:rPr>
        <w:t xml:space="preserve">Electricity prices. </w:t>
      </w:r>
      <w:r>
        <w:t>For European countries, the paper uses Eurostat industrial electricity prices in the 20,000–69,999 MWh consumption band (nrg_pc_205), which corresponds to large industrial consumers (</w:t>
      </w:r>
      <w:bookmarkStart w:id="28" w:name="Eurostat2025txt"/>
      <w:r>
        <w:fldChar w:fldCharType="begin"/>
      </w:r>
      <w:r>
        <w:instrText>HYPERLINK \l "Eurostat2025"</w:instrText>
      </w:r>
      <w:r>
        <w:fldChar w:fldCharType="separate"/>
      </w:r>
      <w:r>
        <w:rPr>
          <w:color w:val="1F3864"/>
          <w:u w:val="single"/>
        </w:rPr>
        <w:t>Eurostat 2025</w:t>
      </w:r>
      <w:r>
        <w:fldChar w:fldCharType="end"/>
      </w:r>
      <w:bookmarkEnd w:id="28"/>
      <w:r>
        <w:t>). For non-European countries, the paper uses national regulator tariff sheets and secondary sources: U.S. Energy Information Administration (</w:t>
      </w:r>
      <w:bookmarkStart w:id="29" w:name="EIA2025txt"/>
      <w:r>
        <w:fldChar w:fldCharType="begin"/>
      </w:r>
      <w:r>
        <w:instrText>HYPERLINK \l "EIA2025"</w:instrText>
      </w:r>
      <w:r>
        <w:fldChar w:fldCharType="separate"/>
      </w:r>
      <w:r>
        <w:rPr>
          <w:color w:val="1F3864"/>
          <w:u w:val="single"/>
        </w:rPr>
        <w:t>EIA 2025</w:t>
      </w:r>
      <w:r>
        <w:fldChar w:fldCharType="end"/>
      </w:r>
      <w:bookmarkEnd w:id="29"/>
      <w:r>
        <w:t xml:space="preserve">) for the United States; KEPCO for South Korea; national utility tariffs for Central Asian countries (Barki Tojik, AERA, Ministry of Energy of Uzbekistan); and </w:t>
      </w:r>
      <w:bookmarkStart w:id="30" w:name="GlobalPetrolPrices2025txt"/>
      <w:r>
        <w:fldChar w:fldCharType="begin"/>
      </w:r>
      <w:r>
        <w:instrText>HYPERLINK \l "GlobalPetrolPrices2025"</w:instrText>
      </w:r>
      <w:r>
        <w:fldChar w:fldCharType="separate"/>
      </w:r>
      <w:r>
        <w:rPr>
          <w:color w:val="1F3864"/>
          <w:u w:val="single"/>
        </w:rPr>
        <w:t>GlobalPetrolPrices (2025)</w:t>
      </w:r>
      <w:r>
        <w:fldChar w:fldCharType="end"/>
      </w:r>
      <w:bookmarkEnd w:id="30"/>
      <w:r>
        <w:t xml:space="preserve"> for remaining countries. All prices are converted to USD/kWh at 2024 average exchange rates.</w:t>
      </w:r>
    </w:p>
    <w:p w14:paraId="722782E4" w14:textId="77777777" w:rsidR="00825DE6" w:rsidRDefault="003931CA">
      <w:pPr>
        <w:spacing w:after="160"/>
        <w:jc w:val="both"/>
      </w:pPr>
      <w:r>
        <w:rPr>
          <w:i/>
        </w:rPr>
        <w:t xml:space="preserve">Temperature and construction. </w:t>
      </w:r>
      <w:r>
        <w:t>Peak summer temperature for each country is computed from ERA5 reanalysis data (</w:t>
      </w:r>
      <w:bookmarkStart w:id="31" w:name="Hersbach2020txt"/>
      <w:r>
        <w:fldChar w:fldCharType="begin"/>
      </w:r>
      <w:r>
        <w:instrText>HYPERLINK \l "Hersbach2020"</w:instrText>
      </w:r>
      <w:r>
        <w:fldChar w:fldCharType="separate"/>
      </w:r>
      <w:r>
        <w:rPr>
          <w:color w:val="1F3864"/>
          <w:u w:val="single"/>
        </w:rPr>
        <w:t>Hersbach et al. 2020</w:t>
      </w:r>
      <w:r>
        <w:fldChar w:fldCharType="end"/>
      </w:r>
      <w:bookmarkEnd w:id="31"/>
      <w:r>
        <w:t>) as the average monthly maximum in the three warmest months, aggregated across populated grid cells. Data center construction costs per watt of IT capacity are from the Turner &amp; Townsend Data Centre Construction Cost Index 2025, which reports actual costs ($/W) for 37 countries across 52 markets (</w:t>
      </w:r>
      <w:bookmarkStart w:id="32" w:name="TurnerTownsend2025txt"/>
      <w:r>
        <w:fldChar w:fldCharType="begin"/>
      </w:r>
      <w:r>
        <w:instrText>HYPERLINK \l "TurnerTownsend2025"</w:instrText>
      </w:r>
      <w:r>
        <w:fldChar w:fldCharType="separate"/>
      </w:r>
      <w:r>
        <w:rPr>
          <w:color w:val="1F3864"/>
          <w:u w:val="single"/>
        </w:rPr>
        <w:t>Turner &amp; Townsend 2025</w:t>
      </w:r>
      <w:r>
        <w:fldChar w:fldCharType="end"/>
      </w:r>
      <w:bookmarkEnd w:id="32"/>
      <w:r>
        <w:t xml:space="preserve">). For the remaining countries, construction costs are predicted using a log-linear regression: ln($/W) = </w:t>
      </w:r>
      <m:oMath>
        <m:r>
          <w:rPr>
            <w:rFonts w:ascii="Cambria Math" w:hAnsi="Cambria Math"/>
          </w:rPr>
          <m:t>a</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 xml:space="preserve"> · ln(GDP per capita)</m:t>
        </m:r>
      </m:oMath>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 xml:space="preserve"> = 0.43</m:t>
        </m:r>
      </m:oMath>
      <w:r>
        <w:t>). The low explanatory power reflects the fact that construction costs depend on factors beyond income levels, such as labor markets, building codes, and imported-materials logistics, that GDP per capita captures imperfectly. Resource-rich Gulf states, for instance, may have lower construction costs than their GDP would predict due to imported labor and streamlined permitting. Since construction is only 3–6% of total FLOP costs, imputation error matters less than it might seem: 95% prediction interva</w:t>
      </w:r>
      <w:r>
        <w:t>ls for imputed countries span about ±$3.50/W, which translates to ±$0.02/hr in total cost (1.5–2% of the mean). Costs are amortized over 15 years. In equation (2), construction costs are expressed per kilowatt ($/kW); the raw data in $/W is converted by multiplying by 1,000.</w:t>
      </w:r>
      <w:r>
        <w:rPr>
          <w:rStyle w:val="FootnoteReference"/>
        </w:rPr>
        <w:footnoteReference w:id="10"/>
      </w:r>
    </w:p>
    <w:p w14:paraId="20A37A51" w14:textId="77777777" w:rsidR="00825DE6" w:rsidRDefault="003931CA">
      <w:pPr>
        <w:spacing w:after="160"/>
        <w:jc w:val="both"/>
      </w:pPr>
      <w:r>
        <w:rPr>
          <w:i/>
        </w:rPr>
        <w:t xml:space="preserve">Latency. </w:t>
      </w:r>
      <w:r>
        <w:t>Inter-country round-trip latency is measured using WonderNetwork’s global ping dataset (</w:t>
      </w:r>
      <w:bookmarkStart w:id="33" w:name="WonderNetwork2024txt"/>
      <w:r>
        <w:fldChar w:fldCharType="begin"/>
      </w:r>
      <w:r>
        <w:instrText>HYPERLINK \l "WonderNetwork2024"</w:instrText>
      </w:r>
      <w:r>
        <w:fldChar w:fldCharType="separate"/>
      </w:r>
      <w:r>
        <w:rPr>
          <w:color w:val="1F3864"/>
          <w:u w:val="single"/>
        </w:rPr>
        <w:t>WonderNetwork 2024</w:t>
      </w:r>
      <w:r>
        <w:fldChar w:fldCharType="end"/>
      </w:r>
      <w:bookmarkEnd w:id="33"/>
      <w:r>
        <w:t xml:space="preserve">). For each country pair, the median round-trip time (RTT) in milliseconds is used. Domestic latency defaults to 5 ms where no intra-country measurement is available. These measurements reflect today’s network infrastructure. New undersea cables, terrestrial fiber, and CDN expansions could cut bilateral latencies enough to redraw inference trade patterns, opening distant low-cost producers to markets they cannot currently reach. </w:t>
      </w:r>
      <w:r>
        <w:rPr>
          <w:i/>
        </w:rPr>
        <w:t xml:space="preserve">Hardware. </w:t>
      </w:r>
      <w:r>
        <w:t>The calibration uses the NVIDIA H100 SXM GPU as the reference hardwar</w:t>
      </w:r>
      <w:r>
        <w:t>e platform: list price $25,000, thermal design power 700W, economic lifetime 3 years, utilization rate 90% (</w:t>
      </w:r>
      <w:bookmarkStart w:id="34" w:name="NVIDIA2024txt"/>
      <w:r>
        <w:fldChar w:fldCharType="begin"/>
      </w:r>
      <w:r>
        <w:instrText>HYPERLINK \l "NVIDIA2024"</w:instrText>
      </w:r>
      <w:r>
        <w:fldChar w:fldCharType="separate"/>
      </w:r>
      <w:r>
        <w:rPr>
          <w:color w:val="1F3864"/>
          <w:u w:val="single"/>
        </w:rPr>
        <w:t>NVIDIA 2024</w:t>
      </w:r>
      <w:r>
        <w:fldChar w:fldCharType="end"/>
      </w:r>
      <w:bookmarkEnd w:id="34"/>
      <w:r>
        <w:t xml:space="preserve">). This yields an amortized hardware cost </w:t>
      </w:r>
      <m:oMath>
        <m:r>
          <w:rPr>
            <w:rFonts w:ascii="Cambria Math" w:hAnsi="Cambria Math"/>
          </w:rPr>
          <m:t>ρ</m:t>
        </m:r>
        <m:r>
          <m:rPr>
            <m:sty m:val="p"/>
          </m:rPr>
          <w:rPr>
            <w:rFonts w:ascii="Cambria Math" w:hAnsi="Cambria Math"/>
          </w:rPr>
          <m:t xml:space="preserve"> = $1.056</m:t>
        </m:r>
      </m:oMath>
      <w:r>
        <w:t>/hr. GPU prices are assumed uniform across countries; in practice, export controls raise effective prices for some countries (see Section 7).</w:t>
      </w:r>
    </w:p>
    <w:p w14:paraId="3A983544" w14:textId="77777777" w:rsidR="00825DE6" w:rsidRDefault="003931CA">
      <w:pPr>
        <w:spacing w:after="160"/>
        <w:jc w:val="both"/>
      </w:pPr>
      <w:r>
        <w:rPr>
          <w:i/>
        </w:rPr>
        <w:t xml:space="preserve">Other parameters. </w:t>
      </w:r>
      <w:r>
        <w:t xml:space="preserve">The latency degradation parameter is set at </w:t>
      </w:r>
      <m:oMath>
        <m:r>
          <w:rPr>
            <w:rFonts w:ascii="Cambria Math" w:hAnsi="Cambria Math"/>
          </w:rPr>
          <m:t>τ</m:t>
        </m:r>
        <m:r>
          <m:rPr>
            <m:sty m:val="p"/>
          </m:rPr>
          <w:rPr>
            <w:rFonts w:ascii="Cambria Math" w:hAnsi="Cambria Math"/>
          </w:rPr>
          <m:t xml:space="preserve"> = 0.0008 per ms</m:t>
        </m:r>
      </m:oMath>
      <w:r>
        <w:t xml:space="preserve">, implying that 100 ms of latency inflates inference cost by 8%. This value is calibrated to match the observed willingness of cloud providers to invest in regional points of presence: at </w:t>
      </w:r>
      <m:oMath>
        <m:r>
          <w:rPr>
            <w:rFonts w:ascii="Cambria Math" w:hAnsi="Cambria Math"/>
          </w:rPr>
          <m:t>τ</m:t>
        </m:r>
        <m:r>
          <m:rPr>
            <m:sty m:val="p"/>
          </m:rPr>
          <w:rPr>
            <w:rFonts w:ascii="Cambria Math" w:hAnsi="Cambria Math"/>
          </w:rPr>
          <m:t xml:space="preserve"> = 0.0008 per ms</m:t>
        </m:r>
      </m:oMath>
      <w:r>
        <w:t xml:space="preserve">, a latency difference of 100 ms (roughly the intercontinental round-trip between Europe and East Asia) imposes an 8% cost penalty, consistent with industry evidence that web-service revenue declines by approximately 1% per 100 ms of additional latency. The sovereignty premium is </w:t>
      </w:r>
      <m:oMath>
        <m:r>
          <w:rPr>
            <w:rFonts w:ascii="Cambria Math" w:hAnsi="Cambria Math"/>
          </w:rPr>
          <m:t>λ</m:t>
        </m:r>
        <m:r>
          <m:rPr>
            <m:sty m:val="p"/>
          </m:rPr>
          <w:rPr>
            <w:rFonts w:ascii="Cambria Math" w:hAnsi="Cambria Math"/>
          </w:rPr>
          <m:t xml:space="preserve"> = 10%</m:t>
        </m:r>
      </m:oMath>
      <w:r>
        <w:t>. Sensitivity to both parameters is explored in Section 7.</w:t>
      </w:r>
      <w:r>
        <w:rPr>
          <w:rStyle w:val="FootnoteReference"/>
        </w:rPr>
        <w:footnoteReference w:id="11"/>
      </w:r>
    </w:p>
    <w:p w14:paraId="483A7534" w14:textId="77777777" w:rsidR="00825DE6" w:rsidRDefault="003931CA">
      <w:pPr>
        <w:spacing w:after="160"/>
        <w:jc w:val="both"/>
      </w:pPr>
      <w:r>
        <w:rPr>
          <w:i/>
        </w:rPr>
        <w:t xml:space="preserve">Demand. </w:t>
      </w:r>
      <w:r>
        <w:t xml:space="preserve">Compute demand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is proxied by the number of installed data center facilities (</w:t>
      </w:r>
      <w:bookmarkStart w:id="35" w:name="Cloudscene2025txt"/>
      <w:r>
        <w:fldChar w:fldCharType="begin"/>
      </w:r>
      <w:r>
        <w:instrText>HYPERLINK \l "Cloudscene2025"</w:instrText>
      </w:r>
      <w:r>
        <w:fldChar w:fldCharType="separate"/>
      </w:r>
      <w:r>
        <w:rPr>
          <w:color w:val="1F3864"/>
          <w:u w:val="single"/>
        </w:rPr>
        <w:t>Cloudscene 2025</w:t>
      </w:r>
      <w:r>
        <w:fldChar w:fldCharType="end"/>
      </w:r>
      <w:bookmarkEnd w:id="35"/>
      <w:r>
        <w:t xml:space="preserve">), as specified in equation (5). The five largest demand centers—United States of America (47%), Germany (5%), United Kingdom (4.5%), China (4%), and Canada (3%)—account for 63% of global demand. Data center counts reflect existing compute infrastructure better than GDP, since a country’s installed facilities capture its revealed demand for compute services. One limitation is that Western databases such as Cloudscene undercount facilities in China (449 listed versus over 8 million racks reported by China’s </w:t>
      </w:r>
      <w:r>
        <w:t xml:space="preserve">MIIT). </w:t>
      </w:r>
      <w:bookmarkStart w:id="36" w:name="IEA2025txt"/>
      <w:r>
        <w:fldChar w:fldCharType="begin"/>
      </w:r>
      <w:r>
        <w:instrText>HYPERLINK \l "IEA2025"</w:instrText>
      </w:r>
      <w:r>
        <w:fldChar w:fldCharType="separate"/>
      </w:r>
      <w:r>
        <w:rPr>
          <w:color w:val="1F3864"/>
          <w:u w:val="single"/>
        </w:rPr>
        <w:t>IEA (2025)</w:t>
      </w:r>
      <w:r>
        <w:fldChar w:fldCharType="end"/>
      </w:r>
      <w:bookmarkEnd w:id="36"/>
      <w:r>
        <w:t xml:space="preserve"> electricity consumption data suggest that Chinese data centers account for roughly 25% of global data center electricity, compared to 44% for the United States. </w:t>
      </w:r>
      <w:bookmarkStart w:id="37" w:name="TableA2txt"/>
      <w:r>
        <w:fldChar w:fldCharType="begin"/>
      </w:r>
      <w:r>
        <w:instrText>HYPERLINK \l "TableA2"</w:instrText>
      </w:r>
      <w:r>
        <w:fldChar w:fldCharType="separate"/>
      </w:r>
      <w:r>
        <w:rPr>
          <w:color w:val="1F3864"/>
          <w:u w:val="single"/>
        </w:rPr>
        <w:t>Table A2</w:t>
      </w:r>
      <w:r>
        <w:fldChar w:fldCharType="end"/>
      </w:r>
      <w:bookmarkEnd w:id="37"/>
      <w:r>
        <w:t xml:space="preserve"> in the Appendix reports the full data center counts.</w:t>
      </w:r>
    </w:p>
    <w:p w14:paraId="7DE6F467" w14:textId="77777777" w:rsidR="00825DE6" w:rsidRDefault="003931CA">
      <w:pPr>
        <w:pStyle w:val="Heading1"/>
      </w:pPr>
      <w:r>
        <w:rPr>
          <w:rFonts w:ascii="Times New Roman" w:hAnsi="Times New Roman"/>
          <w:color w:val="2F5496"/>
        </w:rPr>
        <w:t>7. Calibration and Discussion</w:t>
      </w:r>
    </w:p>
    <w:p w14:paraId="203B0829" w14:textId="77777777" w:rsidR="00825DE6" w:rsidRDefault="003931CA">
      <w:pPr>
        <w:spacing w:after="160"/>
        <w:jc w:val="both"/>
      </w:pPr>
      <w:r>
        <w:t xml:space="preserve">The model is calibrated for </w:t>
      </w:r>
      <m:oMath>
        <m:r>
          <w:rPr>
            <w:rFonts w:ascii="Cambria Math" w:hAnsi="Cambria Math"/>
          </w:rPr>
          <m:t>N</m:t>
        </m:r>
        <m:r>
          <m:rPr>
            <m:sty m:val="p"/>
          </m:rPr>
          <w:rPr>
            <w:rFonts w:ascii="Cambria Math" w:hAnsi="Cambria Math"/>
          </w:rPr>
          <m:t xml:space="preserve"> = 86</m:t>
        </m:r>
      </m:oMath>
      <w:r>
        <w:t xml:space="preserve"> countries (30 in ECA, 56 non-ECA comparators). The unit cost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represents the total hourly cost of operating one GPU in country </w:t>
      </w:r>
      <m:oMath>
        <m:r>
          <w:rPr>
            <w:rFonts w:ascii="Cambria Math" w:hAnsi="Cambria Math"/>
          </w:rPr>
          <m:t>j</m:t>
        </m:r>
      </m:oMath>
      <w:r>
        <w:t xml:space="preserve">, measured in dollars per GPU-hour ($/hr). It is the sum of the hourly electricity cost, the amortized hardware cost ($1.06/hr), and the amortized construction cost. The PUE parameters in equation (1) are calibrated as </w:t>
      </w:r>
      <m:oMath>
        <m:r>
          <w:rPr>
            <w:rFonts w:ascii="Cambria Math" w:hAnsi="Cambria Math"/>
          </w:rPr>
          <m:t>φ</m:t>
        </m:r>
        <m:r>
          <m:rPr>
            <m:sty m:val="p"/>
          </m:rPr>
          <w:rPr>
            <w:rFonts w:ascii="Cambria Math" w:hAnsi="Cambria Math"/>
          </w:rPr>
          <m:t xml:space="preserve"> = 1.08</m:t>
        </m:r>
      </m:oMath>
      <w:r>
        <w:t xml:space="preserve"> (Scandinavian free-air cooling), </w:t>
      </w:r>
      <m:oMath>
        <m:r>
          <w:rPr>
            <w:rFonts w:ascii="Cambria Math" w:hAnsi="Cambria Math"/>
          </w:rPr>
          <m:t>δ</m:t>
        </m:r>
        <m:r>
          <m:rPr>
            <m:sty m:val="p"/>
          </m:rPr>
          <w:rPr>
            <w:rFonts w:ascii="Cambria Math" w:hAnsi="Cambria Math"/>
          </w:rPr>
          <m:t xml:space="preserve"> = 0.015</m:t>
        </m:r>
      </m:oMath>
      <w:r>
        <w:t xml:space="preserve"> per °C, and </w:t>
      </w:r>
      <m:oMath>
        <m:bar>
          <m:barPr>
            <m:pos m:val="top"/>
            <m:ctrlPr>
              <w:rPr>
                <w:rFonts w:ascii="Cambria Math" w:hAnsi="Cambria Math"/>
              </w:rPr>
            </m:ctrlPr>
          </m:barPr>
          <m:e>
            <m:r>
              <w:rPr>
                <w:rFonts w:ascii="Cambria Math" w:hAnsi="Cambria Math"/>
              </w:rPr>
              <m:t>θ</m:t>
            </m:r>
          </m:e>
        </m:bar>
        <m:r>
          <m:rPr>
            <m:sty m:val="p"/>
          </m:rPr>
          <w:rPr>
            <w:rFonts w:ascii="Cambria Math" w:hAnsi="Cambria Math"/>
          </w:rPr>
          <m:t xml:space="preserve"> = 15°C</m:t>
        </m:r>
      </m:oMath>
      <w:r>
        <w:t>, yielding PUE values from 1.08 (Iceland, Scandinavia) to 1.41 (UAE).</w:t>
      </w:r>
    </w:p>
    <w:p w14:paraId="13E7B018" w14:textId="77777777" w:rsidR="00825DE6" w:rsidRDefault="003931CA">
      <w:pPr>
        <w:spacing w:after="160"/>
        <w:jc w:val="both"/>
      </w:pPr>
      <w:r>
        <w:t xml:space="preserve">The regime column reports the optimal sourcing strategy for each country as a demand center, derived from the sourcing rule in equation (4) under pure cost minimization (without the sovereignty premium). </w:t>
      </w:r>
      <w:r>
        <w:rPr>
          <w:i/>
        </w:rPr>
        <w:t>Import</w:t>
      </w:r>
      <w:r>
        <w:t xml:space="preserve"> means the country imports both training and inference. </w:t>
      </w:r>
      <w:r>
        <w:rPr>
          <w:i/>
        </w:rPr>
        <w:t>Hybrid</w:t>
      </w:r>
      <w:r>
        <w:t xml:space="preserve"> means the country imports training from the cheapest global source but produces inference domestically or from a nearby hub. </w:t>
      </w:r>
      <w:r>
        <w:rPr>
          <w:i/>
        </w:rPr>
        <w:t>Domestic</w:t>
      </w:r>
      <w:r>
        <w:t xml:space="preserve"> means the country produces both services domestically because it has the lowest cost, including latency. </w:t>
      </w:r>
      <w:bookmarkStart w:id="38" w:name="TableA1txt"/>
      <w:r>
        <w:fldChar w:fldCharType="begin"/>
      </w:r>
      <w:r>
        <w:instrText>HYPERLINK \l "TableA1"</w:instrText>
      </w:r>
      <w:r>
        <w:fldChar w:fldCharType="separate"/>
      </w:r>
      <w:r>
        <w:rPr>
          <w:color w:val="1F3864"/>
          <w:u w:val="single"/>
        </w:rPr>
        <w:t>Table A1</w:t>
      </w:r>
      <w:r>
        <w:fldChar w:fldCharType="end"/>
      </w:r>
      <w:bookmarkEnd w:id="38"/>
      <w:r>
        <w:t xml:space="preserve"> in the Appendix reports the full results for all </w:t>
      </w:r>
      <m:oMath>
        <m:r>
          <w:rPr>
            <w:rFonts w:ascii="Cambria Math" w:hAnsi="Cambria Math"/>
          </w:rPr>
          <m:t>N</m:t>
        </m:r>
        <m:r>
          <m:rPr>
            <m:sty m:val="p"/>
          </m:rPr>
          <w:rPr>
            <w:rFonts w:ascii="Cambria Math" w:hAnsi="Cambria Math"/>
          </w:rPr>
          <m:t xml:space="preserve"> = 86</m:t>
        </m:r>
      </m:oMath>
      <w:r>
        <w:t xml:space="preserve"> countries, sorted by total unit cost.</w:t>
      </w:r>
    </w:p>
    <w:p w14:paraId="3A5B3860" w14:textId="77777777" w:rsidR="00825DE6" w:rsidRDefault="003931CA">
      <w:pPr>
        <w:spacing w:after="160"/>
        <w:jc w:val="both"/>
      </w:pPr>
      <w:r>
        <w:t>The cheapest FLOP producer globally is Iran ($1.10/hr), benefiting from heavily subsidized electricity at $0.005/kWh. Among ECA countries, the five cheapest are Turkmenistan ($1.11/hr, subsidized electricity), Kyrgyzstan ($1.13/hr, hydropower), Russia ($1.14/hr), Kosovo ($1.14/hr), and Ukraine ($1.15/hr). The Nordics benefit from low PUE (1.08–1.10). At the expensive end, Ireland ($1.28/hr) and Greenland ($1.32/hr) face high electricity prices. Construction costs account for 3–6% of total costs, ranging fro</w:t>
      </w:r>
      <w:r>
        <w:t>m $0.033/hr (China) to $0.078/hr (Japan, Singapore).</w:t>
      </w:r>
    </w:p>
    <w:p w14:paraId="588E826E" w14:textId="77777777" w:rsidR="00825DE6" w:rsidRDefault="003931CA">
      <w:pPr>
        <w:spacing w:after="160"/>
        <w:jc w:val="both"/>
      </w:pPr>
      <w:r>
        <w:t xml:space="preserve">Under pure cost minimization (without sovereignty), 44 of 86 countries (51%) are in </w:t>
      </w:r>
      <w:r>
        <w:rPr>
          <w:i/>
        </w:rPr>
        <w:t>full import</w:t>
      </w:r>
      <w:r>
        <w:t xml:space="preserve">, 38 (44%) in </w:t>
      </w:r>
      <w:r>
        <w:rPr>
          <w:i/>
        </w:rPr>
        <w:t>hybrid</w:t>
      </w:r>
      <w:r>
        <w:t xml:space="preserve">, and 1 (1%) in </w:t>
      </w:r>
      <w:r>
        <w:rPr>
          <w:i/>
        </w:rPr>
        <w:t>domestic</w:t>
      </w:r>
      <w:r>
        <w:t xml:space="preserve">. Training concentrates entirely at the cheapest global producer. Inference organizes into regional hubs: Kosovo serves Southeastern Europe, Algeria the Mediterranean, Finland the Baltics, and Canada North America. A sovereignty premium </w:t>
      </w:r>
      <m:oMath>
        <m:r>
          <w:rPr>
            <w:rFonts w:ascii="Cambria Math" w:hAnsi="Cambria Math"/>
          </w:rPr>
          <m:t>λ</m:t>
        </m:r>
        <m:r>
          <m:rPr>
            <m:sty m:val="p"/>
          </m:rPr>
          <w:rPr>
            <w:rFonts w:ascii="Cambria Math" w:hAnsi="Cambria Math"/>
          </w:rPr>
          <m:t xml:space="preserve"> = 10%</m:t>
        </m:r>
      </m:oMath>
      <w:r>
        <w:t xml:space="preserve"> shifts 55 countries (64%) to </w:t>
      </w:r>
      <w:r>
        <w:rPr>
          <w:i/>
        </w:rPr>
        <w:t>domestic</w:t>
      </w:r>
      <w:r>
        <w:t xml:space="preserve">, 27 (31%) to </w:t>
      </w:r>
      <w:r>
        <w:rPr>
          <w:i/>
        </w:rPr>
        <w:t>hybrid</w:t>
      </w:r>
      <w:r>
        <w:t xml:space="preserve">, and only 1 (1%) remain </w:t>
      </w:r>
      <w:r>
        <w:rPr>
          <w:i/>
        </w:rPr>
        <w:t>full import</w:t>
      </w:r>
      <w:r>
        <w:t>. The sovereignty premium is particularly powerful for inference: since the latency markup within Europe is moderate (10–40 ms, adding 1–3%), even a small domestic preference tips the decision away from importing.</w:t>
      </w:r>
    </w:p>
    <w:p w14:paraId="6E2EA1B5" w14:textId="77777777" w:rsidR="00825DE6" w:rsidRDefault="003931CA">
      <w:pPr>
        <w:spacing w:after="160"/>
        <w:jc w:val="both"/>
      </w:pPr>
      <w:r>
        <w:t xml:space="preserve">In practice, </w:t>
      </w:r>
      <m:oMath>
        <m:r>
          <w:rPr>
            <w:rFonts w:ascii="Cambria Math" w:hAnsi="Cambria Math"/>
          </w:rPr>
          <m:t>λ</m:t>
        </m:r>
      </m:oMath>
      <w:r>
        <w:t xml:space="preserve"> is bilateral and heterogeneous. Between allies with mutual data adequacy agreements (e.g., EU member states), the effective sovereignty premium may be near zero. Between geopolitical adversaries, it is effectively infinite: the United States would not source training from Iran regardless of cost, and current sanctions make such transactions illegal. The uniform </w:t>
      </w:r>
      <m:oMath>
        <m:r>
          <w:rPr>
            <w:rFonts w:ascii="Cambria Math" w:hAnsi="Cambria Math"/>
          </w:rPr>
          <m:t>λ</m:t>
        </m:r>
        <m:r>
          <m:rPr>
            <m:sty m:val="p"/>
          </m:rPr>
          <w:rPr>
            <w:rFonts w:ascii="Cambria Math" w:hAnsi="Cambria Math"/>
          </w:rPr>
          <m:t xml:space="preserve"> = 10%</m:t>
        </m:r>
      </m:oMath>
      <w:r>
        <w:t xml:space="preserve"> should therefore be understood as an average over non-adversarial country pairs. Although Iran has the lowest production cost in the calibration, this reflects heavily subsidized electricity ($0.005/kWh) and is largely irrelevant for trade because international sanctions exclude it from most markets. In a model with bilateral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sanctioned countries would be excluded from serving most demand centers, and the effective cheapest suppliers become Turkmenistan ($1.11/hr) and Kyrgyzstan ($1.13/hr).</w:t>
      </w:r>
    </w:p>
    <w:p w14:paraId="752C68A1" w14:textId="77777777" w:rsidR="00825DE6" w:rsidRDefault="003931CA">
      <w:pPr>
        <w:spacing w:after="160"/>
        <w:jc w:val="both"/>
      </w:pPr>
      <w:r>
        <w:rPr>
          <w:i/>
        </w:rPr>
        <w:t xml:space="preserve">Demand-weighted trade flows. </w:t>
      </w:r>
      <w:r>
        <w:t>Weighting the sourcing patterns by demand shares (equation 5), training concentrates at the single cheapest producer. Since Iran’s low electricity price ($0.005/kWh) reflects heavy subsidies and the country faces broad international sanctions, training flows are reported, excluding sanctioned producers: Turkmenistan ($1.11/hr) captures 99.9% of global training demand. Inference is far more dispersed: the top five inference suppliers are Canada (51%), Algeria (20%), Kyrgyzstan (4%), Australia (3%), Russia (2</w:t>
      </w:r>
      <w:r>
        <w:t>%), together serving 81% of global inference demand. The demand-weighted HHI for training is 1.00, versus 0.31 for inference, confirming that training is far more concentrated than inference.</w:t>
      </w:r>
    </w:p>
    <w:p w14:paraId="43B6DF8D" w14:textId="77777777" w:rsidR="00825DE6" w:rsidRDefault="003931CA">
      <w:pPr>
        <w:spacing w:after="160"/>
        <w:jc w:val="both"/>
      </w:pPr>
      <w:r>
        <w:t xml:space="preserve">That all training demand pools at one producer is an artifact of the model’s assumptions—homogeneous FLOPs, zero transport costs, and no capacity limits. In practice, training would be spread across suppliers by power-grid constraints (no single country can absorb unlimited demand), risk diversification (firms hedge against outages by splitting workloads), differences in regulatory and data-governance regimes, and long-term contracts. A simple bounded-capacity extension makes the point: if each country can </w:t>
      </w:r>
      <w:r>
        <w:t xml:space="preserve">supply at most a fixed share of global demand, proportional to its power generation capacity, buyers fill the cheapest supplier first, then spill over to the next cheapest, and so on. Training demand then spreads across the low-cost tier rather than collapsing to a single country, and </w:t>
      </w:r>
      <m:oMath>
        <m:sSub>
          <m:sSubPr>
            <m:ctrlPr>
              <w:rPr>
                <w:rFonts w:ascii="Cambria Math" w:hAnsi="Cambria Math"/>
              </w:rPr>
            </m:ctrlPr>
          </m:sSubPr>
          <m:e>
            <m:r>
              <w:rPr>
                <w:rFonts w:ascii="Cambria Math" w:hAnsi="Cambria Math"/>
              </w:rPr>
              <m:t>HHI</m:t>
            </m:r>
          </m:e>
          <m:sub>
            <m:r>
              <w:rPr>
                <w:rFonts w:ascii="Cambria Math" w:hAnsi="Cambria Math"/>
              </w:rPr>
              <m:t>T</m:t>
            </m:r>
          </m:sub>
        </m:sSub>
      </m:oMath>
      <w:r>
        <w:t xml:space="preserve"> falls sharply. Inference, already dispersed by latency, is less affected. The unconstrained formulation is kept for tractability. The cost rankings and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HHI</m:t>
            </m:r>
          </m:e>
          <m:sub>
            <m:r>
              <w:rPr>
                <w:rFonts w:ascii="Cambria Math" w:hAnsi="Cambria Math"/>
              </w:rPr>
              <m:t>I</m:t>
            </m:r>
          </m:sub>
        </m:sSub>
      </m:oMath>
      <w:r>
        <w:t xml:space="preserve"> survive under bounded capacity.</w:t>
      </w:r>
    </w:p>
    <w:p w14:paraId="25D03484" w14:textId="77777777" w:rsidR="00825DE6" w:rsidRDefault="003931CA">
      <w:pPr>
        <w:spacing w:after="160"/>
        <w:jc w:val="both"/>
      </w:pPr>
      <w:r>
        <w:t>Among developing countries, Kyrgyzstan captures 4% of global inference demand by serving China and Kazakhstan—a striking result for a country with GDP under $15 billion. Algeria serves as the inference hub for Western Europe, accounting for 20% of global inference demand across 14 European countries, including Germany, France, the United Kingdom, and Italy. These patterns show how cheap-energy developing countries can earn export revenue from much larger economies.</w:t>
      </w:r>
    </w:p>
    <w:p w14:paraId="3F7B7289" w14:textId="77777777" w:rsidR="00825DE6" w:rsidRDefault="003931CA">
      <w:pPr>
        <w:spacing w:after="160"/>
        <w:jc w:val="both"/>
      </w:pPr>
      <w:r>
        <w:t>Doubling the sovereignty premium to 20% shifts 29 additional countries to domestic training production, reducing the share of global training demand available to foreign producers from 17% to 0%. At 20%, nearly all countries produce training domestically, and the export market for training effectively disappears. Inference export revenue is more resilient to sovereignty premia because the latency advantage of proximity partially insulates regional hubs.</w:t>
      </w:r>
    </w:p>
    <w:p w14:paraId="7DE5CFA7" w14:textId="77777777" w:rsidR="00825DE6" w:rsidRDefault="003931CA">
      <w:pPr>
        <w:spacing w:after="160"/>
        <w:jc w:val="both"/>
      </w:pPr>
      <w:r>
        <w:rPr>
          <w:i/>
        </w:rPr>
        <w:t xml:space="preserve">Major demand centers. </w:t>
      </w:r>
      <w:r>
        <w:t>The model’s predictions vary across major AI demand centers because each faces a different latency geography. For the United States, the pure-cost optimum sources training from the cheapest available producer and inference from Canada ($1.19/hr), reflecting Canada’s combination of low cost and minimal cross-border latency. For major European demand centers, inference is sourced from Algeria at delivered costs of $1.18/hr for Germany, $1.18/hr for the United Kingdom, and $1.17/hr for France. Algeria’s subsid</w:t>
      </w:r>
      <w:r>
        <w:t>ized electricity and moderate Mediterranean latency make it the European inference hub. For China, the cheapest inference source is Kyrgyzstan ($1.16/hr), a bordering country with hydropower-based electricity. Russia produces inference domestically even under pure cost minimization ($1.18/hr), as its low energy costs offset moderate latency. The Gulf states present another pattern: Saudi Arabia ($1.17/hr) and the UAE ($1.17/hr) also produce inference domestically, benefiting from subsidized energy and expan</w:t>
      </w:r>
      <w:r>
        <w:t>ding data center capacity. These patterns illustrate the model’s core prediction: inference organizes around latency-bounded regional hubs, and each major market has a distinct optimal supplier determined by geography. With a sovereignty premium of 10%, the United States, China, Russia, and the Gulf states all shift to full domestic production, while Germany still imports training but produces inference domestically.</w:t>
      </w:r>
    </w:p>
    <w:p w14:paraId="745C2A5B" w14:textId="77777777" w:rsidR="00825DE6" w:rsidRDefault="003931CA">
      <w:pPr>
        <w:spacing w:after="160"/>
        <w:jc w:val="both"/>
      </w:pPr>
      <w:r>
        <w:rPr>
          <w:i/>
        </w:rPr>
        <w:t xml:space="preserve">Governance and political economy. </w:t>
      </w:r>
      <w:r>
        <w:t xml:space="preserve">These cost rankings assume globally uniform hardware prices and abstract from institutional heterogeneity. In practice, GPU export controls raise effective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for Iran, Russia, and Belarus; grid reliability varies widely; the EU’s GDPR and AI Act create hard barriers for inference on personal data; and agglomeration economies (</w:t>
      </w:r>
      <w:bookmarkStart w:id="39" w:name="Krugman1991txt"/>
      <w:r>
        <w:fldChar w:fldCharType="begin"/>
      </w:r>
      <w:r>
        <w:instrText>HYPERLINK \l "Krugman1991"</w:instrText>
      </w:r>
      <w:r>
        <w:fldChar w:fldCharType="separate"/>
      </w:r>
      <w:r>
        <w:rPr>
          <w:color w:val="1F3864"/>
          <w:u w:val="single"/>
        </w:rPr>
        <w:t>Krugman 1991</w:t>
      </w:r>
      <w:r>
        <w:fldChar w:fldCharType="end"/>
      </w:r>
      <w:bookmarkEnd w:id="39"/>
      <w:r>
        <w:t xml:space="preserve">) favor established hubs despite higher costs. Data center investments are large, long-lived, and immobile, so the viability of a country as a compute exporter depends on institutional factors not captured by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alone. Several of the cheapest producers in the calibration (Iran, Turkmenistan, Uzbekistan) rank poorly on property rights and rule of law indices, and subsidized electricity prices may be politically fragile. The fixed entry cost </w:t>
      </w:r>
      <m:oMath>
        <m:sSub>
          <m:sSubPr>
            <m:ctrlPr>
              <w:rPr>
                <w:rFonts w:ascii="Cambria Math" w:hAnsi="Cambria Math"/>
              </w:rPr>
            </m:ctrlPr>
          </m:sSubPr>
          <m:e>
            <m:r>
              <w:rPr>
                <w:rFonts w:ascii="Cambria Math" w:hAnsi="Cambria Math"/>
              </w:rPr>
              <m:t>F</m:t>
            </m:r>
          </m:e>
          <m:sub>
            <m:r>
              <w:rPr>
                <w:rFonts w:ascii="Cambria Math" w:hAnsi="Cambria Math"/>
              </w:rPr>
              <m:t>j</m:t>
            </m:r>
          </m:sub>
        </m:sSub>
      </m:oMath>
      <w:r>
        <w:t xml:space="preserve"> should therefore be interpreted as including an institutional premium required to attract foreign capital.</w:t>
      </w:r>
    </w:p>
    <w:p w14:paraId="4A7A746E" w14:textId="77777777" w:rsidR="00825DE6" w:rsidRDefault="003931CA">
      <w:pPr>
        <w:spacing w:after="160"/>
        <w:jc w:val="both"/>
      </w:pPr>
      <w:r>
        <w:t xml:space="preserve">The EU’s GDPR and AI Act segment the compute market along regulatory lines, reinforcing the sovereignty premium </w:t>
      </w:r>
      <m:oMath>
        <m:r>
          <w:rPr>
            <w:rFonts w:ascii="Cambria Math" w:hAnsi="Cambria Math"/>
          </w:rPr>
          <m:t>λ</m:t>
        </m:r>
      </m:oMath>
      <w:r>
        <w:t xml:space="preserve"> as a structural feature. U.S. export controls on advanced GPUs raise the effective hardware cost </w:t>
      </w:r>
      <m:oMath>
        <m:r>
          <w:rPr>
            <w:rFonts w:ascii="Cambria Math" w:hAnsi="Cambria Math"/>
          </w:rPr>
          <m:t>ρ</m:t>
        </m:r>
      </m:oMath>
      <w:r>
        <w:t xml:space="preserve"> for sanctioned countries, potentially offsetting any electricity cost advantage and discouraging long-term investment. Grid reliability further narrows the set of viable exporters: countries with frequent outages face backup-generation costs that are not reflected in headline electricity prices; therefore, effective costs should be understood as reliability-adjusted. Taken together, these governance factors suggest that viable compute exporters are a strict subset of low-cost producers: those that combine </w:t>
      </w:r>
      <w:r>
        <w:t>cheap energy with adequate institutional quality, such as the Nordic countries, Canada, and parts of the Gulf and Central Asia. Water is another constraint. Evaporative cooling consumes large volumes, and several of the cheapest producers (Iran, Turkmenistan, Egypt, Saudi Arabia) are water-scarce. Liquid cooling reduces water needs but does not eliminate them.</w:t>
      </w:r>
    </w:p>
    <w:p w14:paraId="56D1882F" w14:textId="77777777" w:rsidR="00825DE6" w:rsidRDefault="003931CA">
      <w:pPr>
        <w:spacing w:after="160"/>
        <w:jc w:val="both"/>
      </w:pPr>
      <w:r>
        <w:t>A deeper issue concerns the sustainability of subsidized electricity prices at an export scale. Several of the cheapest producers in the calibration, including Iran ($0.005/kWh), Turkmenistan ($0.01/kWh), Egypt ($0.038/kWh), and the Gulf states (Qatar $0.036, Saudi Arabia $0.053, UAE $0.065), benefit from domestic energy subsidies that price electricity well below the long-run marginal cost (LRMC) of generation (</w:t>
      </w:r>
      <w:hyperlink w:anchor="IMF2025" w:history="1">
        <w:r>
          <w:rPr>
            <w:color w:val="1F3864"/>
            <w:u w:val="single"/>
          </w:rPr>
          <w:t>IMF 2025</w:t>
        </w:r>
      </w:hyperlink>
      <w:r>
        <w:t>).</w:t>
      </w:r>
      <w:r>
        <w:rPr>
          <w:rStyle w:val="FootnoteReference"/>
        </w:rPr>
        <w:footnoteReference w:id="12"/>
      </w:r>
      <w:r>
        <w:t xml:space="preserve"> The implicit subsidy gap—the difference between the observed tariff and the LRMC at opportunity-cost fuel prices—ranges from $19 to $80/MWh across the 13 adjusted countries. For Iran, the gap is $80/MWh: a hypothetical 100 MW data center would receive roughly $70 million per year in implicit fiscal transfer. At a small scale, the facility pays the subsidized tariff and generates export revenue, employment, and tax receipts. At export scale, however, the fiscal arithmetic reverses: a country that becomes a </w:t>
      </w:r>
      <w:r>
        <w:t>major training hub would channel hundreds of megawatts of subsidized electricity into serving foreign demand, effectively transferring the subsidy to foreign AI companies. Governments would face a choice between raising electricity prices for data centers (eroding the cost advantage), maintaining subsidies at growing fiscal cost, or capping data center capacity.</w:t>
      </w:r>
    </w:p>
    <w:p w14:paraId="3CFBF2D7" w14:textId="77777777" w:rsidR="00825DE6" w:rsidRDefault="003931CA">
      <w:pPr>
        <w:spacing w:after="160"/>
        <w:jc w:val="both"/>
      </w:pPr>
      <w:r>
        <w:t>This analysis highlights a distinction between two types of cheap electricity. The first type is subsidized fossil-fuel tariffs (Iran, Turkmenistan, the Gulf states, Algeria, Egypt, Nigeria, South Africa, and parts of Central Asia), where the cost advantage is fiscal rather than real: it reflects government transfers, not low-cost generation. The second type is genuine hydropower cost advantages (Kyrgyzstan, Canada, Ethiopia, Norway, Tajikistan), where low LRMC reflects physical endowments—abundant water re</w:t>
      </w:r>
      <w:r>
        <w:t xml:space="preserve">sources and sunk dam infrastructure—rather than fiscal policy. Only the latter is sustainable at export scale, because the marginal cost of additional hydropower output remains low without fiscal support. The sustainable export frontier is defined not by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alone but by the price at which electricity can be supplied without fiscal subsidy.</w:t>
      </w:r>
    </w:p>
    <w:p w14:paraId="24F71F76" w14:textId="77777777" w:rsidR="00825DE6" w:rsidRDefault="003931CA">
      <w:pPr>
        <w:spacing w:after="160"/>
        <w:jc w:val="both"/>
      </w:pPr>
      <w:r>
        <w:t>How sensitive are the rankings to subsidized electricity? In 13 countries where observed tariffs reflect explicit fossil-fuel subsidies, we replace the subsidized price with an estimated “cost-recovery” price: the LRMC of the dominant generation technology at opportunity-cost fuel prices (</w:t>
      </w:r>
      <w:bookmarkStart w:id="40" w:name="IMF2025txt"/>
      <w:r>
        <w:fldChar w:fldCharType="begin"/>
      </w:r>
      <w:r>
        <w:instrText>HYPERLINK \l "IMF2025"</w:instrText>
      </w:r>
      <w:r>
        <w:fldChar w:fldCharType="separate"/>
      </w:r>
      <w:r>
        <w:rPr>
          <w:color w:val="1F3864"/>
          <w:u w:val="single"/>
        </w:rPr>
        <w:t>IMF 2025</w:t>
      </w:r>
      <w:r>
        <w:fldChar w:fldCharType="end"/>
      </w:r>
      <w:bookmarkEnd w:id="40"/>
      <w:r>
        <w:t xml:space="preserve">; </w:t>
      </w:r>
      <w:bookmarkStart w:id="41" w:name="Lazard2025txt"/>
      <w:r>
        <w:fldChar w:fldCharType="begin"/>
      </w:r>
      <w:r>
        <w:instrText>HYPERLINK \l "Lazard2025"</w:instrText>
      </w:r>
      <w:r>
        <w:fldChar w:fldCharType="separate"/>
      </w:r>
      <w:r>
        <w:rPr>
          <w:color w:val="1F3864"/>
          <w:u w:val="single"/>
        </w:rPr>
        <w:t>Lazard 2025</w:t>
      </w:r>
      <w:r>
        <w:fldChar w:fldCharType="end"/>
      </w:r>
      <w:bookmarkEnd w:id="41"/>
      <w:r>
        <w:t>). For gas exporters (Iran, Turkmenistan, Algeria, Qatar), the cost-recovery price is the LRMC of combined-cycle gas generation at export-parity gas prices ($0.065–$0.100/kWh). For the Gulf states (Saudi Arabia, the UAE, and Qatar), we use the opportunity cost of domestic gas combustion versus exporting it as LNG. For coal-dependent producers (Kazakhstan, South Africa), we use the full Eskom-style cost-recovery tariff, including depreciation and maintenance. For Ethiopia, we use the IMF’s estimated hydro co</w:t>
      </w:r>
      <w:r>
        <w:t>st-recovery target ($0.050/kWh), which is above the current tariff but well below fossil-fuel LRMC. Adjustments range from $19/MWh to $80/MWh above observed tariffs. Countries whose low prices reflect genuine hydropower cost advantages (Kyrgyzstan, Canada, Norway, Tajikistan) are not adjusted.</w:t>
      </w:r>
    </w:p>
    <w:p w14:paraId="377EAF89" w14:textId="77777777" w:rsidR="00825DE6" w:rsidRDefault="003931CA">
      <w:pPr>
        <w:spacing w:after="160"/>
        <w:jc w:val="both"/>
      </w:pPr>
      <w:r>
        <w:t>Under cost-recovery prices, the five cheapest producers become Kyrgyzstan ($1.13/hr), Canada ($1.14/hr), Kosovo ($1.14/hr), Ethiopia ($1.14/hr), and Ukraine ($1.15/hr). Hydropower countries (Kyrgyzstan, Canada, Ethiopia) and cold-climate producers (Norway, Kosovo) rise; all Gulf and MENA producers fall. Iran drops from first to 23rd. Seven countries change trade regime under adjusted costs. Training still concentrates in a single cheapest producer (HHI = 1.0000), but that producer is now Kyrgyzstan rather t</w:t>
      </w:r>
      <w:r>
        <w:t>han Iran. Inference hubs shift less (HHI = 0.3149) because they depend on latency geometry, which is unaffected by price adjustments. The model’s structure is unchanged: training still goes to the cheapest producer, inference still clusters in regional hubs, and the sovereignty premium still pushes countries toward domestic production. What changes is who sits at the top: hydropower replaces subsidized gas. Cheap electricity still confers comparative advantage in compute, but the advantage has to be real ra</w:t>
      </w:r>
      <w:r>
        <w:t>ther than fiscal.</w:t>
      </w:r>
    </w:p>
    <w:p w14:paraId="1220E10E" w14:textId="77777777" w:rsidR="00825DE6" w:rsidRDefault="003931CA">
      <w:pPr>
        <w:spacing w:after="160"/>
        <w:jc w:val="both"/>
      </w:pPr>
      <w:r>
        <w:rPr>
          <w:i/>
        </w:rPr>
        <w:t xml:space="preserve">Model extensions. </w:t>
      </w:r>
      <w:r>
        <w:t>The model can be extended in several directions. (i) bounded capacity per country, so that grid limits spread training across multiple low-cost producers as discussed above, (ii) stochastic disruptions (grid outages, political instability) that give buyers a reason to split workloads across providers, (iii) heterogeneous demand segmented by latency tolerance, (iv) endogenous electricity prices with upward-sloping supply curves, (v) carbon pricing that introduces a “green premium” for hydropower-rich countri</w:t>
      </w:r>
      <w:r>
        <w:t xml:space="preserve">es, (vi) strategic interaction among oligopolistic providers, and (vii) governance as a multiplicative cost shifter on </w:t>
      </w:r>
      <m:oMath>
        <m:sSub>
          <m:sSubPr>
            <m:ctrlPr>
              <w:rPr>
                <w:rFonts w:ascii="Cambria Math" w:hAnsi="Cambria Math"/>
              </w:rPr>
            </m:ctrlPr>
          </m:sSubPr>
          <m:e>
            <m:r>
              <w:rPr>
                <w:rFonts w:ascii="Cambria Math" w:hAnsi="Cambria Math"/>
              </w:rPr>
              <m:t>c</m:t>
            </m:r>
          </m:e>
          <m:sub>
            <m:r>
              <w:rPr>
                <w:rFonts w:ascii="Cambria Math" w:hAnsi="Cambria Math"/>
              </w:rPr>
              <m:t>j</m:t>
            </m:r>
          </m:sub>
        </m:sSub>
      </m:oMath>
      <w:r>
        <w:t>.</w:t>
      </w:r>
    </w:p>
    <w:p w14:paraId="6746C2FE" w14:textId="77777777" w:rsidR="00825DE6" w:rsidRDefault="003931CA">
      <w:pPr>
        <w:pStyle w:val="Heading1"/>
      </w:pPr>
      <w:r>
        <w:rPr>
          <w:rFonts w:ascii="Times New Roman" w:hAnsi="Times New Roman"/>
          <w:color w:val="2F5496"/>
        </w:rPr>
        <w:t>8. Conclusion</w:t>
      </w:r>
    </w:p>
    <w:p w14:paraId="20B382FC" w14:textId="77777777" w:rsidR="00825DE6" w:rsidRDefault="003931CA">
      <w:pPr>
        <w:spacing w:after="160"/>
        <w:jc w:val="both"/>
      </w:pPr>
      <w:r>
        <w:t>This paper develops a trade model for computing services (FLOPs) in which countries produce and export computing capacity based on their electricity prices, climate, and construction costs. The paper distinguishes two service types, latency-insensitive training and latency-sensitive inference, and introduces a sovereignty premium to capture governments’ preference for domestic data processing. The paper derives buyers’ optimal sourcing decisions and producers’ entry conditions, and establishes three compara</w:t>
      </w:r>
      <w:r>
        <w:t>tive static results: country-specific sovereignty thresholds, the nesting of training exporters within inference exporters, and greater concentration in training than in inference markets. The paper calibrates the model for 86 countries using data on electricity prices, temperatures, construction costs, bilateral latencies, and data-center-based demand shares.</w:t>
      </w:r>
    </w:p>
    <w:p w14:paraId="21B4C8ED" w14:textId="77777777" w:rsidR="00825DE6" w:rsidRDefault="003931CA">
      <w:pPr>
        <w:spacing w:after="160"/>
        <w:jc w:val="both"/>
      </w:pPr>
      <w:r>
        <w:t>Across 86 countries, cheap-energy peripheries serve as FLOP exporters for training, while inference organizes into regional hubs bounded by latency. The sovereignty premium rationalizes widespread domestic investment, shifting the majority of countries from import to domestic production, at a demand-weighted welfare cost of 10.1% of average compute spending. The model generates a country taxonomy (full importers, training exporters, inference hubs, and hybrid regimes) that maps onto observed investment patt</w:t>
      </w:r>
      <w:r>
        <w:t>erns.</w:t>
      </w:r>
    </w:p>
    <w:p w14:paraId="2F8CFB99" w14:textId="77777777" w:rsidR="00825DE6" w:rsidRDefault="003931CA">
      <w:pPr>
        <w:spacing w:after="160"/>
        <w:jc w:val="both"/>
      </w:pPr>
      <w:r>
        <w:t>For developing countries, the results point to a new avenue for economic participation in the global economy. Countries like Kyrgyzstan, Uzbekistan, and Egypt, which rank among the cheapest FLOP producers in the calibration, could convert cheap electricity into a high-value digital export without building a domestic AI research ecosystem. FLOP exporting is the digital equivalent of resource-based industrialization, but with the advantage that the “resource” (electricity) is renewable and the product (comput</w:t>
      </w:r>
      <w:r>
        <w:t>e) serves the fastest-growing sector of the world economy.</w:t>
      </w:r>
    </w:p>
    <w:p w14:paraId="4E9CEBB5" w14:textId="77777777" w:rsidR="00825DE6" w:rsidRDefault="003931CA">
      <w:pPr>
        <w:spacing w:after="160"/>
        <w:jc w:val="both"/>
      </w:pPr>
      <w:r>
        <w:t>The policy implications are asymmetric. Restricting training imports raises costs without a proximity benefit, since training is latency-insensitive. Supporting domestic inference has a genuine latency rationale, but is less justified for countries close to low-cost neighbors. For developing countries seeking to enter the compute export market, the binding constraints are not technological but institutional. Reliable power grids, political stability, data governance frameworks, and international connectivit</w:t>
      </w:r>
      <w:r>
        <w:t>y determine whether cost advantages translate into actual exports.</w:t>
      </w:r>
    </w:p>
    <w:p w14:paraId="750B5166" w14:textId="77777777" w:rsidR="00825DE6" w:rsidRDefault="003931CA">
      <w:r>
        <w:br w:type="page"/>
      </w:r>
    </w:p>
    <w:p w14:paraId="4E3E9D4E" w14:textId="77777777" w:rsidR="00825DE6" w:rsidRDefault="003931CA">
      <w:pPr>
        <w:pStyle w:val="Heading1"/>
      </w:pPr>
      <w:r>
        <w:rPr>
          <w:rFonts w:ascii="Times New Roman" w:hAnsi="Times New Roman"/>
          <w:color w:val="2F5496"/>
        </w:rPr>
        <w:t>Appendix</w:t>
      </w:r>
    </w:p>
    <w:bookmarkStart w:id="42" w:name="TableA1"/>
    <w:p w14:paraId="53259EDD" w14:textId="77777777" w:rsidR="00825DE6" w:rsidRDefault="003931CA">
      <w:pPr>
        <w:spacing w:after="60"/>
        <w:jc w:val="both"/>
      </w:pPr>
      <w:r>
        <w:fldChar w:fldCharType="begin"/>
      </w:r>
      <w:r>
        <w:instrText>HYPERLINK \l "TableA1txt"</w:instrText>
      </w:r>
      <w:r>
        <w:fldChar w:fldCharType="separate"/>
      </w:r>
      <w:r>
        <w:rPr>
          <w:b/>
          <w:color w:val="1F3864"/>
          <w:sz w:val="20"/>
          <w:u w:val="single"/>
        </w:rPr>
        <w:t>Table A1</w:t>
      </w:r>
      <w:r>
        <w:fldChar w:fldCharType="end"/>
      </w:r>
      <w:bookmarkEnd w:id="42"/>
      <w:r>
        <w:rPr>
          <w:b/>
          <w:sz w:val="20"/>
        </w:rPr>
        <w:t>. Unit cost of FLOP production by country (H100 GPU-hour)</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
        <w:gridCol w:w="1650"/>
        <w:gridCol w:w="990"/>
        <w:gridCol w:w="1020"/>
        <w:gridCol w:w="1226"/>
        <w:gridCol w:w="590"/>
        <w:gridCol w:w="935"/>
        <w:gridCol w:w="864"/>
        <w:gridCol w:w="874"/>
      </w:tblGrid>
      <w:tr w:rsidR="00825DE6" w14:paraId="513398AF" w14:textId="77777777">
        <w:trPr>
          <w:jc w:val="center"/>
        </w:trPr>
        <w:tc>
          <w:tcPr>
            <w:tcW w:w="550" w:type="dxa"/>
            <w:tcBorders>
              <w:top w:val="single" w:sz="4" w:space="0" w:color="auto"/>
              <w:bottom w:val="single" w:sz="4" w:space="0" w:color="auto"/>
            </w:tcBorders>
          </w:tcPr>
          <w:p w14:paraId="654C62D8" w14:textId="77777777" w:rsidR="00825DE6" w:rsidRDefault="003931CA">
            <w:pPr>
              <w:spacing w:before="10" w:after="10"/>
              <w:jc w:val="center"/>
            </w:pPr>
            <w:r>
              <w:rPr>
                <w:b/>
                <w:sz w:val="16"/>
              </w:rPr>
              <w:t>Rank</w:t>
            </w:r>
          </w:p>
        </w:tc>
        <w:tc>
          <w:tcPr>
            <w:tcW w:w="1500" w:type="dxa"/>
            <w:tcBorders>
              <w:top w:val="single" w:sz="4" w:space="0" w:color="auto"/>
              <w:bottom w:val="single" w:sz="4" w:space="0" w:color="auto"/>
            </w:tcBorders>
          </w:tcPr>
          <w:p w14:paraId="3E78DB26" w14:textId="77777777" w:rsidR="00825DE6" w:rsidRDefault="003931CA">
            <w:pPr>
              <w:spacing w:before="10" w:after="10"/>
              <w:jc w:val="center"/>
            </w:pPr>
            <w:r>
              <w:rPr>
                <w:b/>
                <w:sz w:val="16"/>
              </w:rPr>
              <w:t>Country</w:t>
            </w:r>
          </w:p>
        </w:tc>
        <w:tc>
          <w:tcPr>
            <w:tcW w:w="900" w:type="dxa"/>
            <w:tcBorders>
              <w:top w:val="single" w:sz="4" w:space="0" w:color="auto"/>
              <w:bottom w:val="single" w:sz="4" w:space="0" w:color="auto"/>
            </w:tcBorders>
          </w:tcPr>
          <w:p w14:paraId="3D7C231C" w14:textId="77777777" w:rsidR="00825DE6" w:rsidRDefault="003931CA">
            <w:pPr>
              <w:spacing w:before="10" w:after="10"/>
              <w:jc w:val="center"/>
            </w:pPr>
            <w:r>
              <w:rPr>
                <w:b/>
                <w:sz w:val="16"/>
              </w:rPr>
              <w:t>Total Cost</w:t>
            </w:r>
            <w:r>
              <w:rPr>
                <w:b/>
                <w:sz w:val="16"/>
              </w:rPr>
              <w:br/>
              <w:t>($/hr)</w:t>
            </w:r>
          </w:p>
        </w:tc>
        <w:tc>
          <w:tcPr>
            <w:tcW w:w="900" w:type="dxa"/>
            <w:tcBorders>
              <w:top w:val="single" w:sz="4" w:space="0" w:color="auto"/>
              <w:bottom w:val="single" w:sz="4" w:space="0" w:color="auto"/>
            </w:tcBorders>
          </w:tcPr>
          <w:p w14:paraId="5E5BCEFF" w14:textId="77777777" w:rsidR="00825DE6" w:rsidRDefault="003931CA">
            <w:pPr>
              <w:spacing w:before="10" w:after="10"/>
              <w:jc w:val="center"/>
            </w:pPr>
            <w:r>
              <w:rPr>
                <w:b/>
                <w:sz w:val="16"/>
              </w:rPr>
              <w:t>Electricity</w:t>
            </w:r>
            <w:r>
              <w:rPr>
                <w:b/>
                <w:sz w:val="16"/>
              </w:rPr>
              <w:br/>
              <w:t>Cost ($/hr)</w:t>
            </w:r>
          </w:p>
        </w:tc>
        <w:tc>
          <w:tcPr>
            <w:tcW w:w="900" w:type="dxa"/>
            <w:tcBorders>
              <w:top w:val="single" w:sz="4" w:space="0" w:color="auto"/>
              <w:bottom w:val="single" w:sz="4" w:space="0" w:color="auto"/>
            </w:tcBorders>
          </w:tcPr>
          <w:p w14:paraId="03210713" w14:textId="77777777" w:rsidR="00825DE6" w:rsidRDefault="003931CA">
            <w:pPr>
              <w:spacing w:before="10" w:after="10"/>
              <w:jc w:val="center"/>
            </w:pPr>
            <w:r>
              <w:rPr>
                <w:b/>
                <w:sz w:val="16"/>
              </w:rPr>
              <w:t>Construction</w:t>
            </w:r>
            <w:r>
              <w:rPr>
                <w:b/>
                <w:sz w:val="16"/>
              </w:rPr>
              <w:br/>
              <w:t>Cost ($/hr)</w:t>
            </w:r>
          </w:p>
        </w:tc>
        <w:tc>
          <w:tcPr>
            <w:tcW w:w="500" w:type="dxa"/>
            <w:tcBorders>
              <w:top w:val="single" w:sz="4" w:space="0" w:color="auto"/>
              <w:bottom w:val="single" w:sz="4" w:space="0" w:color="auto"/>
            </w:tcBorders>
          </w:tcPr>
          <w:p w14:paraId="25190FBD" w14:textId="77777777" w:rsidR="00825DE6" w:rsidRDefault="003931CA">
            <w:pPr>
              <w:spacing w:before="10" w:after="10"/>
              <w:jc w:val="center"/>
            </w:pPr>
            <w:r>
              <w:rPr>
                <w:b/>
                <w:sz w:val="16"/>
              </w:rPr>
              <w:t>PUE</w:t>
            </w:r>
          </w:p>
        </w:tc>
        <w:tc>
          <w:tcPr>
            <w:tcW w:w="850" w:type="dxa"/>
            <w:tcBorders>
              <w:top w:val="single" w:sz="4" w:space="0" w:color="auto"/>
              <w:bottom w:val="single" w:sz="4" w:space="0" w:color="auto"/>
            </w:tcBorders>
          </w:tcPr>
          <w:p w14:paraId="4D7D831A" w14:textId="77777777" w:rsidR="00825DE6" w:rsidRDefault="003931CA">
            <w:pPr>
              <w:spacing w:before="10" w:after="10"/>
              <w:jc w:val="center"/>
            </w:pPr>
            <w:r>
              <w:rPr>
                <w:b/>
                <w:sz w:val="16"/>
              </w:rPr>
              <w:t>Elec. Price</w:t>
            </w:r>
            <w:r>
              <w:rPr>
                <w:b/>
                <w:sz w:val="16"/>
              </w:rPr>
              <w:br/>
              <w:t>($/kWh)</w:t>
            </w:r>
          </w:p>
        </w:tc>
        <w:tc>
          <w:tcPr>
            <w:tcW w:w="750" w:type="dxa"/>
            <w:tcBorders>
              <w:top w:val="single" w:sz="4" w:space="0" w:color="auto"/>
              <w:bottom w:val="single" w:sz="4" w:space="0" w:color="auto"/>
            </w:tcBorders>
          </w:tcPr>
          <w:p w14:paraId="631B6B30" w14:textId="77777777" w:rsidR="00825DE6" w:rsidRDefault="003931CA">
            <w:pPr>
              <w:spacing w:before="10" w:after="10"/>
              <w:jc w:val="center"/>
            </w:pPr>
            <w:r>
              <w:rPr>
                <w:b/>
                <w:sz w:val="16"/>
              </w:rPr>
              <w:t>Cost-Recov.</w:t>
            </w:r>
            <w:r>
              <w:rPr>
                <w:b/>
                <w:sz w:val="16"/>
              </w:rPr>
              <w:br/>
              <w:t>Price ($/kWh)</w:t>
            </w:r>
          </w:p>
        </w:tc>
        <w:tc>
          <w:tcPr>
            <w:tcW w:w="750" w:type="dxa"/>
            <w:tcBorders>
              <w:top w:val="single" w:sz="4" w:space="0" w:color="auto"/>
              <w:bottom w:val="single" w:sz="4" w:space="0" w:color="auto"/>
            </w:tcBorders>
          </w:tcPr>
          <w:p w14:paraId="2DEBFC1C" w14:textId="77777777" w:rsidR="00825DE6" w:rsidRDefault="003931CA">
            <w:pPr>
              <w:spacing w:before="10" w:after="10"/>
              <w:jc w:val="center"/>
            </w:pPr>
            <w:r>
              <w:rPr>
                <w:b/>
                <w:sz w:val="16"/>
              </w:rPr>
              <w:t>Pure-Cost</w:t>
            </w:r>
            <w:r>
              <w:rPr>
                <w:b/>
                <w:sz w:val="16"/>
              </w:rPr>
              <w:br/>
              <w:t>Regime</w:t>
            </w:r>
          </w:p>
        </w:tc>
      </w:tr>
      <w:tr w:rsidR="00825DE6" w14:paraId="6BAD9E1F" w14:textId="77777777">
        <w:trPr>
          <w:jc w:val="center"/>
        </w:trPr>
        <w:tc>
          <w:tcPr>
            <w:tcW w:w="550" w:type="dxa"/>
          </w:tcPr>
          <w:p w14:paraId="43755B99" w14:textId="77777777" w:rsidR="00825DE6" w:rsidRDefault="003931CA">
            <w:pPr>
              <w:spacing w:before="10" w:after="10"/>
            </w:pPr>
            <w:r>
              <w:rPr>
                <w:sz w:val="16"/>
              </w:rPr>
              <w:t>2(18)</w:t>
            </w:r>
          </w:p>
        </w:tc>
        <w:tc>
          <w:tcPr>
            <w:tcW w:w="1500" w:type="dxa"/>
          </w:tcPr>
          <w:p w14:paraId="0847D740" w14:textId="77777777" w:rsidR="00825DE6" w:rsidRDefault="003931CA">
            <w:pPr>
              <w:spacing w:before="10" w:after="10"/>
            </w:pPr>
            <w:r>
              <w:rPr>
                <w:sz w:val="16"/>
              </w:rPr>
              <w:t>Turkmenistan</w:t>
            </w:r>
          </w:p>
        </w:tc>
        <w:tc>
          <w:tcPr>
            <w:tcW w:w="900" w:type="dxa"/>
          </w:tcPr>
          <w:p w14:paraId="47195D7C" w14:textId="77777777" w:rsidR="00825DE6" w:rsidRDefault="003931CA">
            <w:pPr>
              <w:spacing w:before="10" w:after="10"/>
              <w:jc w:val="right"/>
            </w:pPr>
            <w:r>
              <w:rPr>
                <w:sz w:val="16"/>
              </w:rPr>
              <w:t>$1.11</w:t>
            </w:r>
          </w:p>
        </w:tc>
        <w:tc>
          <w:tcPr>
            <w:tcW w:w="900" w:type="dxa"/>
          </w:tcPr>
          <w:p w14:paraId="33243078" w14:textId="77777777" w:rsidR="00825DE6" w:rsidRDefault="003931CA">
            <w:pPr>
              <w:spacing w:before="10" w:after="10"/>
              <w:jc w:val="right"/>
            </w:pPr>
            <w:r>
              <w:rPr>
                <w:sz w:val="16"/>
              </w:rPr>
              <w:t>$0.009</w:t>
            </w:r>
          </w:p>
        </w:tc>
        <w:tc>
          <w:tcPr>
            <w:tcW w:w="900" w:type="dxa"/>
          </w:tcPr>
          <w:p w14:paraId="0E643DF1" w14:textId="77777777" w:rsidR="00825DE6" w:rsidRDefault="003931CA">
            <w:pPr>
              <w:spacing w:before="10" w:after="10"/>
              <w:jc w:val="right"/>
            </w:pPr>
            <w:r>
              <w:rPr>
                <w:sz w:val="16"/>
              </w:rPr>
              <w:t>$0.048</w:t>
            </w:r>
          </w:p>
        </w:tc>
        <w:tc>
          <w:tcPr>
            <w:tcW w:w="500" w:type="dxa"/>
          </w:tcPr>
          <w:p w14:paraId="36A911EE" w14:textId="77777777" w:rsidR="00825DE6" w:rsidRDefault="003931CA">
            <w:pPr>
              <w:spacing w:before="10" w:after="10"/>
              <w:jc w:val="right"/>
            </w:pPr>
            <w:r>
              <w:rPr>
                <w:sz w:val="16"/>
              </w:rPr>
              <w:t>1.34</w:t>
            </w:r>
          </w:p>
        </w:tc>
        <w:tc>
          <w:tcPr>
            <w:tcW w:w="850" w:type="dxa"/>
          </w:tcPr>
          <w:p w14:paraId="0F21A6F7" w14:textId="77777777" w:rsidR="00825DE6" w:rsidRDefault="003931CA">
            <w:pPr>
              <w:spacing w:before="10" w:after="10"/>
              <w:jc w:val="right"/>
            </w:pPr>
            <w:r>
              <w:rPr>
                <w:sz w:val="16"/>
              </w:rPr>
              <w:t>$0.010</w:t>
            </w:r>
          </w:p>
        </w:tc>
        <w:tc>
          <w:tcPr>
            <w:tcW w:w="750" w:type="dxa"/>
          </w:tcPr>
          <w:p w14:paraId="190EFA7F" w14:textId="77777777" w:rsidR="00825DE6" w:rsidRDefault="003931CA">
            <w:pPr>
              <w:spacing w:before="10" w:after="10"/>
              <w:jc w:val="right"/>
            </w:pPr>
            <w:r>
              <w:rPr>
                <w:sz w:val="16"/>
              </w:rPr>
              <w:t>$0.070</w:t>
            </w:r>
          </w:p>
        </w:tc>
        <w:tc>
          <w:tcPr>
            <w:tcW w:w="750" w:type="dxa"/>
          </w:tcPr>
          <w:p w14:paraId="6EAC866B" w14:textId="77777777" w:rsidR="00825DE6" w:rsidRDefault="003931CA">
            <w:pPr>
              <w:spacing w:before="10" w:after="10"/>
            </w:pPr>
            <w:r>
              <w:rPr>
                <w:sz w:val="16"/>
              </w:rPr>
              <w:t>hybrid</w:t>
            </w:r>
          </w:p>
        </w:tc>
      </w:tr>
      <w:tr w:rsidR="00825DE6" w14:paraId="542E1589" w14:textId="77777777">
        <w:trPr>
          <w:jc w:val="center"/>
        </w:trPr>
        <w:tc>
          <w:tcPr>
            <w:tcW w:w="550" w:type="dxa"/>
          </w:tcPr>
          <w:p w14:paraId="7E97F0C9" w14:textId="77777777" w:rsidR="00825DE6" w:rsidRDefault="003931CA">
            <w:pPr>
              <w:spacing w:before="10" w:after="10"/>
            </w:pPr>
            <w:r>
              <w:rPr>
                <w:sz w:val="16"/>
              </w:rPr>
              <w:t>3(1)</w:t>
            </w:r>
          </w:p>
        </w:tc>
        <w:tc>
          <w:tcPr>
            <w:tcW w:w="1500" w:type="dxa"/>
          </w:tcPr>
          <w:p w14:paraId="25FD5405" w14:textId="77777777" w:rsidR="00825DE6" w:rsidRDefault="003931CA">
            <w:pPr>
              <w:spacing w:before="10" w:after="10"/>
            </w:pPr>
            <w:r>
              <w:rPr>
                <w:sz w:val="16"/>
              </w:rPr>
              <w:t>Kyrgyzstan</w:t>
            </w:r>
          </w:p>
        </w:tc>
        <w:tc>
          <w:tcPr>
            <w:tcW w:w="900" w:type="dxa"/>
          </w:tcPr>
          <w:p w14:paraId="028D072E" w14:textId="77777777" w:rsidR="00825DE6" w:rsidRDefault="003931CA">
            <w:pPr>
              <w:spacing w:before="10" w:after="10"/>
              <w:jc w:val="right"/>
            </w:pPr>
            <w:r>
              <w:rPr>
                <w:sz w:val="16"/>
              </w:rPr>
              <w:t>$1.13</w:t>
            </w:r>
          </w:p>
        </w:tc>
        <w:tc>
          <w:tcPr>
            <w:tcW w:w="900" w:type="dxa"/>
          </w:tcPr>
          <w:p w14:paraId="77592E7F" w14:textId="77777777" w:rsidR="00825DE6" w:rsidRDefault="003931CA">
            <w:pPr>
              <w:spacing w:before="10" w:after="10"/>
              <w:jc w:val="right"/>
            </w:pPr>
            <w:r>
              <w:rPr>
                <w:sz w:val="16"/>
              </w:rPr>
              <w:t>$0.029</w:t>
            </w:r>
          </w:p>
        </w:tc>
        <w:tc>
          <w:tcPr>
            <w:tcW w:w="900" w:type="dxa"/>
          </w:tcPr>
          <w:p w14:paraId="3359C696" w14:textId="77777777" w:rsidR="00825DE6" w:rsidRDefault="003931CA">
            <w:pPr>
              <w:spacing w:before="10" w:after="10"/>
              <w:jc w:val="right"/>
            </w:pPr>
            <w:r>
              <w:rPr>
                <w:sz w:val="16"/>
              </w:rPr>
              <w:t>$0.040</w:t>
            </w:r>
          </w:p>
        </w:tc>
        <w:tc>
          <w:tcPr>
            <w:tcW w:w="500" w:type="dxa"/>
          </w:tcPr>
          <w:p w14:paraId="16242A0F" w14:textId="77777777" w:rsidR="00825DE6" w:rsidRDefault="003931CA">
            <w:pPr>
              <w:spacing w:before="10" w:after="10"/>
              <w:jc w:val="right"/>
            </w:pPr>
            <w:r>
              <w:rPr>
                <w:sz w:val="16"/>
              </w:rPr>
              <w:t>1.08</w:t>
            </w:r>
          </w:p>
        </w:tc>
        <w:tc>
          <w:tcPr>
            <w:tcW w:w="850" w:type="dxa"/>
          </w:tcPr>
          <w:p w14:paraId="046E3275" w14:textId="77777777" w:rsidR="00825DE6" w:rsidRDefault="003931CA">
            <w:pPr>
              <w:spacing w:before="10" w:after="10"/>
              <w:jc w:val="right"/>
            </w:pPr>
            <w:r>
              <w:rPr>
                <w:sz w:val="16"/>
              </w:rPr>
              <w:t>$0.038</w:t>
            </w:r>
          </w:p>
        </w:tc>
        <w:tc>
          <w:tcPr>
            <w:tcW w:w="750" w:type="dxa"/>
          </w:tcPr>
          <w:p w14:paraId="12925E0A" w14:textId="77777777" w:rsidR="00825DE6" w:rsidRDefault="003931CA">
            <w:pPr>
              <w:spacing w:before="10" w:after="10"/>
              <w:jc w:val="right"/>
            </w:pPr>
            <w:r>
              <w:rPr>
                <w:sz w:val="16"/>
              </w:rPr>
              <w:t>—</w:t>
            </w:r>
          </w:p>
        </w:tc>
        <w:tc>
          <w:tcPr>
            <w:tcW w:w="750" w:type="dxa"/>
          </w:tcPr>
          <w:p w14:paraId="142E6D91" w14:textId="77777777" w:rsidR="00825DE6" w:rsidRDefault="003931CA">
            <w:pPr>
              <w:spacing w:before="10" w:after="10"/>
            </w:pPr>
            <w:r>
              <w:rPr>
                <w:sz w:val="16"/>
              </w:rPr>
              <w:t>hybrid</w:t>
            </w:r>
          </w:p>
        </w:tc>
      </w:tr>
      <w:tr w:rsidR="00825DE6" w14:paraId="283AAEC0" w14:textId="77777777">
        <w:trPr>
          <w:jc w:val="center"/>
        </w:trPr>
        <w:tc>
          <w:tcPr>
            <w:tcW w:w="550" w:type="dxa"/>
          </w:tcPr>
          <w:p w14:paraId="06FD1C03" w14:textId="77777777" w:rsidR="00825DE6" w:rsidRDefault="003931CA">
            <w:pPr>
              <w:spacing w:before="10" w:after="10"/>
            </w:pPr>
            <w:r>
              <w:rPr>
                <w:sz w:val="16"/>
              </w:rPr>
              <w:t>8(11)</w:t>
            </w:r>
          </w:p>
        </w:tc>
        <w:tc>
          <w:tcPr>
            <w:tcW w:w="1500" w:type="dxa"/>
          </w:tcPr>
          <w:p w14:paraId="37286081" w14:textId="77777777" w:rsidR="00825DE6" w:rsidRDefault="003931CA">
            <w:pPr>
              <w:spacing w:before="10" w:after="10"/>
            </w:pPr>
            <w:r>
              <w:rPr>
                <w:sz w:val="16"/>
              </w:rPr>
              <w:t>Russia</w:t>
            </w:r>
          </w:p>
        </w:tc>
        <w:tc>
          <w:tcPr>
            <w:tcW w:w="900" w:type="dxa"/>
          </w:tcPr>
          <w:p w14:paraId="230AFE4C" w14:textId="77777777" w:rsidR="00825DE6" w:rsidRDefault="003931CA">
            <w:pPr>
              <w:spacing w:before="10" w:after="10"/>
              <w:jc w:val="right"/>
            </w:pPr>
            <w:r>
              <w:rPr>
                <w:sz w:val="16"/>
              </w:rPr>
              <w:t>$1.14</w:t>
            </w:r>
          </w:p>
        </w:tc>
        <w:tc>
          <w:tcPr>
            <w:tcW w:w="900" w:type="dxa"/>
          </w:tcPr>
          <w:p w14:paraId="77CA5D62" w14:textId="77777777" w:rsidR="00825DE6" w:rsidRDefault="003931CA">
            <w:pPr>
              <w:spacing w:before="10" w:after="10"/>
              <w:jc w:val="right"/>
            </w:pPr>
            <w:r>
              <w:rPr>
                <w:sz w:val="16"/>
              </w:rPr>
              <w:t>$0.031</w:t>
            </w:r>
          </w:p>
        </w:tc>
        <w:tc>
          <w:tcPr>
            <w:tcW w:w="900" w:type="dxa"/>
          </w:tcPr>
          <w:p w14:paraId="296D6626" w14:textId="77777777" w:rsidR="00825DE6" w:rsidRDefault="003931CA">
            <w:pPr>
              <w:spacing w:before="10" w:after="10"/>
              <w:jc w:val="right"/>
            </w:pPr>
            <w:r>
              <w:rPr>
                <w:sz w:val="16"/>
              </w:rPr>
              <w:t>$0.053</w:t>
            </w:r>
          </w:p>
        </w:tc>
        <w:tc>
          <w:tcPr>
            <w:tcW w:w="500" w:type="dxa"/>
          </w:tcPr>
          <w:p w14:paraId="64F488DC" w14:textId="77777777" w:rsidR="00825DE6" w:rsidRDefault="003931CA">
            <w:pPr>
              <w:spacing w:before="10" w:after="10"/>
              <w:jc w:val="right"/>
            </w:pPr>
            <w:r>
              <w:rPr>
                <w:sz w:val="16"/>
              </w:rPr>
              <w:t>1.11</w:t>
            </w:r>
          </w:p>
        </w:tc>
        <w:tc>
          <w:tcPr>
            <w:tcW w:w="850" w:type="dxa"/>
          </w:tcPr>
          <w:p w14:paraId="14333D96" w14:textId="77777777" w:rsidR="00825DE6" w:rsidRDefault="003931CA">
            <w:pPr>
              <w:spacing w:before="10" w:after="10"/>
              <w:jc w:val="right"/>
            </w:pPr>
            <w:r>
              <w:rPr>
                <w:sz w:val="16"/>
              </w:rPr>
              <w:t>$0.040</w:t>
            </w:r>
          </w:p>
        </w:tc>
        <w:tc>
          <w:tcPr>
            <w:tcW w:w="750" w:type="dxa"/>
          </w:tcPr>
          <w:p w14:paraId="0CCE58EB" w14:textId="77777777" w:rsidR="00825DE6" w:rsidRDefault="003931CA">
            <w:pPr>
              <w:spacing w:before="10" w:after="10"/>
              <w:jc w:val="right"/>
            </w:pPr>
            <w:r>
              <w:rPr>
                <w:sz w:val="16"/>
              </w:rPr>
              <w:t>$0.065</w:t>
            </w:r>
          </w:p>
        </w:tc>
        <w:tc>
          <w:tcPr>
            <w:tcW w:w="750" w:type="dxa"/>
          </w:tcPr>
          <w:p w14:paraId="6335F667" w14:textId="77777777" w:rsidR="00825DE6" w:rsidRDefault="003931CA">
            <w:pPr>
              <w:spacing w:before="10" w:after="10"/>
            </w:pPr>
            <w:r>
              <w:rPr>
                <w:sz w:val="16"/>
              </w:rPr>
              <w:t>hybrid</w:t>
            </w:r>
          </w:p>
        </w:tc>
      </w:tr>
      <w:tr w:rsidR="00825DE6" w14:paraId="21C3FC72" w14:textId="77777777">
        <w:trPr>
          <w:jc w:val="center"/>
        </w:trPr>
        <w:tc>
          <w:tcPr>
            <w:tcW w:w="550" w:type="dxa"/>
          </w:tcPr>
          <w:p w14:paraId="6E4ED3B7" w14:textId="77777777" w:rsidR="00825DE6" w:rsidRDefault="003931CA">
            <w:pPr>
              <w:spacing w:before="10" w:after="10"/>
            </w:pPr>
            <w:r>
              <w:rPr>
                <w:sz w:val="16"/>
              </w:rPr>
              <w:t>9(3)</w:t>
            </w:r>
          </w:p>
        </w:tc>
        <w:tc>
          <w:tcPr>
            <w:tcW w:w="1500" w:type="dxa"/>
          </w:tcPr>
          <w:p w14:paraId="611CF6C2" w14:textId="77777777" w:rsidR="00825DE6" w:rsidRDefault="003931CA">
            <w:pPr>
              <w:spacing w:before="10" w:after="10"/>
            </w:pPr>
            <w:r>
              <w:rPr>
                <w:sz w:val="16"/>
              </w:rPr>
              <w:t>Kosovo</w:t>
            </w:r>
          </w:p>
        </w:tc>
        <w:tc>
          <w:tcPr>
            <w:tcW w:w="900" w:type="dxa"/>
          </w:tcPr>
          <w:p w14:paraId="2F33643E" w14:textId="77777777" w:rsidR="00825DE6" w:rsidRDefault="003931CA">
            <w:pPr>
              <w:spacing w:before="10" w:after="10"/>
              <w:jc w:val="right"/>
            </w:pPr>
            <w:r>
              <w:rPr>
                <w:sz w:val="16"/>
              </w:rPr>
              <w:t>$1.14</w:t>
            </w:r>
          </w:p>
        </w:tc>
        <w:tc>
          <w:tcPr>
            <w:tcW w:w="900" w:type="dxa"/>
          </w:tcPr>
          <w:p w14:paraId="61996A59" w14:textId="77777777" w:rsidR="00825DE6" w:rsidRDefault="003931CA">
            <w:pPr>
              <w:spacing w:before="10" w:after="10"/>
              <w:jc w:val="right"/>
            </w:pPr>
            <w:r>
              <w:rPr>
                <w:sz w:val="16"/>
              </w:rPr>
              <w:t>$0.038</w:t>
            </w:r>
          </w:p>
        </w:tc>
        <w:tc>
          <w:tcPr>
            <w:tcW w:w="900" w:type="dxa"/>
          </w:tcPr>
          <w:p w14:paraId="5591D1A4" w14:textId="77777777" w:rsidR="00825DE6" w:rsidRDefault="003931CA">
            <w:pPr>
              <w:spacing w:before="10" w:after="10"/>
              <w:jc w:val="right"/>
            </w:pPr>
            <w:r>
              <w:rPr>
                <w:sz w:val="16"/>
              </w:rPr>
              <w:t>$0.047</w:t>
            </w:r>
          </w:p>
        </w:tc>
        <w:tc>
          <w:tcPr>
            <w:tcW w:w="500" w:type="dxa"/>
          </w:tcPr>
          <w:p w14:paraId="56245D57" w14:textId="77777777" w:rsidR="00825DE6" w:rsidRDefault="003931CA">
            <w:pPr>
              <w:spacing w:before="10" w:after="10"/>
              <w:jc w:val="right"/>
            </w:pPr>
            <w:r>
              <w:rPr>
                <w:sz w:val="16"/>
              </w:rPr>
              <w:t>1.17</w:t>
            </w:r>
          </w:p>
        </w:tc>
        <w:tc>
          <w:tcPr>
            <w:tcW w:w="850" w:type="dxa"/>
          </w:tcPr>
          <w:p w14:paraId="4C1DA780" w14:textId="77777777" w:rsidR="00825DE6" w:rsidRDefault="003931CA">
            <w:pPr>
              <w:spacing w:before="10" w:after="10"/>
              <w:jc w:val="right"/>
            </w:pPr>
            <w:r>
              <w:rPr>
                <w:sz w:val="16"/>
              </w:rPr>
              <w:t>$0.047</w:t>
            </w:r>
          </w:p>
        </w:tc>
        <w:tc>
          <w:tcPr>
            <w:tcW w:w="750" w:type="dxa"/>
          </w:tcPr>
          <w:p w14:paraId="28AFABA0" w14:textId="77777777" w:rsidR="00825DE6" w:rsidRDefault="003931CA">
            <w:pPr>
              <w:spacing w:before="10" w:after="10"/>
              <w:jc w:val="right"/>
            </w:pPr>
            <w:r>
              <w:rPr>
                <w:sz w:val="16"/>
              </w:rPr>
              <w:t>—</w:t>
            </w:r>
          </w:p>
        </w:tc>
        <w:tc>
          <w:tcPr>
            <w:tcW w:w="750" w:type="dxa"/>
          </w:tcPr>
          <w:p w14:paraId="7657CF98" w14:textId="77777777" w:rsidR="00825DE6" w:rsidRDefault="003931CA">
            <w:pPr>
              <w:spacing w:before="10" w:after="10"/>
            </w:pPr>
            <w:r>
              <w:rPr>
                <w:sz w:val="16"/>
              </w:rPr>
              <w:t>hybrid</w:t>
            </w:r>
          </w:p>
        </w:tc>
      </w:tr>
      <w:tr w:rsidR="00825DE6" w14:paraId="0F6144FD" w14:textId="77777777">
        <w:trPr>
          <w:jc w:val="center"/>
        </w:trPr>
        <w:tc>
          <w:tcPr>
            <w:tcW w:w="550" w:type="dxa"/>
          </w:tcPr>
          <w:p w14:paraId="76B86F90" w14:textId="77777777" w:rsidR="00825DE6" w:rsidRDefault="003931CA">
            <w:pPr>
              <w:spacing w:before="10" w:after="10"/>
            </w:pPr>
            <w:r>
              <w:rPr>
                <w:sz w:val="16"/>
              </w:rPr>
              <w:t>11(5)</w:t>
            </w:r>
          </w:p>
        </w:tc>
        <w:tc>
          <w:tcPr>
            <w:tcW w:w="1500" w:type="dxa"/>
          </w:tcPr>
          <w:p w14:paraId="1C9CD276" w14:textId="77777777" w:rsidR="00825DE6" w:rsidRDefault="003931CA">
            <w:pPr>
              <w:spacing w:before="10" w:after="10"/>
            </w:pPr>
            <w:r>
              <w:rPr>
                <w:sz w:val="16"/>
              </w:rPr>
              <w:t>Ukraine</w:t>
            </w:r>
          </w:p>
        </w:tc>
        <w:tc>
          <w:tcPr>
            <w:tcW w:w="900" w:type="dxa"/>
          </w:tcPr>
          <w:p w14:paraId="4742C91E" w14:textId="77777777" w:rsidR="00825DE6" w:rsidRDefault="003931CA">
            <w:pPr>
              <w:spacing w:before="10" w:after="10"/>
              <w:jc w:val="right"/>
            </w:pPr>
            <w:r>
              <w:rPr>
                <w:sz w:val="16"/>
              </w:rPr>
              <w:t>$1.15</w:t>
            </w:r>
          </w:p>
        </w:tc>
        <w:tc>
          <w:tcPr>
            <w:tcW w:w="900" w:type="dxa"/>
          </w:tcPr>
          <w:p w14:paraId="682A4BFA" w14:textId="77777777" w:rsidR="00825DE6" w:rsidRDefault="003931CA">
            <w:pPr>
              <w:spacing w:before="10" w:after="10"/>
              <w:jc w:val="right"/>
            </w:pPr>
            <w:r>
              <w:rPr>
                <w:sz w:val="16"/>
              </w:rPr>
              <w:t>$0.047</w:t>
            </w:r>
          </w:p>
        </w:tc>
        <w:tc>
          <w:tcPr>
            <w:tcW w:w="900" w:type="dxa"/>
          </w:tcPr>
          <w:p w14:paraId="39B1ABFC" w14:textId="77777777" w:rsidR="00825DE6" w:rsidRDefault="003931CA">
            <w:pPr>
              <w:spacing w:before="10" w:after="10"/>
              <w:jc w:val="right"/>
            </w:pPr>
            <w:r>
              <w:rPr>
                <w:sz w:val="16"/>
              </w:rPr>
              <w:t>$0.046</w:t>
            </w:r>
          </w:p>
        </w:tc>
        <w:tc>
          <w:tcPr>
            <w:tcW w:w="500" w:type="dxa"/>
          </w:tcPr>
          <w:p w14:paraId="701FA72E" w14:textId="77777777" w:rsidR="00825DE6" w:rsidRDefault="003931CA">
            <w:pPr>
              <w:spacing w:before="10" w:after="10"/>
              <w:jc w:val="right"/>
            </w:pPr>
            <w:r>
              <w:rPr>
                <w:sz w:val="16"/>
              </w:rPr>
              <w:t>1.19</w:t>
            </w:r>
          </w:p>
        </w:tc>
        <w:tc>
          <w:tcPr>
            <w:tcW w:w="850" w:type="dxa"/>
          </w:tcPr>
          <w:p w14:paraId="095D783D" w14:textId="77777777" w:rsidR="00825DE6" w:rsidRDefault="003931CA">
            <w:pPr>
              <w:spacing w:before="10" w:after="10"/>
              <w:jc w:val="right"/>
            </w:pPr>
            <w:r>
              <w:rPr>
                <w:sz w:val="16"/>
              </w:rPr>
              <w:t>$0.057</w:t>
            </w:r>
          </w:p>
        </w:tc>
        <w:tc>
          <w:tcPr>
            <w:tcW w:w="750" w:type="dxa"/>
          </w:tcPr>
          <w:p w14:paraId="61DA7E9F" w14:textId="77777777" w:rsidR="00825DE6" w:rsidRDefault="003931CA">
            <w:pPr>
              <w:spacing w:before="10" w:after="10"/>
              <w:jc w:val="right"/>
            </w:pPr>
            <w:r>
              <w:rPr>
                <w:sz w:val="16"/>
              </w:rPr>
              <w:t>—</w:t>
            </w:r>
          </w:p>
        </w:tc>
        <w:tc>
          <w:tcPr>
            <w:tcW w:w="750" w:type="dxa"/>
          </w:tcPr>
          <w:p w14:paraId="16387806" w14:textId="77777777" w:rsidR="00825DE6" w:rsidRDefault="003931CA">
            <w:pPr>
              <w:spacing w:before="10" w:after="10"/>
            </w:pPr>
            <w:r>
              <w:rPr>
                <w:sz w:val="16"/>
              </w:rPr>
              <w:t>hybrid</w:t>
            </w:r>
          </w:p>
        </w:tc>
      </w:tr>
      <w:tr w:rsidR="00825DE6" w14:paraId="0325B434" w14:textId="77777777">
        <w:trPr>
          <w:jc w:val="center"/>
        </w:trPr>
        <w:tc>
          <w:tcPr>
            <w:tcW w:w="550" w:type="dxa"/>
          </w:tcPr>
          <w:p w14:paraId="21A06A57" w14:textId="77777777" w:rsidR="00825DE6" w:rsidRDefault="003931CA">
            <w:pPr>
              <w:spacing w:before="10" w:after="10"/>
            </w:pPr>
            <w:r>
              <w:rPr>
                <w:sz w:val="16"/>
              </w:rPr>
              <w:t>12(6)</w:t>
            </w:r>
          </w:p>
        </w:tc>
        <w:tc>
          <w:tcPr>
            <w:tcW w:w="1500" w:type="dxa"/>
          </w:tcPr>
          <w:p w14:paraId="221C4993" w14:textId="77777777" w:rsidR="00825DE6" w:rsidRDefault="003931CA">
            <w:pPr>
              <w:spacing w:before="10" w:after="10"/>
            </w:pPr>
            <w:r>
              <w:rPr>
                <w:sz w:val="16"/>
              </w:rPr>
              <w:t>Tajikistan</w:t>
            </w:r>
          </w:p>
        </w:tc>
        <w:tc>
          <w:tcPr>
            <w:tcW w:w="900" w:type="dxa"/>
          </w:tcPr>
          <w:p w14:paraId="323F4832" w14:textId="77777777" w:rsidR="00825DE6" w:rsidRDefault="003931CA">
            <w:pPr>
              <w:spacing w:before="10" w:after="10"/>
              <w:jc w:val="right"/>
            </w:pPr>
            <w:r>
              <w:rPr>
                <w:sz w:val="16"/>
              </w:rPr>
              <w:t>$1.15</w:t>
            </w:r>
          </w:p>
        </w:tc>
        <w:tc>
          <w:tcPr>
            <w:tcW w:w="900" w:type="dxa"/>
          </w:tcPr>
          <w:p w14:paraId="40C17E0E" w14:textId="77777777" w:rsidR="00825DE6" w:rsidRDefault="003931CA">
            <w:pPr>
              <w:spacing w:before="10" w:after="10"/>
              <w:jc w:val="right"/>
            </w:pPr>
            <w:r>
              <w:rPr>
                <w:sz w:val="16"/>
              </w:rPr>
              <w:t>$0.057</w:t>
            </w:r>
          </w:p>
        </w:tc>
        <w:tc>
          <w:tcPr>
            <w:tcW w:w="900" w:type="dxa"/>
          </w:tcPr>
          <w:p w14:paraId="5A0DBB65" w14:textId="77777777" w:rsidR="00825DE6" w:rsidRDefault="003931CA">
            <w:pPr>
              <w:spacing w:before="10" w:after="10"/>
              <w:jc w:val="right"/>
            </w:pPr>
            <w:r>
              <w:rPr>
                <w:sz w:val="16"/>
              </w:rPr>
              <w:t>$0.037</w:t>
            </w:r>
          </w:p>
        </w:tc>
        <w:tc>
          <w:tcPr>
            <w:tcW w:w="500" w:type="dxa"/>
          </w:tcPr>
          <w:p w14:paraId="5BDB0980" w14:textId="77777777" w:rsidR="00825DE6" w:rsidRDefault="003931CA">
            <w:pPr>
              <w:spacing w:before="10" w:after="10"/>
              <w:jc w:val="right"/>
            </w:pPr>
            <w:r>
              <w:rPr>
                <w:sz w:val="16"/>
              </w:rPr>
              <w:t>1.11</w:t>
            </w:r>
          </w:p>
        </w:tc>
        <w:tc>
          <w:tcPr>
            <w:tcW w:w="850" w:type="dxa"/>
          </w:tcPr>
          <w:p w14:paraId="7D085E58" w14:textId="77777777" w:rsidR="00825DE6" w:rsidRDefault="003931CA">
            <w:pPr>
              <w:spacing w:before="10" w:after="10"/>
              <w:jc w:val="right"/>
            </w:pPr>
            <w:r>
              <w:rPr>
                <w:sz w:val="16"/>
              </w:rPr>
              <w:t>$0.074</w:t>
            </w:r>
          </w:p>
        </w:tc>
        <w:tc>
          <w:tcPr>
            <w:tcW w:w="750" w:type="dxa"/>
          </w:tcPr>
          <w:p w14:paraId="451856EC" w14:textId="77777777" w:rsidR="00825DE6" w:rsidRDefault="003931CA">
            <w:pPr>
              <w:spacing w:before="10" w:after="10"/>
              <w:jc w:val="right"/>
            </w:pPr>
            <w:r>
              <w:rPr>
                <w:sz w:val="16"/>
              </w:rPr>
              <w:t>—</w:t>
            </w:r>
          </w:p>
        </w:tc>
        <w:tc>
          <w:tcPr>
            <w:tcW w:w="750" w:type="dxa"/>
          </w:tcPr>
          <w:p w14:paraId="51CB6670" w14:textId="77777777" w:rsidR="00825DE6" w:rsidRDefault="003931CA">
            <w:pPr>
              <w:spacing w:before="10" w:after="10"/>
            </w:pPr>
            <w:r>
              <w:rPr>
                <w:sz w:val="16"/>
              </w:rPr>
              <w:t>import</w:t>
            </w:r>
          </w:p>
        </w:tc>
      </w:tr>
      <w:tr w:rsidR="00825DE6" w14:paraId="43741FC6" w14:textId="77777777">
        <w:trPr>
          <w:jc w:val="center"/>
        </w:trPr>
        <w:tc>
          <w:tcPr>
            <w:tcW w:w="550" w:type="dxa"/>
          </w:tcPr>
          <w:p w14:paraId="587ED660" w14:textId="77777777" w:rsidR="00825DE6" w:rsidRDefault="003931CA">
            <w:pPr>
              <w:spacing w:before="10" w:after="10"/>
            </w:pPr>
            <w:r>
              <w:rPr>
                <w:sz w:val="16"/>
              </w:rPr>
              <w:t>14(7)</w:t>
            </w:r>
          </w:p>
        </w:tc>
        <w:tc>
          <w:tcPr>
            <w:tcW w:w="1500" w:type="dxa"/>
          </w:tcPr>
          <w:p w14:paraId="14F31685" w14:textId="77777777" w:rsidR="00825DE6" w:rsidRDefault="003931CA">
            <w:pPr>
              <w:spacing w:before="10" w:after="10"/>
            </w:pPr>
            <w:r>
              <w:rPr>
                <w:sz w:val="16"/>
              </w:rPr>
              <w:t>Montenegro</w:t>
            </w:r>
          </w:p>
        </w:tc>
        <w:tc>
          <w:tcPr>
            <w:tcW w:w="900" w:type="dxa"/>
          </w:tcPr>
          <w:p w14:paraId="4CB3972D" w14:textId="77777777" w:rsidR="00825DE6" w:rsidRDefault="003931CA">
            <w:pPr>
              <w:spacing w:before="10" w:after="10"/>
              <w:jc w:val="right"/>
            </w:pPr>
            <w:r>
              <w:rPr>
                <w:sz w:val="16"/>
              </w:rPr>
              <w:t>$1.15</w:t>
            </w:r>
          </w:p>
        </w:tc>
        <w:tc>
          <w:tcPr>
            <w:tcW w:w="900" w:type="dxa"/>
          </w:tcPr>
          <w:p w14:paraId="20BB6F4B" w14:textId="77777777" w:rsidR="00825DE6" w:rsidRDefault="003931CA">
            <w:pPr>
              <w:spacing w:before="10" w:after="10"/>
              <w:jc w:val="right"/>
            </w:pPr>
            <w:r>
              <w:rPr>
                <w:sz w:val="16"/>
              </w:rPr>
              <w:t>$0.042</w:t>
            </w:r>
          </w:p>
        </w:tc>
        <w:tc>
          <w:tcPr>
            <w:tcW w:w="900" w:type="dxa"/>
          </w:tcPr>
          <w:p w14:paraId="51A950D5" w14:textId="77777777" w:rsidR="00825DE6" w:rsidRDefault="003931CA">
            <w:pPr>
              <w:spacing w:before="10" w:after="10"/>
              <w:jc w:val="right"/>
            </w:pPr>
            <w:r>
              <w:rPr>
                <w:sz w:val="16"/>
              </w:rPr>
              <w:t>$0.054</w:t>
            </w:r>
          </w:p>
        </w:tc>
        <w:tc>
          <w:tcPr>
            <w:tcW w:w="500" w:type="dxa"/>
          </w:tcPr>
          <w:p w14:paraId="678EEB3F" w14:textId="77777777" w:rsidR="00825DE6" w:rsidRDefault="003931CA">
            <w:pPr>
              <w:spacing w:before="10" w:after="10"/>
              <w:jc w:val="right"/>
            </w:pPr>
            <w:r>
              <w:rPr>
                <w:sz w:val="16"/>
              </w:rPr>
              <w:t>1.18</w:t>
            </w:r>
          </w:p>
        </w:tc>
        <w:tc>
          <w:tcPr>
            <w:tcW w:w="850" w:type="dxa"/>
          </w:tcPr>
          <w:p w14:paraId="70E3B0FE" w14:textId="77777777" w:rsidR="00825DE6" w:rsidRDefault="003931CA">
            <w:pPr>
              <w:spacing w:before="10" w:after="10"/>
              <w:jc w:val="right"/>
            </w:pPr>
            <w:r>
              <w:rPr>
                <w:sz w:val="16"/>
              </w:rPr>
              <w:t>$0.051</w:t>
            </w:r>
          </w:p>
        </w:tc>
        <w:tc>
          <w:tcPr>
            <w:tcW w:w="750" w:type="dxa"/>
          </w:tcPr>
          <w:p w14:paraId="6A09E9B2" w14:textId="77777777" w:rsidR="00825DE6" w:rsidRDefault="003931CA">
            <w:pPr>
              <w:spacing w:before="10" w:after="10"/>
              <w:jc w:val="right"/>
            </w:pPr>
            <w:r>
              <w:rPr>
                <w:sz w:val="16"/>
              </w:rPr>
              <w:t>—</w:t>
            </w:r>
          </w:p>
        </w:tc>
        <w:tc>
          <w:tcPr>
            <w:tcW w:w="750" w:type="dxa"/>
          </w:tcPr>
          <w:p w14:paraId="19574163" w14:textId="77777777" w:rsidR="00825DE6" w:rsidRDefault="003931CA">
            <w:pPr>
              <w:spacing w:before="10" w:after="10"/>
            </w:pPr>
            <w:r>
              <w:rPr>
                <w:sz w:val="16"/>
              </w:rPr>
              <w:t>hybrid</w:t>
            </w:r>
          </w:p>
        </w:tc>
      </w:tr>
      <w:tr w:rsidR="00825DE6" w14:paraId="41082074" w14:textId="77777777">
        <w:trPr>
          <w:jc w:val="center"/>
        </w:trPr>
        <w:tc>
          <w:tcPr>
            <w:tcW w:w="550" w:type="dxa"/>
          </w:tcPr>
          <w:p w14:paraId="58F3BA3B" w14:textId="77777777" w:rsidR="00825DE6" w:rsidRDefault="003931CA">
            <w:pPr>
              <w:spacing w:before="10" w:after="10"/>
            </w:pPr>
            <w:r>
              <w:rPr>
                <w:sz w:val="16"/>
              </w:rPr>
              <w:t>18(10)</w:t>
            </w:r>
          </w:p>
        </w:tc>
        <w:tc>
          <w:tcPr>
            <w:tcW w:w="1500" w:type="dxa"/>
          </w:tcPr>
          <w:p w14:paraId="193C5855" w14:textId="77777777" w:rsidR="00825DE6" w:rsidRDefault="003931CA">
            <w:pPr>
              <w:spacing w:before="10" w:after="10"/>
            </w:pPr>
            <w:r>
              <w:rPr>
                <w:sz w:val="16"/>
              </w:rPr>
              <w:t>Azerbaijan</w:t>
            </w:r>
          </w:p>
        </w:tc>
        <w:tc>
          <w:tcPr>
            <w:tcW w:w="900" w:type="dxa"/>
          </w:tcPr>
          <w:p w14:paraId="3B1561C3" w14:textId="77777777" w:rsidR="00825DE6" w:rsidRDefault="003931CA">
            <w:pPr>
              <w:spacing w:before="10" w:after="10"/>
              <w:jc w:val="right"/>
            </w:pPr>
            <w:r>
              <w:rPr>
                <w:sz w:val="16"/>
              </w:rPr>
              <w:t>$1.16</w:t>
            </w:r>
          </w:p>
        </w:tc>
        <w:tc>
          <w:tcPr>
            <w:tcW w:w="900" w:type="dxa"/>
          </w:tcPr>
          <w:p w14:paraId="3E54481D" w14:textId="77777777" w:rsidR="00825DE6" w:rsidRDefault="003931CA">
            <w:pPr>
              <w:spacing w:before="10" w:after="10"/>
              <w:jc w:val="right"/>
            </w:pPr>
            <w:r>
              <w:rPr>
                <w:sz w:val="16"/>
              </w:rPr>
              <w:t>$0.053</w:t>
            </w:r>
          </w:p>
        </w:tc>
        <w:tc>
          <w:tcPr>
            <w:tcW w:w="900" w:type="dxa"/>
          </w:tcPr>
          <w:p w14:paraId="425F44F2" w14:textId="77777777" w:rsidR="00825DE6" w:rsidRDefault="003931CA">
            <w:pPr>
              <w:spacing w:before="10" w:after="10"/>
              <w:jc w:val="right"/>
            </w:pPr>
            <w:r>
              <w:rPr>
                <w:sz w:val="16"/>
              </w:rPr>
              <w:t>$0.049</w:t>
            </w:r>
          </w:p>
        </w:tc>
        <w:tc>
          <w:tcPr>
            <w:tcW w:w="500" w:type="dxa"/>
          </w:tcPr>
          <w:p w14:paraId="5BE4CB88" w14:textId="77777777" w:rsidR="00825DE6" w:rsidRDefault="003931CA">
            <w:pPr>
              <w:spacing w:before="10" w:after="10"/>
              <w:jc w:val="right"/>
            </w:pPr>
            <w:r>
              <w:rPr>
                <w:sz w:val="16"/>
              </w:rPr>
              <w:t>1.22</w:t>
            </w:r>
          </w:p>
        </w:tc>
        <w:tc>
          <w:tcPr>
            <w:tcW w:w="850" w:type="dxa"/>
          </w:tcPr>
          <w:p w14:paraId="73611584" w14:textId="77777777" w:rsidR="00825DE6" w:rsidRDefault="003931CA">
            <w:pPr>
              <w:spacing w:before="10" w:after="10"/>
              <w:jc w:val="right"/>
            </w:pPr>
            <w:r>
              <w:rPr>
                <w:sz w:val="16"/>
              </w:rPr>
              <w:t>$0.062</w:t>
            </w:r>
          </w:p>
        </w:tc>
        <w:tc>
          <w:tcPr>
            <w:tcW w:w="750" w:type="dxa"/>
          </w:tcPr>
          <w:p w14:paraId="6E83657B" w14:textId="77777777" w:rsidR="00825DE6" w:rsidRDefault="003931CA">
            <w:pPr>
              <w:spacing w:before="10" w:after="10"/>
              <w:jc w:val="right"/>
            </w:pPr>
            <w:r>
              <w:rPr>
                <w:sz w:val="16"/>
              </w:rPr>
              <w:t>—</w:t>
            </w:r>
          </w:p>
        </w:tc>
        <w:tc>
          <w:tcPr>
            <w:tcW w:w="750" w:type="dxa"/>
          </w:tcPr>
          <w:p w14:paraId="41D91BB1" w14:textId="77777777" w:rsidR="00825DE6" w:rsidRDefault="003931CA">
            <w:pPr>
              <w:spacing w:before="10" w:after="10"/>
            </w:pPr>
            <w:r>
              <w:rPr>
                <w:sz w:val="16"/>
              </w:rPr>
              <w:t>import</w:t>
            </w:r>
          </w:p>
        </w:tc>
      </w:tr>
      <w:tr w:rsidR="00825DE6" w14:paraId="4EDD5452" w14:textId="77777777">
        <w:trPr>
          <w:jc w:val="center"/>
        </w:trPr>
        <w:tc>
          <w:tcPr>
            <w:tcW w:w="550" w:type="dxa"/>
          </w:tcPr>
          <w:p w14:paraId="6FD1E318" w14:textId="77777777" w:rsidR="00825DE6" w:rsidRDefault="003931CA">
            <w:pPr>
              <w:spacing w:before="10" w:after="10"/>
            </w:pPr>
            <w:r>
              <w:rPr>
                <w:sz w:val="16"/>
              </w:rPr>
              <w:t>21(25)</w:t>
            </w:r>
          </w:p>
        </w:tc>
        <w:tc>
          <w:tcPr>
            <w:tcW w:w="1500" w:type="dxa"/>
          </w:tcPr>
          <w:p w14:paraId="62021191" w14:textId="77777777" w:rsidR="00825DE6" w:rsidRDefault="003931CA">
            <w:pPr>
              <w:spacing w:before="10" w:after="10"/>
            </w:pPr>
            <w:r>
              <w:rPr>
                <w:sz w:val="16"/>
              </w:rPr>
              <w:t>Uzbekistan</w:t>
            </w:r>
          </w:p>
        </w:tc>
        <w:tc>
          <w:tcPr>
            <w:tcW w:w="900" w:type="dxa"/>
          </w:tcPr>
          <w:p w14:paraId="0468DFA4" w14:textId="77777777" w:rsidR="00825DE6" w:rsidRDefault="003931CA">
            <w:pPr>
              <w:spacing w:before="10" w:after="10"/>
              <w:jc w:val="right"/>
            </w:pPr>
            <w:r>
              <w:rPr>
                <w:sz w:val="16"/>
              </w:rPr>
              <w:t>$1.16</w:t>
            </w:r>
          </w:p>
        </w:tc>
        <w:tc>
          <w:tcPr>
            <w:tcW w:w="900" w:type="dxa"/>
          </w:tcPr>
          <w:p w14:paraId="465842A3" w14:textId="77777777" w:rsidR="00825DE6" w:rsidRDefault="003931CA">
            <w:pPr>
              <w:spacing w:before="10" w:after="10"/>
              <w:jc w:val="right"/>
            </w:pPr>
            <w:r>
              <w:rPr>
                <w:sz w:val="16"/>
              </w:rPr>
              <w:t>$0.065</w:t>
            </w:r>
          </w:p>
        </w:tc>
        <w:tc>
          <w:tcPr>
            <w:tcW w:w="900" w:type="dxa"/>
          </w:tcPr>
          <w:p w14:paraId="43013990" w14:textId="77777777" w:rsidR="00825DE6" w:rsidRDefault="003931CA">
            <w:pPr>
              <w:spacing w:before="10" w:after="10"/>
              <w:jc w:val="right"/>
            </w:pPr>
            <w:r>
              <w:rPr>
                <w:sz w:val="16"/>
              </w:rPr>
              <w:t>$0.042</w:t>
            </w:r>
          </w:p>
        </w:tc>
        <w:tc>
          <w:tcPr>
            <w:tcW w:w="500" w:type="dxa"/>
          </w:tcPr>
          <w:p w14:paraId="210A14B1" w14:textId="77777777" w:rsidR="00825DE6" w:rsidRDefault="003931CA">
            <w:pPr>
              <w:spacing w:before="10" w:after="10"/>
              <w:jc w:val="right"/>
            </w:pPr>
            <w:r>
              <w:rPr>
                <w:sz w:val="16"/>
              </w:rPr>
              <w:t>1.30</w:t>
            </w:r>
          </w:p>
        </w:tc>
        <w:tc>
          <w:tcPr>
            <w:tcW w:w="850" w:type="dxa"/>
          </w:tcPr>
          <w:p w14:paraId="1AC899CD" w14:textId="77777777" w:rsidR="00825DE6" w:rsidRDefault="003931CA">
            <w:pPr>
              <w:spacing w:before="10" w:after="10"/>
              <w:jc w:val="right"/>
            </w:pPr>
            <w:r>
              <w:rPr>
                <w:sz w:val="16"/>
              </w:rPr>
              <w:t>$0.071</w:t>
            </w:r>
          </w:p>
        </w:tc>
        <w:tc>
          <w:tcPr>
            <w:tcW w:w="750" w:type="dxa"/>
          </w:tcPr>
          <w:p w14:paraId="1CC11C99" w14:textId="77777777" w:rsidR="00825DE6" w:rsidRDefault="003931CA">
            <w:pPr>
              <w:spacing w:before="10" w:after="10"/>
              <w:jc w:val="right"/>
            </w:pPr>
            <w:r>
              <w:rPr>
                <w:sz w:val="16"/>
              </w:rPr>
              <w:t>$0.090</w:t>
            </w:r>
          </w:p>
        </w:tc>
        <w:tc>
          <w:tcPr>
            <w:tcW w:w="750" w:type="dxa"/>
          </w:tcPr>
          <w:p w14:paraId="3772EC3B" w14:textId="77777777" w:rsidR="00825DE6" w:rsidRDefault="003931CA">
            <w:pPr>
              <w:spacing w:before="10" w:after="10"/>
            </w:pPr>
            <w:r>
              <w:rPr>
                <w:sz w:val="16"/>
              </w:rPr>
              <w:t>import</w:t>
            </w:r>
          </w:p>
        </w:tc>
      </w:tr>
      <w:tr w:rsidR="00825DE6" w14:paraId="62C04D50" w14:textId="77777777">
        <w:trPr>
          <w:jc w:val="center"/>
        </w:trPr>
        <w:tc>
          <w:tcPr>
            <w:tcW w:w="550" w:type="dxa"/>
          </w:tcPr>
          <w:p w14:paraId="1BF8B32B" w14:textId="77777777" w:rsidR="00825DE6" w:rsidRDefault="003931CA">
            <w:pPr>
              <w:spacing w:before="10" w:after="10"/>
            </w:pPr>
            <w:r>
              <w:rPr>
                <w:sz w:val="16"/>
              </w:rPr>
              <w:t>23(27)</w:t>
            </w:r>
          </w:p>
        </w:tc>
        <w:tc>
          <w:tcPr>
            <w:tcW w:w="1500" w:type="dxa"/>
          </w:tcPr>
          <w:p w14:paraId="2EFE493F" w14:textId="77777777" w:rsidR="00825DE6" w:rsidRDefault="003931CA">
            <w:pPr>
              <w:spacing w:before="10" w:after="10"/>
            </w:pPr>
            <w:r>
              <w:rPr>
                <w:sz w:val="16"/>
              </w:rPr>
              <w:t>Kazakhstan</w:t>
            </w:r>
          </w:p>
        </w:tc>
        <w:tc>
          <w:tcPr>
            <w:tcW w:w="900" w:type="dxa"/>
          </w:tcPr>
          <w:p w14:paraId="6C4CBA72" w14:textId="77777777" w:rsidR="00825DE6" w:rsidRDefault="003931CA">
            <w:pPr>
              <w:spacing w:before="10" w:after="10"/>
              <w:jc w:val="right"/>
            </w:pPr>
            <w:r>
              <w:rPr>
                <w:sz w:val="16"/>
              </w:rPr>
              <w:t>$1.17</w:t>
            </w:r>
          </w:p>
        </w:tc>
        <w:tc>
          <w:tcPr>
            <w:tcW w:w="900" w:type="dxa"/>
          </w:tcPr>
          <w:p w14:paraId="569988F8" w14:textId="77777777" w:rsidR="00825DE6" w:rsidRDefault="003931CA">
            <w:pPr>
              <w:spacing w:before="10" w:after="10"/>
              <w:jc w:val="right"/>
            </w:pPr>
            <w:r>
              <w:rPr>
                <w:sz w:val="16"/>
              </w:rPr>
              <w:t>$0.057</w:t>
            </w:r>
          </w:p>
        </w:tc>
        <w:tc>
          <w:tcPr>
            <w:tcW w:w="900" w:type="dxa"/>
          </w:tcPr>
          <w:p w14:paraId="5B287F1D" w14:textId="77777777" w:rsidR="00825DE6" w:rsidRDefault="003931CA">
            <w:pPr>
              <w:spacing w:before="10" w:after="10"/>
              <w:jc w:val="right"/>
            </w:pPr>
            <w:r>
              <w:rPr>
                <w:sz w:val="16"/>
              </w:rPr>
              <w:t>$0.053</w:t>
            </w:r>
          </w:p>
        </w:tc>
        <w:tc>
          <w:tcPr>
            <w:tcW w:w="500" w:type="dxa"/>
          </w:tcPr>
          <w:p w14:paraId="3BA16064" w14:textId="77777777" w:rsidR="00825DE6" w:rsidRDefault="003931CA">
            <w:pPr>
              <w:spacing w:before="10" w:after="10"/>
              <w:jc w:val="right"/>
            </w:pPr>
            <w:r>
              <w:rPr>
                <w:sz w:val="16"/>
              </w:rPr>
              <w:t>1.23</w:t>
            </w:r>
          </w:p>
        </w:tc>
        <w:tc>
          <w:tcPr>
            <w:tcW w:w="850" w:type="dxa"/>
          </w:tcPr>
          <w:p w14:paraId="38FBA289" w14:textId="77777777" w:rsidR="00825DE6" w:rsidRDefault="003931CA">
            <w:pPr>
              <w:spacing w:before="10" w:after="10"/>
              <w:jc w:val="right"/>
            </w:pPr>
            <w:r>
              <w:rPr>
                <w:sz w:val="16"/>
              </w:rPr>
              <w:t>$0.066</w:t>
            </w:r>
          </w:p>
        </w:tc>
        <w:tc>
          <w:tcPr>
            <w:tcW w:w="750" w:type="dxa"/>
          </w:tcPr>
          <w:p w14:paraId="2897432E" w14:textId="77777777" w:rsidR="00825DE6" w:rsidRDefault="003931CA">
            <w:pPr>
              <w:spacing w:before="10" w:after="10"/>
              <w:jc w:val="right"/>
            </w:pPr>
            <w:r>
              <w:rPr>
                <w:sz w:val="16"/>
              </w:rPr>
              <w:t>$0.085</w:t>
            </w:r>
          </w:p>
        </w:tc>
        <w:tc>
          <w:tcPr>
            <w:tcW w:w="750" w:type="dxa"/>
          </w:tcPr>
          <w:p w14:paraId="4DF8F448" w14:textId="77777777" w:rsidR="00825DE6" w:rsidRDefault="003931CA">
            <w:pPr>
              <w:spacing w:before="10" w:after="10"/>
            </w:pPr>
            <w:r>
              <w:rPr>
                <w:sz w:val="16"/>
              </w:rPr>
              <w:t>import</w:t>
            </w:r>
          </w:p>
        </w:tc>
      </w:tr>
      <w:tr w:rsidR="00825DE6" w14:paraId="49834EAE" w14:textId="77777777">
        <w:trPr>
          <w:jc w:val="center"/>
        </w:trPr>
        <w:tc>
          <w:tcPr>
            <w:tcW w:w="550" w:type="dxa"/>
          </w:tcPr>
          <w:p w14:paraId="0662EA21" w14:textId="77777777" w:rsidR="00825DE6" w:rsidRDefault="003931CA">
            <w:pPr>
              <w:spacing w:before="10" w:after="10"/>
            </w:pPr>
            <w:r>
              <w:rPr>
                <w:sz w:val="16"/>
              </w:rPr>
              <w:t>31(24)</w:t>
            </w:r>
          </w:p>
        </w:tc>
        <w:tc>
          <w:tcPr>
            <w:tcW w:w="1500" w:type="dxa"/>
          </w:tcPr>
          <w:p w14:paraId="1BBCB554" w14:textId="77777777" w:rsidR="00825DE6" w:rsidRDefault="003931CA">
            <w:pPr>
              <w:spacing w:before="10" w:after="10"/>
            </w:pPr>
            <w:r>
              <w:rPr>
                <w:sz w:val="16"/>
              </w:rPr>
              <w:t>Georgia</w:t>
            </w:r>
          </w:p>
        </w:tc>
        <w:tc>
          <w:tcPr>
            <w:tcW w:w="900" w:type="dxa"/>
          </w:tcPr>
          <w:p w14:paraId="318519FA" w14:textId="77777777" w:rsidR="00825DE6" w:rsidRDefault="003931CA">
            <w:pPr>
              <w:spacing w:before="10" w:after="10"/>
              <w:jc w:val="right"/>
            </w:pPr>
            <w:r>
              <w:rPr>
                <w:sz w:val="16"/>
              </w:rPr>
              <w:t>$1.18</w:t>
            </w:r>
          </w:p>
        </w:tc>
        <w:tc>
          <w:tcPr>
            <w:tcW w:w="900" w:type="dxa"/>
          </w:tcPr>
          <w:p w14:paraId="5A426A14" w14:textId="77777777" w:rsidR="00825DE6" w:rsidRDefault="003931CA">
            <w:pPr>
              <w:spacing w:before="10" w:after="10"/>
              <w:jc w:val="right"/>
            </w:pPr>
            <w:r>
              <w:rPr>
                <w:sz w:val="16"/>
              </w:rPr>
              <w:t>$0.073</w:t>
            </w:r>
          </w:p>
        </w:tc>
        <w:tc>
          <w:tcPr>
            <w:tcW w:w="900" w:type="dxa"/>
          </w:tcPr>
          <w:p w14:paraId="40EC6E70" w14:textId="77777777" w:rsidR="00825DE6" w:rsidRDefault="003931CA">
            <w:pPr>
              <w:spacing w:before="10" w:after="10"/>
              <w:jc w:val="right"/>
            </w:pPr>
            <w:r>
              <w:rPr>
                <w:sz w:val="16"/>
              </w:rPr>
              <w:t>$0.050</w:t>
            </w:r>
          </w:p>
        </w:tc>
        <w:tc>
          <w:tcPr>
            <w:tcW w:w="500" w:type="dxa"/>
          </w:tcPr>
          <w:p w14:paraId="49558B1D" w14:textId="77777777" w:rsidR="00825DE6" w:rsidRDefault="003931CA">
            <w:pPr>
              <w:spacing w:before="10" w:after="10"/>
              <w:jc w:val="right"/>
            </w:pPr>
            <w:r>
              <w:rPr>
                <w:sz w:val="16"/>
              </w:rPr>
              <w:t>1.15</w:t>
            </w:r>
          </w:p>
        </w:tc>
        <w:tc>
          <w:tcPr>
            <w:tcW w:w="850" w:type="dxa"/>
          </w:tcPr>
          <w:p w14:paraId="71C6BBDD" w14:textId="77777777" w:rsidR="00825DE6" w:rsidRDefault="003931CA">
            <w:pPr>
              <w:spacing w:before="10" w:after="10"/>
              <w:jc w:val="right"/>
            </w:pPr>
            <w:r>
              <w:rPr>
                <w:sz w:val="16"/>
              </w:rPr>
              <w:t>$0.091</w:t>
            </w:r>
          </w:p>
        </w:tc>
        <w:tc>
          <w:tcPr>
            <w:tcW w:w="750" w:type="dxa"/>
          </w:tcPr>
          <w:p w14:paraId="7021EF70" w14:textId="77777777" w:rsidR="00825DE6" w:rsidRDefault="003931CA">
            <w:pPr>
              <w:spacing w:before="10" w:after="10"/>
              <w:jc w:val="right"/>
            </w:pPr>
            <w:r>
              <w:rPr>
                <w:sz w:val="16"/>
              </w:rPr>
              <w:t>—</w:t>
            </w:r>
          </w:p>
        </w:tc>
        <w:tc>
          <w:tcPr>
            <w:tcW w:w="750" w:type="dxa"/>
          </w:tcPr>
          <w:p w14:paraId="60EB9A17" w14:textId="77777777" w:rsidR="00825DE6" w:rsidRDefault="003931CA">
            <w:pPr>
              <w:spacing w:before="10" w:after="10"/>
            </w:pPr>
            <w:r>
              <w:rPr>
                <w:sz w:val="16"/>
              </w:rPr>
              <w:t>import</w:t>
            </w:r>
          </w:p>
        </w:tc>
      </w:tr>
      <w:tr w:rsidR="00825DE6" w14:paraId="769E10E6" w14:textId="77777777">
        <w:trPr>
          <w:jc w:val="center"/>
        </w:trPr>
        <w:tc>
          <w:tcPr>
            <w:tcW w:w="550" w:type="dxa"/>
          </w:tcPr>
          <w:p w14:paraId="4D6E3962" w14:textId="77777777" w:rsidR="00825DE6" w:rsidRDefault="003931CA">
            <w:pPr>
              <w:spacing w:before="10" w:after="10"/>
            </w:pPr>
            <w:r>
              <w:rPr>
                <w:sz w:val="16"/>
              </w:rPr>
              <w:t>33(28)</w:t>
            </w:r>
          </w:p>
        </w:tc>
        <w:tc>
          <w:tcPr>
            <w:tcW w:w="1500" w:type="dxa"/>
          </w:tcPr>
          <w:p w14:paraId="189C4C15" w14:textId="77777777" w:rsidR="00825DE6" w:rsidRDefault="003931CA">
            <w:pPr>
              <w:spacing w:before="10" w:after="10"/>
            </w:pPr>
            <w:r>
              <w:rPr>
                <w:sz w:val="16"/>
              </w:rPr>
              <w:t>Turkey</w:t>
            </w:r>
          </w:p>
        </w:tc>
        <w:tc>
          <w:tcPr>
            <w:tcW w:w="900" w:type="dxa"/>
          </w:tcPr>
          <w:p w14:paraId="3F1F6F30" w14:textId="77777777" w:rsidR="00825DE6" w:rsidRDefault="003931CA">
            <w:pPr>
              <w:spacing w:before="10" w:after="10"/>
              <w:jc w:val="right"/>
            </w:pPr>
            <w:r>
              <w:rPr>
                <w:sz w:val="16"/>
              </w:rPr>
              <w:t>$1.18</w:t>
            </w:r>
          </w:p>
        </w:tc>
        <w:tc>
          <w:tcPr>
            <w:tcW w:w="900" w:type="dxa"/>
          </w:tcPr>
          <w:p w14:paraId="33F948B3" w14:textId="77777777" w:rsidR="00825DE6" w:rsidRDefault="003931CA">
            <w:pPr>
              <w:spacing w:before="10" w:after="10"/>
              <w:jc w:val="right"/>
            </w:pPr>
            <w:r>
              <w:rPr>
                <w:sz w:val="16"/>
              </w:rPr>
              <w:t>$0.074</w:t>
            </w:r>
          </w:p>
        </w:tc>
        <w:tc>
          <w:tcPr>
            <w:tcW w:w="900" w:type="dxa"/>
          </w:tcPr>
          <w:p w14:paraId="7D66C0B5" w14:textId="77777777" w:rsidR="00825DE6" w:rsidRDefault="003931CA">
            <w:pPr>
              <w:spacing w:before="10" w:after="10"/>
              <w:jc w:val="right"/>
            </w:pPr>
            <w:r>
              <w:rPr>
                <w:sz w:val="16"/>
              </w:rPr>
              <w:t>$0.053</w:t>
            </w:r>
          </w:p>
        </w:tc>
        <w:tc>
          <w:tcPr>
            <w:tcW w:w="500" w:type="dxa"/>
          </w:tcPr>
          <w:p w14:paraId="69FBDD1B" w14:textId="77777777" w:rsidR="00825DE6" w:rsidRDefault="003931CA">
            <w:pPr>
              <w:spacing w:before="10" w:after="10"/>
              <w:jc w:val="right"/>
            </w:pPr>
            <w:r>
              <w:rPr>
                <w:sz w:val="16"/>
              </w:rPr>
              <w:t>1.22</w:t>
            </w:r>
          </w:p>
        </w:tc>
        <w:tc>
          <w:tcPr>
            <w:tcW w:w="850" w:type="dxa"/>
          </w:tcPr>
          <w:p w14:paraId="7E5E50A9" w14:textId="77777777" w:rsidR="00825DE6" w:rsidRDefault="003931CA">
            <w:pPr>
              <w:spacing w:before="10" w:after="10"/>
              <w:jc w:val="right"/>
            </w:pPr>
            <w:r>
              <w:rPr>
                <w:sz w:val="16"/>
              </w:rPr>
              <w:t>$0.086</w:t>
            </w:r>
          </w:p>
        </w:tc>
        <w:tc>
          <w:tcPr>
            <w:tcW w:w="750" w:type="dxa"/>
          </w:tcPr>
          <w:p w14:paraId="03496D44" w14:textId="77777777" w:rsidR="00825DE6" w:rsidRDefault="003931CA">
            <w:pPr>
              <w:spacing w:before="10" w:after="10"/>
              <w:jc w:val="right"/>
            </w:pPr>
            <w:r>
              <w:rPr>
                <w:sz w:val="16"/>
              </w:rPr>
              <w:t>—</w:t>
            </w:r>
          </w:p>
        </w:tc>
        <w:tc>
          <w:tcPr>
            <w:tcW w:w="750" w:type="dxa"/>
          </w:tcPr>
          <w:p w14:paraId="32F18592" w14:textId="77777777" w:rsidR="00825DE6" w:rsidRDefault="003931CA">
            <w:pPr>
              <w:spacing w:before="10" w:after="10"/>
            </w:pPr>
            <w:r>
              <w:rPr>
                <w:sz w:val="16"/>
              </w:rPr>
              <w:t>hybrid</w:t>
            </w:r>
          </w:p>
        </w:tc>
      </w:tr>
      <w:tr w:rsidR="00825DE6" w14:paraId="305B3E7C" w14:textId="77777777">
        <w:trPr>
          <w:jc w:val="center"/>
        </w:trPr>
        <w:tc>
          <w:tcPr>
            <w:tcW w:w="550" w:type="dxa"/>
          </w:tcPr>
          <w:p w14:paraId="28FB36C0" w14:textId="77777777" w:rsidR="00825DE6" w:rsidRDefault="003931CA">
            <w:pPr>
              <w:spacing w:before="10" w:after="10"/>
            </w:pPr>
            <w:r>
              <w:rPr>
                <w:sz w:val="16"/>
              </w:rPr>
              <w:t>35(31)</w:t>
            </w:r>
          </w:p>
        </w:tc>
        <w:tc>
          <w:tcPr>
            <w:tcW w:w="1500" w:type="dxa"/>
          </w:tcPr>
          <w:p w14:paraId="48702C81" w14:textId="77777777" w:rsidR="00825DE6" w:rsidRDefault="003931CA">
            <w:pPr>
              <w:spacing w:before="10" w:after="10"/>
            </w:pPr>
            <w:r>
              <w:rPr>
                <w:sz w:val="16"/>
              </w:rPr>
              <w:t>Bosnia and Herz.</w:t>
            </w:r>
          </w:p>
        </w:tc>
        <w:tc>
          <w:tcPr>
            <w:tcW w:w="900" w:type="dxa"/>
          </w:tcPr>
          <w:p w14:paraId="12683904" w14:textId="77777777" w:rsidR="00825DE6" w:rsidRDefault="003931CA">
            <w:pPr>
              <w:spacing w:before="10" w:after="10"/>
              <w:jc w:val="right"/>
            </w:pPr>
            <w:r>
              <w:rPr>
                <w:sz w:val="16"/>
              </w:rPr>
              <w:t>$1.19</w:t>
            </w:r>
          </w:p>
        </w:tc>
        <w:tc>
          <w:tcPr>
            <w:tcW w:w="900" w:type="dxa"/>
          </w:tcPr>
          <w:p w14:paraId="4360145D" w14:textId="77777777" w:rsidR="00825DE6" w:rsidRDefault="003931CA">
            <w:pPr>
              <w:spacing w:before="10" w:after="10"/>
              <w:jc w:val="right"/>
            </w:pPr>
            <w:r>
              <w:rPr>
                <w:sz w:val="16"/>
              </w:rPr>
              <w:t>$0.081</w:t>
            </w:r>
          </w:p>
        </w:tc>
        <w:tc>
          <w:tcPr>
            <w:tcW w:w="900" w:type="dxa"/>
          </w:tcPr>
          <w:p w14:paraId="57F9F951" w14:textId="77777777" w:rsidR="00825DE6" w:rsidRDefault="003931CA">
            <w:pPr>
              <w:spacing w:before="10" w:after="10"/>
              <w:jc w:val="right"/>
            </w:pPr>
            <w:r>
              <w:rPr>
                <w:sz w:val="16"/>
              </w:rPr>
              <w:t>$0.050</w:t>
            </w:r>
          </w:p>
        </w:tc>
        <w:tc>
          <w:tcPr>
            <w:tcW w:w="500" w:type="dxa"/>
          </w:tcPr>
          <w:p w14:paraId="2BDE87D9" w14:textId="77777777" w:rsidR="00825DE6" w:rsidRDefault="003931CA">
            <w:pPr>
              <w:spacing w:before="10" w:after="10"/>
              <w:jc w:val="right"/>
            </w:pPr>
            <w:r>
              <w:rPr>
                <w:sz w:val="16"/>
              </w:rPr>
              <w:t>1.18</w:t>
            </w:r>
          </w:p>
        </w:tc>
        <w:tc>
          <w:tcPr>
            <w:tcW w:w="850" w:type="dxa"/>
          </w:tcPr>
          <w:p w14:paraId="130E4722" w14:textId="77777777" w:rsidR="00825DE6" w:rsidRDefault="003931CA">
            <w:pPr>
              <w:spacing w:before="10" w:after="10"/>
              <w:jc w:val="right"/>
            </w:pPr>
            <w:r>
              <w:rPr>
                <w:sz w:val="16"/>
              </w:rPr>
              <w:t>$0.099</w:t>
            </w:r>
          </w:p>
        </w:tc>
        <w:tc>
          <w:tcPr>
            <w:tcW w:w="750" w:type="dxa"/>
          </w:tcPr>
          <w:p w14:paraId="25CB98C7" w14:textId="77777777" w:rsidR="00825DE6" w:rsidRDefault="003931CA">
            <w:pPr>
              <w:spacing w:before="10" w:after="10"/>
              <w:jc w:val="right"/>
            </w:pPr>
            <w:r>
              <w:rPr>
                <w:sz w:val="16"/>
              </w:rPr>
              <w:t>—</w:t>
            </w:r>
          </w:p>
        </w:tc>
        <w:tc>
          <w:tcPr>
            <w:tcW w:w="750" w:type="dxa"/>
          </w:tcPr>
          <w:p w14:paraId="0EB0D154" w14:textId="77777777" w:rsidR="00825DE6" w:rsidRDefault="003931CA">
            <w:pPr>
              <w:spacing w:before="10" w:after="10"/>
            </w:pPr>
            <w:r>
              <w:rPr>
                <w:sz w:val="16"/>
              </w:rPr>
              <w:t>hybrid</w:t>
            </w:r>
          </w:p>
        </w:tc>
      </w:tr>
      <w:tr w:rsidR="00825DE6" w14:paraId="50219780" w14:textId="77777777">
        <w:trPr>
          <w:jc w:val="center"/>
        </w:trPr>
        <w:tc>
          <w:tcPr>
            <w:tcW w:w="550" w:type="dxa"/>
          </w:tcPr>
          <w:p w14:paraId="3778F303" w14:textId="77777777" w:rsidR="00825DE6" w:rsidRDefault="003931CA">
            <w:pPr>
              <w:spacing w:before="10" w:after="10"/>
            </w:pPr>
            <w:r>
              <w:rPr>
                <w:sz w:val="16"/>
              </w:rPr>
              <w:t>36(32)</w:t>
            </w:r>
          </w:p>
        </w:tc>
        <w:tc>
          <w:tcPr>
            <w:tcW w:w="1500" w:type="dxa"/>
          </w:tcPr>
          <w:p w14:paraId="360F9D5F" w14:textId="77777777" w:rsidR="00825DE6" w:rsidRDefault="003931CA">
            <w:pPr>
              <w:spacing w:before="10" w:after="10"/>
            </w:pPr>
            <w:r>
              <w:rPr>
                <w:sz w:val="16"/>
              </w:rPr>
              <w:t>Belarus</w:t>
            </w:r>
          </w:p>
        </w:tc>
        <w:tc>
          <w:tcPr>
            <w:tcW w:w="900" w:type="dxa"/>
          </w:tcPr>
          <w:p w14:paraId="101512D7" w14:textId="77777777" w:rsidR="00825DE6" w:rsidRDefault="003931CA">
            <w:pPr>
              <w:spacing w:before="10" w:after="10"/>
              <w:jc w:val="right"/>
            </w:pPr>
            <w:r>
              <w:rPr>
                <w:sz w:val="16"/>
              </w:rPr>
              <w:t>$1.19</w:t>
            </w:r>
          </w:p>
        </w:tc>
        <w:tc>
          <w:tcPr>
            <w:tcW w:w="900" w:type="dxa"/>
          </w:tcPr>
          <w:p w14:paraId="138086F8" w14:textId="77777777" w:rsidR="00825DE6" w:rsidRDefault="003931CA">
            <w:pPr>
              <w:spacing w:before="10" w:after="10"/>
              <w:jc w:val="right"/>
            </w:pPr>
            <w:r>
              <w:rPr>
                <w:sz w:val="16"/>
              </w:rPr>
              <w:t>$0.080</w:t>
            </w:r>
          </w:p>
        </w:tc>
        <w:tc>
          <w:tcPr>
            <w:tcW w:w="900" w:type="dxa"/>
          </w:tcPr>
          <w:p w14:paraId="44C688CC" w14:textId="77777777" w:rsidR="00825DE6" w:rsidRDefault="003931CA">
            <w:pPr>
              <w:spacing w:before="10" w:after="10"/>
              <w:jc w:val="right"/>
            </w:pPr>
            <w:r>
              <w:rPr>
                <w:sz w:val="16"/>
              </w:rPr>
              <w:t>$0.052</w:t>
            </w:r>
          </w:p>
        </w:tc>
        <w:tc>
          <w:tcPr>
            <w:tcW w:w="500" w:type="dxa"/>
          </w:tcPr>
          <w:p w14:paraId="0F7AD680" w14:textId="77777777" w:rsidR="00825DE6" w:rsidRDefault="003931CA">
            <w:pPr>
              <w:spacing w:before="10" w:after="10"/>
              <w:jc w:val="right"/>
            </w:pPr>
            <w:r>
              <w:rPr>
                <w:sz w:val="16"/>
              </w:rPr>
              <w:t>1.15</w:t>
            </w:r>
          </w:p>
        </w:tc>
        <w:tc>
          <w:tcPr>
            <w:tcW w:w="850" w:type="dxa"/>
          </w:tcPr>
          <w:p w14:paraId="76839E8D" w14:textId="77777777" w:rsidR="00825DE6" w:rsidRDefault="003931CA">
            <w:pPr>
              <w:spacing w:before="10" w:after="10"/>
              <w:jc w:val="right"/>
            </w:pPr>
            <w:r>
              <w:rPr>
                <w:sz w:val="16"/>
              </w:rPr>
              <w:t>$0.099</w:t>
            </w:r>
          </w:p>
        </w:tc>
        <w:tc>
          <w:tcPr>
            <w:tcW w:w="750" w:type="dxa"/>
          </w:tcPr>
          <w:p w14:paraId="32666DF3" w14:textId="77777777" w:rsidR="00825DE6" w:rsidRDefault="003931CA">
            <w:pPr>
              <w:spacing w:before="10" w:after="10"/>
              <w:jc w:val="right"/>
            </w:pPr>
            <w:r>
              <w:rPr>
                <w:sz w:val="16"/>
              </w:rPr>
              <w:t>—</w:t>
            </w:r>
          </w:p>
        </w:tc>
        <w:tc>
          <w:tcPr>
            <w:tcW w:w="750" w:type="dxa"/>
          </w:tcPr>
          <w:p w14:paraId="1E94DE51" w14:textId="77777777" w:rsidR="00825DE6" w:rsidRDefault="003931CA">
            <w:pPr>
              <w:spacing w:before="10" w:after="10"/>
            </w:pPr>
            <w:r>
              <w:rPr>
                <w:sz w:val="16"/>
              </w:rPr>
              <w:t>import</w:t>
            </w:r>
          </w:p>
        </w:tc>
      </w:tr>
      <w:tr w:rsidR="00825DE6" w14:paraId="30EC0F22" w14:textId="77777777">
        <w:trPr>
          <w:jc w:val="center"/>
        </w:trPr>
        <w:tc>
          <w:tcPr>
            <w:tcW w:w="550" w:type="dxa"/>
          </w:tcPr>
          <w:p w14:paraId="33BDEDAE" w14:textId="77777777" w:rsidR="00825DE6" w:rsidRDefault="003931CA">
            <w:pPr>
              <w:spacing w:before="10" w:after="10"/>
            </w:pPr>
            <w:r>
              <w:rPr>
                <w:sz w:val="16"/>
              </w:rPr>
              <w:t>42(39)</w:t>
            </w:r>
          </w:p>
        </w:tc>
        <w:tc>
          <w:tcPr>
            <w:tcW w:w="1500" w:type="dxa"/>
          </w:tcPr>
          <w:p w14:paraId="1854006F" w14:textId="77777777" w:rsidR="00825DE6" w:rsidRDefault="003931CA">
            <w:pPr>
              <w:spacing w:before="10" w:after="10"/>
            </w:pPr>
            <w:r>
              <w:rPr>
                <w:sz w:val="16"/>
              </w:rPr>
              <w:t>Armenia</w:t>
            </w:r>
          </w:p>
        </w:tc>
        <w:tc>
          <w:tcPr>
            <w:tcW w:w="900" w:type="dxa"/>
          </w:tcPr>
          <w:p w14:paraId="69A15C17" w14:textId="77777777" w:rsidR="00825DE6" w:rsidRDefault="003931CA">
            <w:pPr>
              <w:spacing w:before="10" w:after="10"/>
              <w:jc w:val="right"/>
            </w:pPr>
            <w:r>
              <w:rPr>
                <w:sz w:val="16"/>
              </w:rPr>
              <w:t>$1.20</w:t>
            </w:r>
          </w:p>
        </w:tc>
        <w:tc>
          <w:tcPr>
            <w:tcW w:w="900" w:type="dxa"/>
          </w:tcPr>
          <w:p w14:paraId="6E56E047" w14:textId="77777777" w:rsidR="00825DE6" w:rsidRDefault="003931CA">
            <w:pPr>
              <w:spacing w:before="10" w:after="10"/>
              <w:jc w:val="right"/>
            </w:pPr>
            <w:r>
              <w:rPr>
                <w:sz w:val="16"/>
              </w:rPr>
              <w:t>$0.089</w:t>
            </w:r>
          </w:p>
        </w:tc>
        <w:tc>
          <w:tcPr>
            <w:tcW w:w="900" w:type="dxa"/>
          </w:tcPr>
          <w:p w14:paraId="15E702A6" w14:textId="77777777" w:rsidR="00825DE6" w:rsidRDefault="003931CA">
            <w:pPr>
              <w:spacing w:before="10" w:after="10"/>
              <w:jc w:val="right"/>
            </w:pPr>
            <w:r>
              <w:rPr>
                <w:sz w:val="16"/>
              </w:rPr>
              <w:t>$0.049</w:t>
            </w:r>
          </w:p>
        </w:tc>
        <w:tc>
          <w:tcPr>
            <w:tcW w:w="500" w:type="dxa"/>
          </w:tcPr>
          <w:p w14:paraId="5A5D61B6" w14:textId="77777777" w:rsidR="00825DE6" w:rsidRDefault="003931CA">
            <w:pPr>
              <w:spacing w:before="10" w:after="10"/>
              <w:jc w:val="right"/>
            </w:pPr>
            <w:r>
              <w:rPr>
                <w:sz w:val="16"/>
              </w:rPr>
              <w:t>1.15</w:t>
            </w:r>
          </w:p>
        </w:tc>
        <w:tc>
          <w:tcPr>
            <w:tcW w:w="850" w:type="dxa"/>
          </w:tcPr>
          <w:p w14:paraId="4B7A60ED" w14:textId="77777777" w:rsidR="00825DE6" w:rsidRDefault="003931CA">
            <w:pPr>
              <w:spacing w:before="10" w:after="10"/>
              <w:jc w:val="right"/>
            </w:pPr>
            <w:r>
              <w:rPr>
                <w:sz w:val="16"/>
              </w:rPr>
              <w:t>$0.111</w:t>
            </w:r>
          </w:p>
        </w:tc>
        <w:tc>
          <w:tcPr>
            <w:tcW w:w="750" w:type="dxa"/>
          </w:tcPr>
          <w:p w14:paraId="30E54DD3" w14:textId="77777777" w:rsidR="00825DE6" w:rsidRDefault="003931CA">
            <w:pPr>
              <w:spacing w:before="10" w:after="10"/>
              <w:jc w:val="right"/>
            </w:pPr>
            <w:r>
              <w:rPr>
                <w:sz w:val="16"/>
              </w:rPr>
              <w:t>—</w:t>
            </w:r>
          </w:p>
        </w:tc>
        <w:tc>
          <w:tcPr>
            <w:tcW w:w="750" w:type="dxa"/>
          </w:tcPr>
          <w:p w14:paraId="67E75671" w14:textId="77777777" w:rsidR="00825DE6" w:rsidRDefault="003931CA">
            <w:pPr>
              <w:spacing w:before="10" w:after="10"/>
            </w:pPr>
            <w:r>
              <w:rPr>
                <w:sz w:val="16"/>
              </w:rPr>
              <w:t>import</w:t>
            </w:r>
          </w:p>
        </w:tc>
      </w:tr>
      <w:tr w:rsidR="00825DE6" w14:paraId="71F77902" w14:textId="77777777">
        <w:trPr>
          <w:jc w:val="center"/>
        </w:trPr>
        <w:tc>
          <w:tcPr>
            <w:tcW w:w="550" w:type="dxa"/>
          </w:tcPr>
          <w:p w14:paraId="6B0D5C46" w14:textId="77777777" w:rsidR="00825DE6" w:rsidRDefault="003931CA">
            <w:pPr>
              <w:spacing w:before="10" w:after="10"/>
            </w:pPr>
            <w:r>
              <w:rPr>
                <w:sz w:val="16"/>
              </w:rPr>
              <w:t>45(42)</w:t>
            </w:r>
          </w:p>
        </w:tc>
        <w:tc>
          <w:tcPr>
            <w:tcW w:w="1500" w:type="dxa"/>
          </w:tcPr>
          <w:p w14:paraId="7A99C9DC" w14:textId="77777777" w:rsidR="00825DE6" w:rsidRDefault="003931CA">
            <w:pPr>
              <w:spacing w:before="10" w:after="10"/>
            </w:pPr>
            <w:r>
              <w:rPr>
                <w:sz w:val="16"/>
              </w:rPr>
              <w:t>Latvia</w:t>
            </w:r>
          </w:p>
        </w:tc>
        <w:tc>
          <w:tcPr>
            <w:tcW w:w="900" w:type="dxa"/>
          </w:tcPr>
          <w:p w14:paraId="78E1F46E" w14:textId="77777777" w:rsidR="00825DE6" w:rsidRDefault="003931CA">
            <w:pPr>
              <w:spacing w:before="10" w:after="10"/>
              <w:jc w:val="right"/>
            </w:pPr>
            <w:r>
              <w:rPr>
                <w:sz w:val="16"/>
              </w:rPr>
              <w:t>$1.20</w:t>
            </w:r>
          </w:p>
        </w:tc>
        <w:tc>
          <w:tcPr>
            <w:tcW w:w="900" w:type="dxa"/>
          </w:tcPr>
          <w:p w14:paraId="0F6B1560" w14:textId="77777777" w:rsidR="00825DE6" w:rsidRDefault="003931CA">
            <w:pPr>
              <w:spacing w:before="10" w:after="10"/>
              <w:jc w:val="right"/>
            </w:pPr>
            <w:r>
              <w:rPr>
                <w:sz w:val="16"/>
              </w:rPr>
              <w:t>$0.087</w:t>
            </w:r>
          </w:p>
        </w:tc>
        <w:tc>
          <w:tcPr>
            <w:tcW w:w="900" w:type="dxa"/>
          </w:tcPr>
          <w:p w14:paraId="1A1FCFA1" w14:textId="77777777" w:rsidR="00825DE6" w:rsidRDefault="003931CA">
            <w:pPr>
              <w:spacing w:before="10" w:after="10"/>
              <w:jc w:val="right"/>
            </w:pPr>
            <w:r>
              <w:rPr>
                <w:sz w:val="16"/>
              </w:rPr>
              <w:t>$0.056</w:t>
            </w:r>
          </w:p>
        </w:tc>
        <w:tc>
          <w:tcPr>
            <w:tcW w:w="500" w:type="dxa"/>
          </w:tcPr>
          <w:p w14:paraId="516D1F77" w14:textId="77777777" w:rsidR="00825DE6" w:rsidRDefault="003931CA">
            <w:pPr>
              <w:spacing w:before="10" w:after="10"/>
              <w:jc w:val="right"/>
            </w:pPr>
            <w:r>
              <w:rPr>
                <w:sz w:val="16"/>
              </w:rPr>
              <w:t>1.13</w:t>
            </w:r>
          </w:p>
        </w:tc>
        <w:tc>
          <w:tcPr>
            <w:tcW w:w="850" w:type="dxa"/>
          </w:tcPr>
          <w:p w14:paraId="625CF91C" w14:textId="77777777" w:rsidR="00825DE6" w:rsidRDefault="003931CA">
            <w:pPr>
              <w:spacing w:before="10" w:after="10"/>
              <w:jc w:val="right"/>
            </w:pPr>
            <w:r>
              <w:rPr>
                <w:sz w:val="16"/>
              </w:rPr>
              <w:t>$0.110</w:t>
            </w:r>
          </w:p>
        </w:tc>
        <w:tc>
          <w:tcPr>
            <w:tcW w:w="750" w:type="dxa"/>
          </w:tcPr>
          <w:p w14:paraId="23CDA20E" w14:textId="77777777" w:rsidR="00825DE6" w:rsidRDefault="003931CA">
            <w:pPr>
              <w:spacing w:before="10" w:after="10"/>
              <w:jc w:val="right"/>
            </w:pPr>
            <w:r>
              <w:rPr>
                <w:sz w:val="16"/>
              </w:rPr>
              <w:t>—</w:t>
            </w:r>
          </w:p>
        </w:tc>
        <w:tc>
          <w:tcPr>
            <w:tcW w:w="750" w:type="dxa"/>
          </w:tcPr>
          <w:p w14:paraId="22CEC8BB" w14:textId="77777777" w:rsidR="00825DE6" w:rsidRDefault="003931CA">
            <w:pPr>
              <w:spacing w:before="10" w:after="10"/>
            </w:pPr>
            <w:r>
              <w:rPr>
                <w:sz w:val="16"/>
              </w:rPr>
              <w:t>import</w:t>
            </w:r>
          </w:p>
        </w:tc>
      </w:tr>
      <w:tr w:rsidR="00825DE6" w14:paraId="39A76C86" w14:textId="77777777">
        <w:trPr>
          <w:jc w:val="center"/>
        </w:trPr>
        <w:tc>
          <w:tcPr>
            <w:tcW w:w="550" w:type="dxa"/>
          </w:tcPr>
          <w:p w14:paraId="3DEA4214" w14:textId="77777777" w:rsidR="00825DE6" w:rsidRDefault="003931CA">
            <w:pPr>
              <w:spacing w:before="10" w:after="10"/>
            </w:pPr>
            <w:r>
              <w:rPr>
                <w:sz w:val="16"/>
              </w:rPr>
              <w:t>47(45)</w:t>
            </w:r>
          </w:p>
        </w:tc>
        <w:tc>
          <w:tcPr>
            <w:tcW w:w="1500" w:type="dxa"/>
          </w:tcPr>
          <w:p w14:paraId="5EF5D8F3" w14:textId="77777777" w:rsidR="00825DE6" w:rsidRDefault="003931CA">
            <w:pPr>
              <w:spacing w:before="10" w:after="10"/>
            </w:pPr>
            <w:r>
              <w:rPr>
                <w:sz w:val="16"/>
              </w:rPr>
              <w:t>Poland</w:t>
            </w:r>
          </w:p>
        </w:tc>
        <w:tc>
          <w:tcPr>
            <w:tcW w:w="900" w:type="dxa"/>
          </w:tcPr>
          <w:p w14:paraId="1890BA65" w14:textId="77777777" w:rsidR="00825DE6" w:rsidRDefault="003931CA">
            <w:pPr>
              <w:spacing w:before="10" w:after="10"/>
              <w:jc w:val="right"/>
            </w:pPr>
            <w:r>
              <w:rPr>
                <w:sz w:val="16"/>
              </w:rPr>
              <w:t>$1.20</w:t>
            </w:r>
          </w:p>
        </w:tc>
        <w:tc>
          <w:tcPr>
            <w:tcW w:w="900" w:type="dxa"/>
          </w:tcPr>
          <w:p w14:paraId="034B7F8C" w14:textId="77777777" w:rsidR="00825DE6" w:rsidRDefault="003931CA">
            <w:pPr>
              <w:spacing w:before="10" w:after="10"/>
              <w:jc w:val="right"/>
            </w:pPr>
            <w:r>
              <w:rPr>
                <w:sz w:val="16"/>
              </w:rPr>
              <w:t>$0.096</w:t>
            </w:r>
          </w:p>
        </w:tc>
        <w:tc>
          <w:tcPr>
            <w:tcW w:w="900" w:type="dxa"/>
          </w:tcPr>
          <w:p w14:paraId="0268E2F3" w14:textId="77777777" w:rsidR="00825DE6" w:rsidRDefault="003931CA">
            <w:pPr>
              <w:spacing w:before="10" w:after="10"/>
              <w:jc w:val="right"/>
            </w:pPr>
            <w:r>
              <w:rPr>
                <w:sz w:val="16"/>
              </w:rPr>
              <w:t>$0.049</w:t>
            </w:r>
          </w:p>
        </w:tc>
        <w:tc>
          <w:tcPr>
            <w:tcW w:w="500" w:type="dxa"/>
          </w:tcPr>
          <w:p w14:paraId="0CD72387" w14:textId="77777777" w:rsidR="00825DE6" w:rsidRDefault="003931CA">
            <w:pPr>
              <w:spacing w:before="10" w:after="10"/>
              <w:jc w:val="right"/>
            </w:pPr>
            <w:r>
              <w:rPr>
                <w:sz w:val="16"/>
              </w:rPr>
              <w:t>1.15</w:t>
            </w:r>
          </w:p>
        </w:tc>
        <w:tc>
          <w:tcPr>
            <w:tcW w:w="850" w:type="dxa"/>
          </w:tcPr>
          <w:p w14:paraId="347AB2B4" w14:textId="77777777" w:rsidR="00825DE6" w:rsidRDefault="003931CA">
            <w:pPr>
              <w:spacing w:before="10" w:after="10"/>
              <w:jc w:val="right"/>
            </w:pPr>
            <w:r>
              <w:rPr>
                <w:sz w:val="16"/>
              </w:rPr>
              <w:t>$0.119</w:t>
            </w:r>
          </w:p>
        </w:tc>
        <w:tc>
          <w:tcPr>
            <w:tcW w:w="750" w:type="dxa"/>
          </w:tcPr>
          <w:p w14:paraId="62266C3D" w14:textId="77777777" w:rsidR="00825DE6" w:rsidRDefault="003931CA">
            <w:pPr>
              <w:spacing w:before="10" w:after="10"/>
              <w:jc w:val="right"/>
            </w:pPr>
            <w:r>
              <w:rPr>
                <w:sz w:val="16"/>
              </w:rPr>
              <w:t>—</w:t>
            </w:r>
          </w:p>
        </w:tc>
        <w:tc>
          <w:tcPr>
            <w:tcW w:w="750" w:type="dxa"/>
          </w:tcPr>
          <w:p w14:paraId="77134769" w14:textId="77777777" w:rsidR="00825DE6" w:rsidRDefault="003931CA">
            <w:pPr>
              <w:spacing w:before="10" w:after="10"/>
            </w:pPr>
            <w:r>
              <w:rPr>
                <w:sz w:val="16"/>
              </w:rPr>
              <w:t>import</w:t>
            </w:r>
          </w:p>
        </w:tc>
      </w:tr>
      <w:tr w:rsidR="00825DE6" w14:paraId="55B89D9E" w14:textId="77777777">
        <w:trPr>
          <w:jc w:val="center"/>
        </w:trPr>
        <w:tc>
          <w:tcPr>
            <w:tcW w:w="550" w:type="dxa"/>
          </w:tcPr>
          <w:p w14:paraId="66FB2160" w14:textId="77777777" w:rsidR="00825DE6" w:rsidRDefault="003931CA">
            <w:pPr>
              <w:spacing w:before="10" w:after="10"/>
            </w:pPr>
            <w:r>
              <w:rPr>
                <w:sz w:val="16"/>
              </w:rPr>
              <w:t>55(53)</w:t>
            </w:r>
          </w:p>
        </w:tc>
        <w:tc>
          <w:tcPr>
            <w:tcW w:w="1500" w:type="dxa"/>
          </w:tcPr>
          <w:p w14:paraId="4B3C51C4" w14:textId="77777777" w:rsidR="00825DE6" w:rsidRDefault="003931CA">
            <w:pPr>
              <w:spacing w:before="10" w:after="10"/>
            </w:pPr>
            <w:r>
              <w:rPr>
                <w:sz w:val="16"/>
              </w:rPr>
              <w:t>Serbia</w:t>
            </w:r>
          </w:p>
        </w:tc>
        <w:tc>
          <w:tcPr>
            <w:tcW w:w="900" w:type="dxa"/>
          </w:tcPr>
          <w:p w14:paraId="6419A9A3" w14:textId="77777777" w:rsidR="00825DE6" w:rsidRDefault="003931CA">
            <w:pPr>
              <w:spacing w:before="10" w:after="10"/>
              <w:jc w:val="right"/>
            </w:pPr>
            <w:r>
              <w:rPr>
                <w:sz w:val="16"/>
              </w:rPr>
              <w:t>$1.21</w:t>
            </w:r>
          </w:p>
        </w:tc>
        <w:tc>
          <w:tcPr>
            <w:tcW w:w="900" w:type="dxa"/>
          </w:tcPr>
          <w:p w14:paraId="478DBF76" w14:textId="77777777" w:rsidR="00825DE6" w:rsidRDefault="003931CA">
            <w:pPr>
              <w:spacing w:before="10" w:after="10"/>
              <w:jc w:val="right"/>
            </w:pPr>
            <w:r>
              <w:rPr>
                <w:sz w:val="16"/>
              </w:rPr>
              <w:t>$0.101</w:t>
            </w:r>
          </w:p>
        </w:tc>
        <w:tc>
          <w:tcPr>
            <w:tcW w:w="900" w:type="dxa"/>
          </w:tcPr>
          <w:p w14:paraId="23F6E544" w14:textId="77777777" w:rsidR="00825DE6" w:rsidRDefault="003931CA">
            <w:pPr>
              <w:spacing w:before="10" w:after="10"/>
              <w:jc w:val="right"/>
            </w:pPr>
            <w:r>
              <w:rPr>
                <w:sz w:val="16"/>
              </w:rPr>
              <w:t>$0.052</w:t>
            </w:r>
          </w:p>
        </w:tc>
        <w:tc>
          <w:tcPr>
            <w:tcW w:w="500" w:type="dxa"/>
          </w:tcPr>
          <w:p w14:paraId="51C61B8C" w14:textId="77777777" w:rsidR="00825DE6" w:rsidRDefault="003931CA">
            <w:pPr>
              <w:spacing w:before="10" w:after="10"/>
              <w:jc w:val="right"/>
            </w:pPr>
            <w:r>
              <w:rPr>
                <w:sz w:val="16"/>
              </w:rPr>
              <w:t>1.20</w:t>
            </w:r>
          </w:p>
        </w:tc>
        <w:tc>
          <w:tcPr>
            <w:tcW w:w="850" w:type="dxa"/>
          </w:tcPr>
          <w:p w14:paraId="381BAC64" w14:textId="77777777" w:rsidR="00825DE6" w:rsidRDefault="003931CA">
            <w:pPr>
              <w:spacing w:before="10" w:after="10"/>
              <w:jc w:val="right"/>
            </w:pPr>
            <w:r>
              <w:rPr>
                <w:sz w:val="16"/>
              </w:rPr>
              <w:t>$0.120</w:t>
            </w:r>
          </w:p>
        </w:tc>
        <w:tc>
          <w:tcPr>
            <w:tcW w:w="750" w:type="dxa"/>
          </w:tcPr>
          <w:p w14:paraId="18B14CB3" w14:textId="77777777" w:rsidR="00825DE6" w:rsidRDefault="003931CA">
            <w:pPr>
              <w:spacing w:before="10" w:after="10"/>
              <w:jc w:val="right"/>
            </w:pPr>
            <w:r>
              <w:rPr>
                <w:sz w:val="16"/>
              </w:rPr>
              <w:t>—</w:t>
            </w:r>
          </w:p>
        </w:tc>
        <w:tc>
          <w:tcPr>
            <w:tcW w:w="750" w:type="dxa"/>
          </w:tcPr>
          <w:p w14:paraId="64D836BB" w14:textId="77777777" w:rsidR="00825DE6" w:rsidRDefault="003931CA">
            <w:pPr>
              <w:spacing w:before="10" w:after="10"/>
            </w:pPr>
            <w:r>
              <w:rPr>
                <w:sz w:val="16"/>
              </w:rPr>
              <w:t>import</w:t>
            </w:r>
          </w:p>
        </w:tc>
      </w:tr>
      <w:tr w:rsidR="00825DE6" w14:paraId="6504C4E8" w14:textId="77777777">
        <w:trPr>
          <w:jc w:val="center"/>
        </w:trPr>
        <w:tc>
          <w:tcPr>
            <w:tcW w:w="550" w:type="dxa"/>
          </w:tcPr>
          <w:p w14:paraId="26838FA4" w14:textId="77777777" w:rsidR="00825DE6" w:rsidRDefault="003931CA">
            <w:pPr>
              <w:spacing w:before="10" w:after="10"/>
            </w:pPr>
            <w:r>
              <w:rPr>
                <w:sz w:val="16"/>
              </w:rPr>
              <w:t>58(57)</w:t>
            </w:r>
          </w:p>
        </w:tc>
        <w:tc>
          <w:tcPr>
            <w:tcW w:w="1500" w:type="dxa"/>
          </w:tcPr>
          <w:p w14:paraId="202A46DE" w14:textId="77777777" w:rsidR="00825DE6" w:rsidRDefault="003931CA">
            <w:pPr>
              <w:spacing w:before="10" w:after="10"/>
            </w:pPr>
            <w:r>
              <w:rPr>
                <w:sz w:val="16"/>
              </w:rPr>
              <w:t>Estonia</w:t>
            </w:r>
          </w:p>
        </w:tc>
        <w:tc>
          <w:tcPr>
            <w:tcW w:w="900" w:type="dxa"/>
          </w:tcPr>
          <w:p w14:paraId="10ED86A5" w14:textId="77777777" w:rsidR="00825DE6" w:rsidRDefault="003931CA">
            <w:pPr>
              <w:spacing w:before="10" w:after="10"/>
              <w:jc w:val="right"/>
            </w:pPr>
            <w:r>
              <w:rPr>
                <w:sz w:val="16"/>
              </w:rPr>
              <w:t>$1.22</w:t>
            </w:r>
          </w:p>
        </w:tc>
        <w:tc>
          <w:tcPr>
            <w:tcW w:w="900" w:type="dxa"/>
          </w:tcPr>
          <w:p w14:paraId="0353332C" w14:textId="77777777" w:rsidR="00825DE6" w:rsidRDefault="003931CA">
            <w:pPr>
              <w:spacing w:before="10" w:after="10"/>
              <w:jc w:val="right"/>
            </w:pPr>
            <w:r>
              <w:rPr>
                <w:sz w:val="16"/>
              </w:rPr>
              <w:t>$0.102</w:t>
            </w:r>
          </w:p>
        </w:tc>
        <w:tc>
          <w:tcPr>
            <w:tcW w:w="900" w:type="dxa"/>
          </w:tcPr>
          <w:p w14:paraId="29DEE08C" w14:textId="77777777" w:rsidR="00825DE6" w:rsidRDefault="003931CA">
            <w:pPr>
              <w:spacing w:before="10" w:after="10"/>
              <w:jc w:val="right"/>
            </w:pPr>
            <w:r>
              <w:rPr>
                <w:sz w:val="16"/>
              </w:rPr>
              <w:t>$0.058</w:t>
            </w:r>
          </w:p>
        </w:tc>
        <w:tc>
          <w:tcPr>
            <w:tcW w:w="500" w:type="dxa"/>
          </w:tcPr>
          <w:p w14:paraId="6659323A" w14:textId="77777777" w:rsidR="00825DE6" w:rsidRDefault="003931CA">
            <w:pPr>
              <w:spacing w:before="10" w:after="10"/>
              <w:jc w:val="right"/>
            </w:pPr>
            <w:r>
              <w:rPr>
                <w:sz w:val="16"/>
              </w:rPr>
              <w:t>1.13</w:t>
            </w:r>
          </w:p>
        </w:tc>
        <w:tc>
          <w:tcPr>
            <w:tcW w:w="850" w:type="dxa"/>
          </w:tcPr>
          <w:p w14:paraId="06E8C3F9" w14:textId="77777777" w:rsidR="00825DE6" w:rsidRDefault="003931CA">
            <w:pPr>
              <w:spacing w:before="10" w:after="10"/>
              <w:jc w:val="right"/>
            </w:pPr>
            <w:r>
              <w:rPr>
                <w:sz w:val="16"/>
              </w:rPr>
              <w:t>$0.129</w:t>
            </w:r>
          </w:p>
        </w:tc>
        <w:tc>
          <w:tcPr>
            <w:tcW w:w="750" w:type="dxa"/>
          </w:tcPr>
          <w:p w14:paraId="2AB2E653" w14:textId="77777777" w:rsidR="00825DE6" w:rsidRDefault="003931CA">
            <w:pPr>
              <w:spacing w:before="10" w:after="10"/>
              <w:jc w:val="right"/>
            </w:pPr>
            <w:r>
              <w:rPr>
                <w:sz w:val="16"/>
              </w:rPr>
              <w:t>—</w:t>
            </w:r>
          </w:p>
        </w:tc>
        <w:tc>
          <w:tcPr>
            <w:tcW w:w="750" w:type="dxa"/>
          </w:tcPr>
          <w:p w14:paraId="2C3AC0D7" w14:textId="77777777" w:rsidR="00825DE6" w:rsidRDefault="003931CA">
            <w:pPr>
              <w:spacing w:before="10" w:after="10"/>
            </w:pPr>
            <w:r>
              <w:rPr>
                <w:sz w:val="16"/>
              </w:rPr>
              <w:t>import</w:t>
            </w:r>
          </w:p>
        </w:tc>
      </w:tr>
      <w:tr w:rsidR="00825DE6" w14:paraId="5CBFB898" w14:textId="77777777">
        <w:trPr>
          <w:jc w:val="center"/>
        </w:trPr>
        <w:tc>
          <w:tcPr>
            <w:tcW w:w="550" w:type="dxa"/>
          </w:tcPr>
          <w:p w14:paraId="0302D918" w14:textId="77777777" w:rsidR="00825DE6" w:rsidRDefault="003931CA">
            <w:pPr>
              <w:spacing w:before="10" w:after="10"/>
            </w:pPr>
            <w:r>
              <w:rPr>
                <w:sz w:val="16"/>
              </w:rPr>
              <w:t>62</w:t>
            </w:r>
          </w:p>
        </w:tc>
        <w:tc>
          <w:tcPr>
            <w:tcW w:w="1500" w:type="dxa"/>
          </w:tcPr>
          <w:p w14:paraId="1F4F14E9" w14:textId="77777777" w:rsidR="00825DE6" w:rsidRDefault="003931CA">
            <w:pPr>
              <w:spacing w:before="10" w:after="10"/>
            </w:pPr>
            <w:r>
              <w:rPr>
                <w:sz w:val="16"/>
              </w:rPr>
              <w:t>Moldova</w:t>
            </w:r>
          </w:p>
        </w:tc>
        <w:tc>
          <w:tcPr>
            <w:tcW w:w="900" w:type="dxa"/>
          </w:tcPr>
          <w:p w14:paraId="37E1E20C" w14:textId="77777777" w:rsidR="00825DE6" w:rsidRDefault="003931CA">
            <w:pPr>
              <w:spacing w:before="10" w:after="10"/>
              <w:jc w:val="right"/>
            </w:pPr>
            <w:r>
              <w:rPr>
                <w:sz w:val="16"/>
              </w:rPr>
              <w:t>$1.22</w:t>
            </w:r>
          </w:p>
        </w:tc>
        <w:tc>
          <w:tcPr>
            <w:tcW w:w="900" w:type="dxa"/>
          </w:tcPr>
          <w:p w14:paraId="6FA9C810" w14:textId="77777777" w:rsidR="00825DE6" w:rsidRDefault="003931CA">
            <w:pPr>
              <w:spacing w:before="10" w:after="10"/>
              <w:jc w:val="right"/>
            </w:pPr>
            <w:r>
              <w:rPr>
                <w:sz w:val="16"/>
              </w:rPr>
              <w:t>$0.115</w:t>
            </w:r>
          </w:p>
        </w:tc>
        <w:tc>
          <w:tcPr>
            <w:tcW w:w="900" w:type="dxa"/>
          </w:tcPr>
          <w:p w14:paraId="5F6D089E" w14:textId="77777777" w:rsidR="00825DE6" w:rsidRDefault="003931CA">
            <w:pPr>
              <w:spacing w:before="10" w:after="10"/>
              <w:jc w:val="right"/>
            </w:pPr>
            <w:r>
              <w:rPr>
                <w:sz w:val="16"/>
              </w:rPr>
              <w:t>$0.048</w:t>
            </w:r>
          </w:p>
        </w:tc>
        <w:tc>
          <w:tcPr>
            <w:tcW w:w="500" w:type="dxa"/>
          </w:tcPr>
          <w:p w14:paraId="74F08A82" w14:textId="77777777" w:rsidR="00825DE6" w:rsidRDefault="003931CA">
            <w:pPr>
              <w:spacing w:before="10" w:after="10"/>
              <w:jc w:val="right"/>
            </w:pPr>
            <w:r>
              <w:rPr>
                <w:sz w:val="16"/>
              </w:rPr>
              <w:t>1.22</w:t>
            </w:r>
          </w:p>
        </w:tc>
        <w:tc>
          <w:tcPr>
            <w:tcW w:w="850" w:type="dxa"/>
          </w:tcPr>
          <w:p w14:paraId="4AFE99C2" w14:textId="77777777" w:rsidR="00825DE6" w:rsidRDefault="003931CA">
            <w:pPr>
              <w:spacing w:before="10" w:after="10"/>
              <w:jc w:val="right"/>
            </w:pPr>
            <w:r>
              <w:rPr>
                <w:sz w:val="16"/>
              </w:rPr>
              <w:t>$0.135</w:t>
            </w:r>
          </w:p>
        </w:tc>
        <w:tc>
          <w:tcPr>
            <w:tcW w:w="750" w:type="dxa"/>
          </w:tcPr>
          <w:p w14:paraId="245D7D1F" w14:textId="77777777" w:rsidR="00825DE6" w:rsidRDefault="003931CA">
            <w:pPr>
              <w:spacing w:before="10" w:after="10"/>
              <w:jc w:val="right"/>
            </w:pPr>
            <w:r>
              <w:rPr>
                <w:sz w:val="16"/>
              </w:rPr>
              <w:t>—</w:t>
            </w:r>
          </w:p>
        </w:tc>
        <w:tc>
          <w:tcPr>
            <w:tcW w:w="750" w:type="dxa"/>
          </w:tcPr>
          <w:p w14:paraId="3195D957" w14:textId="77777777" w:rsidR="00825DE6" w:rsidRDefault="003931CA">
            <w:pPr>
              <w:spacing w:before="10" w:after="10"/>
            </w:pPr>
            <w:r>
              <w:rPr>
                <w:sz w:val="16"/>
              </w:rPr>
              <w:t>import</w:t>
            </w:r>
          </w:p>
        </w:tc>
      </w:tr>
      <w:tr w:rsidR="00825DE6" w14:paraId="2C0CC8A2" w14:textId="77777777">
        <w:trPr>
          <w:jc w:val="center"/>
        </w:trPr>
        <w:tc>
          <w:tcPr>
            <w:tcW w:w="550" w:type="dxa"/>
          </w:tcPr>
          <w:p w14:paraId="42197ED4" w14:textId="77777777" w:rsidR="00825DE6" w:rsidRDefault="003931CA">
            <w:pPr>
              <w:spacing w:before="10" w:after="10"/>
            </w:pPr>
            <w:r>
              <w:rPr>
                <w:sz w:val="16"/>
              </w:rPr>
              <w:t>64</w:t>
            </w:r>
          </w:p>
        </w:tc>
        <w:tc>
          <w:tcPr>
            <w:tcW w:w="1500" w:type="dxa"/>
          </w:tcPr>
          <w:p w14:paraId="67235C29" w14:textId="77777777" w:rsidR="00825DE6" w:rsidRDefault="003931CA">
            <w:pPr>
              <w:spacing w:before="10" w:after="10"/>
            </w:pPr>
            <w:r>
              <w:rPr>
                <w:sz w:val="16"/>
              </w:rPr>
              <w:t>Lithuania</w:t>
            </w:r>
          </w:p>
        </w:tc>
        <w:tc>
          <w:tcPr>
            <w:tcW w:w="900" w:type="dxa"/>
          </w:tcPr>
          <w:p w14:paraId="5293863B" w14:textId="77777777" w:rsidR="00825DE6" w:rsidRDefault="003931CA">
            <w:pPr>
              <w:spacing w:before="10" w:after="10"/>
              <w:jc w:val="right"/>
            </w:pPr>
            <w:r>
              <w:rPr>
                <w:sz w:val="16"/>
              </w:rPr>
              <w:t>$1.22</w:t>
            </w:r>
          </w:p>
        </w:tc>
        <w:tc>
          <w:tcPr>
            <w:tcW w:w="900" w:type="dxa"/>
          </w:tcPr>
          <w:p w14:paraId="00917083" w14:textId="77777777" w:rsidR="00825DE6" w:rsidRDefault="003931CA">
            <w:pPr>
              <w:spacing w:before="10" w:after="10"/>
              <w:jc w:val="right"/>
            </w:pPr>
            <w:r>
              <w:rPr>
                <w:sz w:val="16"/>
              </w:rPr>
              <w:t>$0.107</w:t>
            </w:r>
          </w:p>
        </w:tc>
        <w:tc>
          <w:tcPr>
            <w:tcW w:w="900" w:type="dxa"/>
          </w:tcPr>
          <w:p w14:paraId="6695F45B" w14:textId="77777777" w:rsidR="00825DE6" w:rsidRDefault="003931CA">
            <w:pPr>
              <w:spacing w:before="10" w:after="10"/>
              <w:jc w:val="right"/>
            </w:pPr>
            <w:r>
              <w:rPr>
                <w:sz w:val="16"/>
              </w:rPr>
              <w:t>$0.058</w:t>
            </w:r>
          </w:p>
        </w:tc>
        <w:tc>
          <w:tcPr>
            <w:tcW w:w="500" w:type="dxa"/>
          </w:tcPr>
          <w:p w14:paraId="21CC2BB1" w14:textId="77777777" w:rsidR="00825DE6" w:rsidRDefault="003931CA">
            <w:pPr>
              <w:spacing w:before="10" w:after="10"/>
              <w:jc w:val="right"/>
            </w:pPr>
            <w:r>
              <w:rPr>
                <w:sz w:val="16"/>
              </w:rPr>
              <w:t>1.14</w:t>
            </w:r>
          </w:p>
        </w:tc>
        <w:tc>
          <w:tcPr>
            <w:tcW w:w="850" w:type="dxa"/>
          </w:tcPr>
          <w:p w14:paraId="30B4E212" w14:textId="77777777" w:rsidR="00825DE6" w:rsidRDefault="003931CA">
            <w:pPr>
              <w:spacing w:before="10" w:after="10"/>
              <w:jc w:val="right"/>
            </w:pPr>
            <w:r>
              <w:rPr>
                <w:sz w:val="16"/>
              </w:rPr>
              <w:t>$0.134</w:t>
            </w:r>
          </w:p>
        </w:tc>
        <w:tc>
          <w:tcPr>
            <w:tcW w:w="750" w:type="dxa"/>
          </w:tcPr>
          <w:p w14:paraId="26518BEE" w14:textId="77777777" w:rsidR="00825DE6" w:rsidRDefault="003931CA">
            <w:pPr>
              <w:spacing w:before="10" w:after="10"/>
              <w:jc w:val="right"/>
            </w:pPr>
            <w:r>
              <w:rPr>
                <w:sz w:val="16"/>
              </w:rPr>
              <w:t>—</w:t>
            </w:r>
          </w:p>
        </w:tc>
        <w:tc>
          <w:tcPr>
            <w:tcW w:w="750" w:type="dxa"/>
          </w:tcPr>
          <w:p w14:paraId="2171F690" w14:textId="77777777" w:rsidR="00825DE6" w:rsidRDefault="003931CA">
            <w:pPr>
              <w:spacing w:before="10" w:after="10"/>
            </w:pPr>
            <w:r>
              <w:rPr>
                <w:sz w:val="16"/>
              </w:rPr>
              <w:t>import</w:t>
            </w:r>
          </w:p>
        </w:tc>
      </w:tr>
      <w:tr w:rsidR="00825DE6" w14:paraId="49A857F0" w14:textId="77777777">
        <w:trPr>
          <w:jc w:val="center"/>
        </w:trPr>
        <w:tc>
          <w:tcPr>
            <w:tcW w:w="550" w:type="dxa"/>
          </w:tcPr>
          <w:p w14:paraId="0179ABEC" w14:textId="77777777" w:rsidR="00825DE6" w:rsidRDefault="003931CA">
            <w:pPr>
              <w:spacing w:before="10" w:after="10"/>
            </w:pPr>
            <w:r>
              <w:rPr>
                <w:sz w:val="16"/>
              </w:rPr>
              <w:t>66</w:t>
            </w:r>
          </w:p>
        </w:tc>
        <w:tc>
          <w:tcPr>
            <w:tcW w:w="1500" w:type="dxa"/>
          </w:tcPr>
          <w:p w14:paraId="33C531A3" w14:textId="77777777" w:rsidR="00825DE6" w:rsidRDefault="003931CA">
            <w:pPr>
              <w:spacing w:before="10" w:after="10"/>
            </w:pPr>
            <w:r>
              <w:rPr>
                <w:sz w:val="16"/>
              </w:rPr>
              <w:t>North Macedonia</w:t>
            </w:r>
          </w:p>
        </w:tc>
        <w:tc>
          <w:tcPr>
            <w:tcW w:w="900" w:type="dxa"/>
          </w:tcPr>
          <w:p w14:paraId="2F0DF6D6" w14:textId="77777777" w:rsidR="00825DE6" w:rsidRDefault="003931CA">
            <w:pPr>
              <w:spacing w:before="10" w:after="10"/>
              <w:jc w:val="right"/>
            </w:pPr>
            <w:r>
              <w:rPr>
                <w:sz w:val="16"/>
              </w:rPr>
              <w:t>$1.22</w:t>
            </w:r>
          </w:p>
        </w:tc>
        <w:tc>
          <w:tcPr>
            <w:tcW w:w="900" w:type="dxa"/>
          </w:tcPr>
          <w:p w14:paraId="45C32CB2" w14:textId="77777777" w:rsidR="00825DE6" w:rsidRDefault="003931CA">
            <w:pPr>
              <w:spacing w:before="10" w:after="10"/>
              <w:jc w:val="right"/>
            </w:pPr>
            <w:r>
              <w:rPr>
                <w:sz w:val="16"/>
              </w:rPr>
              <w:t>$0.115</w:t>
            </w:r>
          </w:p>
        </w:tc>
        <w:tc>
          <w:tcPr>
            <w:tcW w:w="900" w:type="dxa"/>
          </w:tcPr>
          <w:p w14:paraId="6B968CA7" w14:textId="77777777" w:rsidR="00825DE6" w:rsidRDefault="003931CA">
            <w:pPr>
              <w:spacing w:before="10" w:after="10"/>
              <w:jc w:val="right"/>
            </w:pPr>
            <w:r>
              <w:rPr>
                <w:sz w:val="16"/>
              </w:rPr>
              <w:t>$0.051</w:t>
            </w:r>
          </w:p>
        </w:tc>
        <w:tc>
          <w:tcPr>
            <w:tcW w:w="500" w:type="dxa"/>
          </w:tcPr>
          <w:p w14:paraId="099EDF0D" w14:textId="77777777" w:rsidR="00825DE6" w:rsidRDefault="003931CA">
            <w:pPr>
              <w:spacing w:before="10" w:after="10"/>
              <w:jc w:val="right"/>
            </w:pPr>
            <w:r>
              <w:rPr>
                <w:sz w:val="16"/>
              </w:rPr>
              <w:t>1.21</w:t>
            </w:r>
          </w:p>
        </w:tc>
        <w:tc>
          <w:tcPr>
            <w:tcW w:w="850" w:type="dxa"/>
          </w:tcPr>
          <w:p w14:paraId="2EDFBD48" w14:textId="77777777" w:rsidR="00825DE6" w:rsidRDefault="003931CA">
            <w:pPr>
              <w:spacing w:before="10" w:after="10"/>
              <w:jc w:val="right"/>
            </w:pPr>
            <w:r>
              <w:rPr>
                <w:sz w:val="16"/>
              </w:rPr>
              <w:t>$0.135</w:t>
            </w:r>
          </w:p>
        </w:tc>
        <w:tc>
          <w:tcPr>
            <w:tcW w:w="750" w:type="dxa"/>
          </w:tcPr>
          <w:p w14:paraId="586D388A" w14:textId="77777777" w:rsidR="00825DE6" w:rsidRDefault="003931CA">
            <w:pPr>
              <w:spacing w:before="10" w:after="10"/>
              <w:jc w:val="right"/>
            </w:pPr>
            <w:r>
              <w:rPr>
                <w:sz w:val="16"/>
              </w:rPr>
              <w:t>—</w:t>
            </w:r>
          </w:p>
        </w:tc>
        <w:tc>
          <w:tcPr>
            <w:tcW w:w="750" w:type="dxa"/>
          </w:tcPr>
          <w:p w14:paraId="711EE79D" w14:textId="77777777" w:rsidR="00825DE6" w:rsidRDefault="003931CA">
            <w:pPr>
              <w:spacing w:before="10" w:after="10"/>
            </w:pPr>
            <w:r>
              <w:rPr>
                <w:sz w:val="16"/>
              </w:rPr>
              <w:t>hybrid</w:t>
            </w:r>
          </w:p>
        </w:tc>
      </w:tr>
      <w:tr w:rsidR="00825DE6" w14:paraId="15416D98" w14:textId="77777777">
        <w:trPr>
          <w:jc w:val="center"/>
        </w:trPr>
        <w:tc>
          <w:tcPr>
            <w:tcW w:w="550" w:type="dxa"/>
          </w:tcPr>
          <w:p w14:paraId="5A426D39" w14:textId="77777777" w:rsidR="00825DE6" w:rsidRDefault="003931CA">
            <w:pPr>
              <w:spacing w:before="10" w:after="10"/>
            </w:pPr>
            <w:r>
              <w:rPr>
                <w:sz w:val="16"/>
              </w:rPr>
              <w:t>68</w:t>
            </w:r>
          </w:p>
        </w:tc>
        <w:tc>
          <w:tcPr>
            <w:tcW w:w="1500" w:type="dxa"/>
          </w:tcPr>
          <w:p w14:paraId="41651825" w14:textId="77777777" w:rsidR="00825DE6" w:rsidRDefault="003931CA">
            <w:pPr>
              <w:spacing w:before="10" w:after="10"/>
            </w:pPr>
            <w:r>
              <w:rPr>
                <w:sz w:val="16"/>
              </w:rPr>
              <w:t>Albania</w:t>
            </w:r>
          </w:p>
        </w:tc>
        <w:tc>
          <w:tcPr>
            <w:tcW w:w="900" w:type="dxa"/>
          </w:tcPr>
          <w:p w14:paraId="5E5C279E" w14:textId="77777777" w:rsidR="00825DE6" w:rsidRDefault="003931CA">
            <w:pPr>
              <w:spacing w:before="10" w:after="10"/>
              <w:jc w:val="right"/>
            </w:pPr>
            <w:r>
              <w:rPr>
                <w:sz w:val="16"/>
              </w:rPr>
              <w:t>$1.23</w:t>
            </w:r>
          </w:p>
        </w:tc>
        <w:tc>
          <w:tcPr>
            <w:tcW w:w="900" w:type="dxa"/>
          </w:tcPr>
          <w:p w14:paraId="1068D2FC" w14:textId="77777777" w:rsidR="00825DE6" w:rsidRDefault="003931CA">
            <w:pPr>
              <w:spacing w:before="10" w:after="10"/>
              <w:jc w:val="right"/>
            </w:pPr>
            <w:r>
              <w:rPr>
                <w:sz w:val="16"/>
              </w:rPr>
              <w:t>$0.125</w:t>
            </w:r>
          </w:p>
        </w:tc>
        <w:tc>
          <w:tcPr>
            <w:tcW w:w="900" w:type="dxa"/>
          </w:tcPr>
          <w:p w14:paraId="2072C752" w14:textId="77777777" w:rsidR="00825DE6" w:rsidRDefault="003931CA">
            <w:pPr>
              <w:spacing w:before="10" w:after="10"/>
              <w:jc w:val="right"/>
            </w:pPr>
            <w:r>
              <w:rPr>
                <w:sz w:val="16"/>
              </w:rPr>
              <w:t>$0.051</w:t>
            </w:r>
          </w:p>
        </w:tc>
        <w:tc>
          <w:tcPr>
            <w:tcW w:w="500" w:type="dxa"/>
          </w:tcPr>
          <w:p w14:paraId="6E5549FC" w14:textId="77777777" w:rsidR="00825DE6" w:rsidRDefault="003931CA">
            <w:pPr>
              <w:spacing w:before="10" w:after="10"/>
              <w:jc w:val="right"/>
            </w:pPr>
            <w:r>
              <w:rPr>
                <w:sz w:val="16"/>
              </w:rPr>
              <w:t>1.21</w:t>
            </w:r>
          </w:p>
        </w:tc>
        <w:tc>
          <w:tcPr>
            <w:tcW w:w="850" w:type="dxa"/>
          </w:tcPr>
          <w:p w14:paraId="59044766" w14:textId="77777777" w:rsidR="00825DE6" w:rsidRDefault="003931CA">
            <w:pPr>
              <w:spacing w:before="10" w:after="10"/>
              <w:jc w:val="right"/>
            </w:pPr>
            <w:r>
              <w:rPr>
                <w:sz w:val="16"/>
              </w:rPr>
              <w:t>$0.147</w:t>
            </w:r>
          </w:p>
        </w:tc>
        <w:tc>
          <w:tcPr>
            <w:tcW w:w="750" w:type="dxa"/>
          </w:tcPr>
          <w:p w14:paraId="143401D4" w14:textId="77777777" w:rsidR="00825DE6" w:rsidRDefault="003931CA">
            <w:pPr>
              <w:spacing w:before="10" w:after="10"/>
              <w:jc w:val="right"/>
            </w:pPr>
            <w:r>
              <w:rPr>
                <w:sz w:val="16"/>
              </w:rPr>
              <w:t>—</w:t>
            </w:r>
          </w:p>
        </w:tc>
        <w:tc>
          <w:tcPr>
            <w:tcW w:w="750" w:type="dxa"/>
          </w:tcPr>
          <w:p w14:paraId="2A36D977" w14:textId="77777777" w:rsidR="00825DE6" w:rsidRDefault="003931CA">
            <w:pPr>
              <w:spacing w:before="10" w:after="10"/>
            </w:pPr>
            <w:r>
              <w:rPr>
                <w:sz w:val="16"/>
              </w:rPr>
              <w:t>import</w:t>
            </w:r>
          </w:p>
        </w:tc>
      </w:tr>
      <w:tr w:rsidR="00825DE6" w14:paraId="1D633E61" w14:textId="77777777">
        <w:trPr>
          <w:jc w:val="center"/>
        </w:trPr>
        <w:tc>
          <w:tcPr>
            <w:tcW w:w="550" w:type="dxa"/>
          </w:tcPr>
          <w:p w14:paraId="0A161F03" w14:textId="77777777" w:rsidR="00825DE6" w:rsidRDefault="003931CA">
            <w:pPr>
              <w:spacing w:before="10" w:after="10"/>
            </w:pPr>
            <w:r>
              <w:rPr>
                <w:sz w:val="16"/>
              </w:rPr>
              <w:t>69</w:t>
            </w:r>
          </w:p>
        </w:tc>
        <w:tc>
          <w:tcPr>
            <w:tcW w:w="1500" w:type="dxa"/>
          </w:tcPr>
          <w:p w14:paraId="0DB071D0" w14:textId="77777777" w:rsidR="00825DE6" w:rsidRDefault="003931CA">
            <w:pPr>
              <w:spacing w:before="10" w:after="10"/>
            </w:pPr>
            <w:r>
              <w:rPr>
                <w:sz w:val="16"/>
              </w:rPr>
              <w:t>Slovenia</w:t>
            </w:r>
          </w:p>
        </w:tc>
        <w:tc>
          <w:tcPr>
            <w:tcW w:w="900" w:type="dxa"/>
          </w:tcPr>
          <w:p w14:paraId="450AE31F" w14:textId="77777777" w:rsidR="00825DE6" w:rsidRDefault="003931CA">
            <w:pPr>
              <w:spacing w:before="10" w:after="10"/>
              <w:jc w:val="right"/>
            </w:pPr>
            <w:r>
              <w:rPr>
                <w:sz w:val="16"/>
              </w:rPr>
              <w:t>$1.24</w:t>
            </w:r>
          </w:p>
        </w:tc>
        <w:tc>
          <w:tcPr>
            <w:tcW w:w="900" w:type="dxa"/>
          </w:tcPr>
          <w:p w14:paraId="4DB7FCB2" w14:textId="77777777" w:rsidR="00825DE6" w:rsidRDefault="003931CA">
            <w:pPr>
              <w:spacing w:before="10" w:after="10"/>
              <w:jc w:val="right"/>
            </w:pPr>
            <w:r>
              <w:rPr>
                <w:sz w:val="16"/>
              </w:rPr>
              <w:t>$0.122</w:t>
            </w:r>
          </w:p>
        </w:tc>
        <w:tc>
          <w:tcPr>
            <w:tcW w:w="900" w:type="dxa"/>
          </w:tcPr>
          <w:p w14:paraId="266609BD" w14:textId="77777777" w:rsidR="00825DE6" w:rsidRDefault="003931CA">
            <w:pPr>
              <w:spacing w:before="10" w:after="10"/>
              <w:jc w:val="right"/>
            </w:pPr>
            <w:r>
              <w:rPr>
                <w:sz w:val="16"/>
              </w:rPr>
              <w:t>$0.059</w:t>
            </w:r>
          </w:p>
        </w:tc>
        <w:tc>
          <w:tcPr>
            <w:tcW w:w="500" w:type="dxa"/>
          </w:tcPr>
          <w:p w14:paraId="33905FAB" w14:textId="77777777" w:rsidR="00825DE6" w:rsidRDefault="003931CA">
            <w:pPr>
              <w:spacing w:before="10" w:after="10"/>
              <w:jc w:val="right"/>
            </w:pPr>
            <w:r>
              <w:rPr>
                <w:sz w:val="16"/>
              </w:rPr>
              <w:t>1.18</w:t>
            </w:r>
          </w:p>
        </w:tc>
        <w:tc>
          <w:tcPr>
            <w:tcW w:w="850" w:type="dxa"/>
          </w:tcPr>
          <w:p w14:paraId="44B2EBF4" w14:textId="77777777" w:rsidR="00825DE6" w:rsidRDefault="003931CA">
            <w:pPr>
              <w:spacing w:before="10" w:after="10"/>
              <w:jc w:val="right"/>
            </w:pPr>
            <w:r>
              <w:rPr>
                <w:sz w:val="16"/>
              </w:rPr>
              <w:t>$0.147</w:t>
            </w:r>
          </w:p>
        </w:tc>
        <w:tc>
          <w:tcPr>
            <w:tcW w:w="750" w:type="dxa"/>
          </w:tcPr>
          <w:p w14:paraId="1F12B866" w14:textId="77777777" w:rsidR="00825DE6" w:rsidRDefault="003931CA">
            <w:pPr>
              <w:spacing w:before="10" w:after="10"/>
              <w:jc w:val="right"/>
            </w:pPr>
            <w:r>
              <w:rPr>
                <w:sz w:val="16"/>
              </w:rPr>
              <w:t>—</w:t>
            </w:r>
          </w:p>
        </w:tc>
        <w:tc>
          <w:tcPr>
            <w:tcW w:w="750" w:type="dxa"/>
          </w:tcPr>
          <w:p w14:paraId="2C38E2D8" w14:textId="77777777" w:rsidR="00825DE6" w:rsidRDefault="003931CA">
            <w:pPr>
              <w:spacing w:before="10" w:after="10"/>
            </w:pPr>
            <w:r>
              <w:rPr>
                <w:sz w:val="16"/>
              </w:rPr>
              <w:t>import</w:t>
            </w:r>
          </w:p>
        </w:tc>
      </w:tr>
      <w:tr w:rsidR="00825DE6" w14:paraId="4E0E8E9B" w14:textId="77777777">
        <w:trPr>
          <w:jc w:val="center"/>
        </w:trPr>
        <w:tc>
          <w:tcPr>
            <w:tcW w:w="550" w:type="dxa"/>
          </w:tcPr>
          <w:p w14:paraId="035CD4C7" w14:textId="77777777" w:rsidR="00825DE6" w:rsidRDefault="003931CA">
            <w:pPr>
              <w:spacing w:before="10" w:after="10"/>
            </w:pPr>
            <w:r>
              <w:rPr>
                <w:sz w:val="16"/>
              </w:rPr>
              <w:t>70</w:t>
            </w:r>
          </w:p>
        </w:tc>
        <w:tc>
          <w:tcPr>
            <w:tcW w:w="1500" w:type="dxa"/>
          </w:tcPr>
          <w:p w14:paraId="1B5B78FD" w14:textId="77777777" w:rsidR="00825DE6" w:rsidRDefault="003931CA">
            <w:pPr>
              <w:spacing w:before="10" w:after="10"/>
            </w:pPr>
            <w:r>
              <w:rPr>
                <w:sz w:val="16"/>
              </w:rPr>
              <w:t>Romania</w:t>
            </w:r>
          </w:p>
        </w:tc>
        <w:tc>
          <w:tcPr>
            <w:tcW w:w="900" w:type="dxa"/>
          </w:tcPr>
          <w:p w14:paraId="1F3D3936" w14:textId="77777777" w:rsidR="00825DE6" w:rsidRDefault="003931CA">
            <w:pPr>
              <w:spacing w:before="10" w:after="10"/>
              <w:jc w:val="right"/>
            </w:pPr>
            <w:r>
              <w:rPr>
                <w:sz w:val="16"/>
              </w:rPr>
              <w:t>$1.24</w:t>
            </w:r>
          </w:p>
        </w:tc>
        <w:tc>
          <w:tcPr>
            <w:tcW w:w="900" w:type="dxa"/>
          </w:tcPr>
          <w:p w14:paraId="0AC8820B" w14:textId="77777777" w:rsidR="00825DE6" w:rsidRDefault="003931CA">
            <w:pPr>
              <w:spacing w:before="10" w:after="10"/>
              <w:jc w:val="right"/>
            </w:pPr>
            <w:r>
              <w:rPr>
                <w:sz w:val="16"/>
              </w:rPr>
              <w:t>$0.130</w:t>
            </w:r>
          </w:p>
        </w:tc>
        <w:tc>
          <w:tcPr>
            <w:tcW w:w="900" w:type="dxa"/>
          </w:tcPr>
          <w:p w14:paraId="4931A707" w14:textId="77777777" w:rsidR="00825DE6" w:rsidRDefault="003931CA">
            <w:pPr>
              <w:spacing w:before="10" w:after="10"/>
              <w:jc w:val="right"/>
            </w:pPr>
            <w:r>
              <w:rPr>
                <w:sz w:val="16"/>
              </w:rPr>
              <w:t>$0.055</w:t>
            </w:r>
          </w:p>
        </w:tc>
        <w:tc>
          <w:tcPr>
            <w:tcW w:w="500" w:type="dxa"/>
          </w:tcPr>
          <w:p w14:paraId="10E198E1" w14:textId="77777777" w:rsidR="00825DE6" w:rsidRDefault="003931CA">
            <w:pPr>
              <w:spacing w:before="10" w:after="10"/>
              <w:jc w:val="right"/>
            </w:pPr>
            <w:r>
              <w:rPr>
                <w:sz w:val="16"/>
              </w:rPr>
              <w:t>1.19</w:t>
            </w:r>
          </w:p>
        </w:tc>
        <w:tc>
          <w:tcPr>
            <w:tcW w:w="850" w:type="dxa"/>
          </w:tcPr>
          <w:p w14:paraId="39B2A157" w14:textId="77777777" w:rsidR="00825DE6" w:rsidRDefault="003931CA">
            <w:pPr>
              <w:spacing w:before="10" w:after="10"/>
              <w:jc w:val="right"/>
            </w:pPr>
            <w:r>
              <w:rPr>
                <w:sz w:val="16"/>
              </w:rPr>
              <w:t>$0.156</w:t>
            </w:r>
          </w:p>
        </w:tc>
        <w:tc>
          <w:tcPr>
            <w:tcW w:w="750" w:type="dxa"/>
          </w:tcPr>
          <w:p w14:paraId="14E469E3" w14:textId="77777777" w:rsidR="00825DE6" w:rsidRDefault="003931CA">
            <w:pPr>
              <w:spacing w:before="10" w:after="10"/>
              <w:jc w:val="right"/>
            </w:pPr>
            <w:r>
              <w:rPr>
                <w:sz w:val="16"/>
              </w:rPr>
              <w:t>—</w:t>
            </w:r>
          </w:p>
        </w:tc>
        <w:tc>
          <w:tcPr>
            <w:tcW w:w="750" w:type="dxa"/>
          </w:tcPr>
          <w:p w14:paraId="19BEF6CB" w14:textId="77777777" w:rsidR="00825DE6" w:rsidRDefault="003931CA">
            <w:pPr>
              <w:spacing w:before="10" w:after="10"/>
            </w:pPr>
            <w:r>
              <w:rPr>
                <w:sz w:val="16"/>
              </w:rPr>
              <w:t>import</w:t>
            </w:r>
          </w:p>
        </w:tc>
      </w:tr>
      <w:tr w:rsidR="00825DE6" w14:paraId="441EBBD8" w14:textId="77777777">
        <w:trPr>
          <w:jc w:val="center"/>
        </w:trPr>
        <w:tc>
          <w:tcPr>
            <w:tcW w:w="550" w:type="dxa"/>
          </w:tcPr>
          <w:p w14:paraId="1F81A761" w14:textId="77777777" w:rsidR="00825DE6" w:rsidRDefault="003931CA">
            <w:pPr>
              <w:spacing w:before="10" w:after="10"/>
            </w:pPr>
            <w:r>
              <w:rPr>
                <w:sz w:val="16"/>
              </w:rPr>
              <w:t>72</w:t>
            </w:r>
          </w:p>
        </w:tc>
        <w:tc>
          <w:tcPr>
            <w:tcW w:w="1500" w:type="dxa"/>
          </w:tcPr>
          <w:p w14:paraId="4BFEEA43" w14:textId="77777777" w:rsidR="00825DE6" w:rsidRDefault="003931CA">
            <w:pPr>
              <w:spacing w:before="10" w:after="10"/>
            </w:pPr>
            <w:r>
              <w:rPr>
                <w:sz w:val="16"/>
              </w:rPr>
              <w:t>Bulgaria</w:t>
            </w:r>
          </w:p>
        </w:tc>
        <w:tc>
          <w:tcPr>
            <w:tcW w:w="900" w:type="dxa"/>
          </w:tcPr>
          <w:p w14:paraId="0D6DE4C2" w14:textId="77777777" w:rsidR="00825DE6" w:rsidRDefault="003931CA">
            <w:pPr>
              <w:spacing w:before="10" w:after="10"/>
              <w:jc w:val="right"/>
            </w:pPr>
            <w:r>
              <w:rPr>
                <w:sz w:val="16"/>
              </w:rPr>
              <w:t>$1.24</w:t>
            </w:r>
          </w:p>
        </w:tc>
        <w:tc>
          <w:tcPr>
            <w:tcW w:w="900" w:type="dxa"/>
          </w:tcPr>
          <w:p w14:paraId="4BEDA6D7" w14:textId="77777777" w:rsidR="00825DE6" w:rsidRDefault="003931CA">
            <w:pPr>
              <w:spacing w:before="10" w:after="10"/>
              <w:jc w:val="right"/>
            </w:pPr>
            <w:r>
              <w:rPr>
                <w:sz w:val="16"/>
              </w:rPr>
              <w:t>$0.131</w:t>
            </w:r>
          </w:p>
        </w:tc>
        <w:tc>
          <w:tcPr>
            <w:tcW w:w="900" w:type="dxa"/>
          </w:tcPr>
          <w:p w14:paraId="77266111" w14:textId="77777777" w:rsidR="00825DE6" w:rsidRDefault="003931CA">
            <w:pPr>
              <w:spacing w:before="10" w:after="10"/>
              <w:jc w:val="right"/>
            </w:pPr>
            <w:r>
              <w:rPr>
                <w:sz w:val="16"/>
              </w:rPr>
              <w:t>$0.054</w:t>
            </w:r>
          </w:p>
        </w:tc>
        <w:tc>
          <w:tcPr>
            <w:tcW w:w="500" w:type="dxa"/>
          </w:tcPr>
          <w:p w14:paraId="1666B6A6" w14:textId="77777777" w:rsidR="00825DE6" w:rsidRDefault="003931CA">
            <w:pPr>
              <w:spacing w:before="10" w:after="10"/>
              <w:jc w:val="right"/>
            </w:pPr>
            <w:r>
              <w:rPr>
                <w:sz w:val="16"/>
              </w:rPr>
              <w:t>1.21</w:t>
            </w:r>
          </w:p>
        </w:tc>
        <w:tc>
          <w:tcPr>
            <w:tcW w:w="850" w:type="dxa"/>
          </w:tcPr>
          <w:p w14:paraId="7D79C050" w14:textId="77777777" w:rsidR="00825DE6" w:rsidRDefault="003931CA">
            <w:pPr>
              <w:spacing w:before="10" w:after="10"/>
              <w:jc w:val="right"/>
            </w:pPr>
            <w:r>
              <w:rPr>
                <w:sz w:val="16"/>
              </w:rPr>
              <w:t>$0.155</w:t>
            </w:r>
          </w:p>
        </w:tc>
        <w:tc>
          <w:tcPr>
            <w:tcW w:w="750" w:type="dxa"/>
          </w:tcPr>
          <w:p w14:paraId="42D3BE3D" w14:textId="77777777" w:rsidR="00825DE6" w:rsidRDefault="003931CA">
            <w:pPr>
              <w:spacing w:before="10" w:after="10"/>
              <w:jc w:val="right"/>
            </w:pPr>
            <w:r>
              <w:rPr>
                <w:sz w:val="16"/>
              </w:rPr>
              <w:t>—</w:t>
            </w:r>
          </w:p>
        </w:tc>
        <w:tc>
          <w:tcPr>
            <w:tcW w:w="750" w:type="dxa"/>
          </w:tcPr>
          <w:p w14:paraId="503609B1" w14:textId="77777777" w:rsidR="00825DE6" w:rsidRDefault="003931CA">
            <w:pPr>
              <w:spacing w:before="10" w:after="10"/>
            </w:pPr>
            <w:r>
              <w:rPr>
                <w:sz w:val="16"/>
              </w:rPr>
              <w:t>import</w:t>
            </w:r>
          </w:p>
        </w:tc>
      </w:tr>
      <w:tr w:rsidR="00825DE6" w14:paraId="4610DB19" w14:textId="77777777">
        <w:trPr>
          <w:jc w:val="center"/>
        </w:trPr>
        <w:tc>
          <w:tcPr>
            <w:tcW w:w="550" w:type="dxa"/>
          </w:tcPr>
          <w:p w14:paraId="6A192090" w14:textId="77777777" w:rsidR="00825DE6" w:rsidRDefault="003931CA">
            <w:pPr>
              <w:spacing w:before="10" w:after="10"/>
            </w:pPr>
            <w:r>
              <w:rPr>
                <w:sz w:val="16"/>
              </w:rPr>
              <w:t>76</w:t>
            </w:r>
          </w:p>
        </w:tc>
        <w:tc>
          <w:tcPr>
            <w:tcW w:w="1500" w:type="dxa"/>
          </w:tcPr>
          <w:p w14:paraId="61031F02" w14:textId="77777777" w:rsidR="00825DE6" w:rsidRDefault="003931CA">
            <w:pPr>
              <w:spacing w:before="10" w:after="10"/>
            </w:pPr>
            <w:r>
              <w:rPr>
                <w:sz w:val="16"/>
              </w:rPr>
              <w:t>Slovakia</w:t>
            </w:r>
          </w:p>
        </w:tc>
        <w:tc>
          <w:tcPr>
            <w:tcW w:w="900" w:type="dxa"/>
          </w:tcPr>
          <w:p w14:paraId="4FC982BE" w14:textId="77777777" w:rsidR="00825DE6" w:rsidRDefault="003931CA">
            <w:pPr>
              <w:spacing w:before="10" w:after="10"/>
              <w:jc w:val="right"/>
            </w:pPr>
            <w:r>
              <w:rPr>
                <w:sz w:val="16"/>
              </w:rPr>
              <w:t>$1.25</w:t>
            </w:r>
          </w:p>
        </w:tc>
        <w:tc>
          <w:tcPr>
            <w:tcW w:w="900" w:type="dxa"/>
          </w:tcPr>
          <w:p w14:paraId="00A985E6" w14:textId="77777777" w:rsidR="00825DE6" w:rsidRDefault="003931CA">
            <w:pPr>
              <w:spacing w:before="10" w:after="10"/>
              <w:jc w:val="right"/>
            </w:pPr>
            <w:r>
              <w:rPr>
                <w:sz w:val="16"/>
              </w:rPr>
              <w:t>$0.135</w:t>
            </w:r>
          </w:p>
        </w:tc>
        <w:tc>
          <w:tcPr>
            <w:tcW w:w="900" w:type="dxa"/>
          </w:tcPr>
          <w:p w14:paraId="028277FD" w14:textId="77777777" w:rsidR="00825DE6" w:rsidRDefault="003931CA">
            <w:pPr>
              <w:spacing w:before="10" w:after="10"/>
              <w:jc w:val="right"/>
            </w:pPr>
            <w:r>
              <w:rPr>
                <w:sz w:val="16"/>
              </w:rPr>
              <w:t>$0.056</w:t>
            </w:r>
          </w:p>
        </w:tc>
        <w:tc>
          <w:tcPr>
            <w:tcW w:w="500" w:type="dxa"/>
          </w:tcPr>
          <w:p w14:paraId="6241D790" w14:textId="77777777" w:rsidR="00825DE6" w:rsidRDefault="003931CA">
            <w:pPr>
              <w:spacing w:before="10" w:after="10"/>
              <w:jc w:val="right"/>
            </w:pPr>
            <w:r>
              <w:rPr>
                <w:sz w:val="16"/>
              </w:rPr>
              <w:t>1.17</w:t>
            </w:r>
          </w:p>
        </w:tc>
        <w:tc>
          <w:tcPr>
            <w:tcW w:w="850" w:type="dxa"/>
          </w:tcPr>
          <w:p w14:paraId="12F78C90" w14:textId="77777777" w:rsidR="00825DE6" w:rsidRDefault="003931CA">
            <w:pPr>
              <w:spacing w:before="10" w:after="10"/>
              <w:jc w:val="right"/>
            </w:pPr>
            <w:r>
              <w:rPr>
                <w:sz w:val="16"/>
              </w:rPr>
              <w:t>$0.164</w:t>
            </w:r>
          </w:p>
        </w:tc>
        <w:tc>
          <w:tcPr>
            <w:tcW w:w="750" w:type="dxa"/>
          </w:tcPr>
          <w:p w14:paraId="3DD821FE" w14:textId="77777777" w:rsidR="00825DE6" w:rsidRDefault="003931CA">
            <w:pPr>
              <w:spacing w:before="10" w:after="10"/>
              <w:jc w:val="right"/>
            </w:pPr>
            <w:r>
              <w:rPr>
                <w:sz w:val="16"/>
              </w:rPr>
              <w:t>—</w:t>
            </w:r>
          </w:p>
        </w:tc>
        <w:tc>
          <w:tcPr>
            <w:tcW w:w="750" w:type="dxa"/>
          </w:tcPr>
          <w:p w14:paraId="279CD129" w14:textId="77777777" w:rsidR="00825DE6" w:rsidRDefault="003931CA">
            <w:pPr>
              <w:spacing w:before="10" w:after="10"/>
            </w:pPr>
            <w:r>
              <w:rPr>
                <w:sz w:val="16"/>
              </w:rPr>
              <w:t>import</w:t>
            </w:r>
          </w:p>
        </w:tc>
      </w:tr>
      <w:tr w:rsidR="00825DE6" w14:paraId="06703F96" w14:textId="77777777">
        <w:trPr>
          <w:jc w:val="center"/>
        </w:trPr>
        <w:tc>
          <w:tcPr>
            <w:tcW w:w="550" w:type="dxa"/>
          </w:tcPr>
          <w:p w14:paraId="0FB239AF" w14:textId="77777777" w:rsidR="00825DE6" w:rsidRDefault="003931CA">
            <w:pPr>
              <w:spacing w:before="10" w:after="10"/>
            </w:pPr>
            <w:r>
              <w:rPr>
                <w:sz w:val="16"/>
              </w:rPr>
              <w:t>78</w:t>
            </w:r>
          </w:p>
        </w:tc>
        <w:tc>
          <w:tcPr>
            <w:tcW w:w="1500" w:type="dxa"/>
          </w:tcPr>
          <w:p w14:paraId="435B9BC2" w14:textId="77777777" w:rsidR="00825DE6" w:rsidRDefault="003931CA">
            <w:pPr>
              <w:spacing w:before="10" w:after="10"/>
            </w:pPr>
            <w:r>
              <w:rPr>
                <w:sz w:val="16"/>
              </w:rPr>
              <w:t>Czechia</w:t>
            </w:r>
          </w:p>
        </w:tc>
        <w:tc>
          <w:tcPr>
            <w:tcW w:w="900" w:type="dxa"/>
          </w:tcPr>
          <w:p w14:paraId="2C732942" w14:textId="77777777" w:rsidR="00825DE6" w:rsidRDefault="003931CA">
            <w:pPr>
              <w:spacing w:before="10" w:after="10"/>
              <w:jc w:val="right"/>
            </w:pPr>
            <w:r>
              <w:rPr>
                <w:sz w:val="16"/>
              </w:rPr>
              <w:t>$1.25</w:t>
            </w:r>
          </w:p>
        </w:tc>
        <w:tc>
          <w:tcPr>
            <w:tcW w:w="900" w:type="dxa"/>
          </w:tcPr>
          <w:p w14:paraId="5902A344" w14:textId="77777777" w:rsidR="00825DE6" w:rsidRDefault="003931CA">
            <w:pPr>
              <w:spacing w:before="10" w:after="10"/>
              <w:jc w:val="right"/>
            </w:pPr>
            <w:r>
              <w:rPr>
                <w:sz w:val="16"/>
              </w:rPr>
              <w:t>$0.138</w:t>
            </w:r>
          </w:p>
        </w:tc>
        <w:tc>
          <w:tcPr>
            <w:tcW w:w="900" w:type="dxa"/>
          </w:tcPr>
          <w:p w14:paraId="553E3CD2" w14:textId="77777777" w:rsidR="00825DE6" w:rsidRDefault="003931CA">
            <w:pPr>
              <w:spacing w:before="10" w:after="10"/>
              <w:jc w:val="right"/>
            </w:pPr>
            <w:r>
              <w:rPr>
                <w:sz w:val="16"/>
              </w:rPr>
              <w:t>$0.057</w:t>
            </w:r>
          </w:p>
        </w:tc>
        <w:tc>
          <w:tcPr>
            <w:tcW w:w="500" w:type="dxa"/>
          </w:tcPr>
          <w:p w14:paraId="4FB02B51" w14:textId="77777777" w:rsidR="00825DE6" w:rsidRDefault="003931CA">
            <w:pPr>
              <w:spacing w:before="10" w:after="10"/>
              <w:jc w:val="right"/>
            </w:pPr>
            <w:r>
              <w:rPr>
                <w:sz w:val="16"/>
              </w:rPr>
              <w:t>1.14</w:t>
            </w:r>
          </w:p>
        </w:tc>
        <w:tc>
          <w:tcPr>
            <w:tcW w:w="850" w:type="dxa"/>
          </w:tcPr>
          <w:p w14:paraId="347A92E6" w14:textId="77777777" w:rsidR="00825DE6" w:rsidRDefault="003931CA">
            <w:pPr>
              <w:spacing w:before="10" w:after="10"/>
              <w:jc w:val="right"/>
            </w:pPr>
            <w:r>
              <w:rPr>
                <w:sz w:val="16"/>
              </w:rPr>
              <w:t>$0.172</w:t>
            </w:r>
          </w:p>
        </w:tc>
        <w:tc>
          <w:tcPr>
            <w:tcW w:w="750" w:type="dxa"/>
          </w:tcPr>
          <w:p w14:paraId="5D625E8A" w14:textId="77777777" w:rsidR="00825DE6" w:rsidRDefault="003931CA">
            <w:pPr>
              <w:spacing w:before="10" w:after="10"/>
              <w:jc w:val="right"/>
            </w:pPr>
            <w:r>
              <w:rPr>
                <w:sz w:val="16"/>
              </w:rPr>
              <w:t>—</w:t>
            </w:r>
          </w:p>
        </w:tc>
        <w:tc>
          <w:tcPr>
            <w:tcW w:w="750" w:type="dxa"/>
          </w:tcPr>
          <w:p w14:paraId="21D1BDEF" w14:textId="77777777" w:rsidR="00825DE6" w:rsidRDefault="003931CA">
            <w:pPr>
              <w:spacing w:before="10" w:after="10"/>
            </w:pPr>
            <w:r>
              <w:rPr>
                <w:sz w:val="16"/>
              </w:rPr>
              <w:t>import</w:t>
            </w:r>
          </w:p>
        </w:tc>
      </w:tr>
      <w:tr w:rsidR="00825DE6" w14:paraId="494ECC11" w14:textId="77777777">
        <w:trPr>
          <w:jc w:val="center"/>
        </w:trPr>
        <w:tc>
          <w:tcPr>
            <w:tcW w:w="550" w:type="dxa"/>
          </w:tcPr>
          <w:p w14:paraId="1B441517" w14:textId="77777777" w:rsidR="00825DE6" w:rsidRDefault="003931CA">
            <w:pPr>
              <w:spacing w:before="10" w:after="10"/>
            </w:pPr>
            <w:r>
              <w:rPr>
                <w:sz w:val="16"/>
              </w:rPr>
              <w:t>80</w:t>
            </w:r>
          </w:p>
        </w:tc>
        <w:tc>
          <w:tcPr>
            <w:tcW w:w="1500" w:type="dxa"/>
          </w:tcPr>
          <w:p w14:paraId="1DE9E4A8" w14:textId="77777777" w:rsidR="00825DE6" w:rsidRDefault="003931CA">
            <w:pPr>
              <w:spacing w:before="10" w:after="10"/>
            </w:pPr>
            <w:r>
              <w:rPr>
                <w:sz w:val="16"/>
              </w:rPr>
              <w:t>Hungary</w:t>
            </w:r>
          </w:p>
        </w:tc>
        <w:tc>
          <w:tcPr>
            <w:tcW w:w="900" w:type="dxa"/>
          </w:tcPr>
          <w:p w14:paraId="30F5B795" w14:textId="77777777" w:rsidR="00825DE6" w:rsidRDefault="003931CA">
            <w:pPr>
              <w:spacing w:before="10" w:after="10"/>
              <w:jc w:val="right"/>
            </w:pPr>
            <w:r>
              <w:rPr>
                <w:sz w:val="16"/>
              </w:rPr>
              <w:t>$1.26</w:t>
            </w:r>
          </w:p>
        </w:tc>
        <w:tc>
          <w:tcPr>
            <w:tcW w:w="900" w:type="dxa"/>
          </w:tcPr>
          <w:p w14:paraId="5D908B98" w14:textId="77777777" w:rsidR="00825DE6" w:rsidRDefault="003931CA">
            <w:pPr>
              <w:spacing w:before="10" w:after="10"/>
              <w:jc w:val="right"/>
            </w:pPr>
            <w:r>
              <w:rPr>
                <w:sz w:val="16"/>
              </w:rPr>
              <w:t>$0.149</w:t>
            </w:r>
          </w:p>
        </w:tc>
        <w:tc>
          <w:tcPr>
            <w:tcW w:w="900" w:type="dxa"/>
          </w:tcPr>
          <w:p w14:paraId="0D483677" w14:textId="77777777" w:rsidR="00825DE6" w:rsidRDefault="003931CA">
            <w:pPr>
              <w:spacing w:before="10" w:after="10"/>
              <w:jc w:val="right"/>
            </w:pPr>
            <w:r>
              <w:rPr>
                <w:sz w:val="16"/>
              </w:rPr>
              <w:t>$0.056</w:t>
            </w:r>
          </w:p>
        </w:tc>
        <w:tc>
          <w:tcPr>
            <w:tcW w:w="500" w:type="dxa"/>
          </w:tcPr>
          <w:p w14:paraId="265E2A74" w14:textId="77777777" w:rsidR="00825DE6" w:rsidRDefault="003931CA">
            <w:pPr>
              <w:spacing w:before="10" w:after="10"/>
              <w:jc w:val="right"/>
            </w:pPr>
            <w:r>
              <w:rPr>
                <w:sz w:val="16"/>
              </w:rPr>
              <w:t>1.21</w:t>
            </w:r>
          </w:p>
        </w:tc>
        <w:tc>
          <w:tcPr>
            <w:tcW w:w="850" w:type="dxa"/>
          </w:tcPr>
          <w:p w14:paraId="058F78F7" w14:textId="77777777" w:rsidR="00825DE6" w:rsidRDefault="003931CA">
            <w:pPr>
              <w:spacing w:before="10" w:after="10"/>
              <w:jc w:val="right"/>
            </w:pPr>
            <w:r>
              <w:rPr>
                <w:sz w:val="16"/>
              </w:rPr>
              <w:t>$0.176</w:t>
            </w:r>
          </w:p>
        </w:tc>
        <w:tc>
          <w:tcPr>
            <w:tcW w:w="750" w:type="dxa"/>
          </w:tcPr>
          <w:p w14:paraId="6C204085" w14:textId="77777777" w:rsidR="00825DE6" w:rsidRDefault="003931CA">
            <w:pPr>
              <w:spacing w:before="10" w:after="10"/>
              <w:jc w:val="right"/>
            </w:pPr>
            <w:r>
              <w:rPr>
                <w:sz w:val="16"/>
              </w:rPr>
              <w:t>—</w:t>
            </w:r>
          </w:p>
        </w:tc>
        <w:tc>
          <w:tcPr>
            <w:tcW w:w="750" w:type="dxa"/>
          </w:tcPr>
          <w:p w14:paraId="2C580F46" w14:textId="77777777" w:rsidR="00825DE6" w:rsidRDefault="003931CA">
            <w:pPr>
              <w:spacing w:before="10" w:after="10"/>
            </w:pPr>
            <w:r>
              <w:rPr>
                <w:sz w:val="16"/>
              </w:rPr>
              <w:t>import</w:t>
            </w:r>
          </w:p>
        </w:tc>
      </w:tr>
      <w:tr w:rsidR="00825DE6" w14:paraId="0A150EF9" w14:textId="77777777">
        <w:trPr>
          <w:jc w:val="center"/>
        </w:trPr>
        <w:tc>
          <w:tcPr>
            <w:tcW w:w="550" w:type="dxa"/>
          </w:tcPr>
          <w:p w14:paraId="6EF787A2" w14:textId="77777777" w:rsidR="00825DE6" w:rsidRDefault="003931CA">
            <w:pPr>
              <w:spacing w:before="10" w:after="10"/>
            </w:pPr>
            <w:r>
              <w:rPr>
                <w:sz w:val="16"/>
              </w:rPr>
              <w:t>85</w:t>
            </w:r>
          </w:p>
        </w:tc>
        <w:tc>
          <w:tcPr>
            <w:tcW w:w="1500" w:type="dxa"/>
          </w:tcPr>
          <w:p w14:paraId="291B3B6D" w14:textId="77777777" w:rsidR="00825DE6" w:rsidRDefault="003931CA">
            <w:pPr>
              <w:spacing w:before="10" w:after="10"/>
            </w:pPr>
            <w:r>
              <w:rPr>
                <w:sz w:val="16"/>
              </w:rPr>
              <w:t>Croatia</w:t>
            </w:r>
          </w:p>
        </w:tc>
        <w:tc>
          <w:tcPr>
            <w:tcW w:w="900" w:type="dxa"/>
          </w:tcPr>
          <w:p w14:paraId="14C39BE4" w14:textId="77777777" w:rsidR="00825DE6" w:rsidRDefault="003931CA">
            <w:pPr>
              <w:spacing w:before="10" w:after="10"/>
              <w:jc w:val="right"/>
            </w:pPr>
            <w:r>
              <w:rPr>
                <w:sz w:val="16"/>
              </w:rPr>
              <w:t>$1.29</w:t>
            </w:r>
          </w:p>
        </w:tc>
        <w:tc>
          <w:tcPr>
            <w:tcW w:w="900" w:type="dxa"/>
          </w:tcPr>
          <w:p w14:paraId="2F4044C2" w14:textId="77777777" w:rsidR="00825DE6" w:rsidRDefault="003931CA">
            <w:pPr>
              <w:spacing w:before="10" w:after="10"/>
              <w:jc w:val="right"/>
            </w:pPr>
            <w:r>
              <w:rPr>
                <w:sz w:val="16"/>
              </w:rPr>
              <w:t>$0.174</w:t>
            </w:r>
          </w:p>
        </w:tc>
        <w:tc>
          <w:tcPr>
            <w:tcW w:w="900" w:type="dxa"/>
          </w:tcPr>
          <w:p w14:paraId="4F9A9287" w14:textId="77777777" w:rsidR="00825DE6" w:rsidRDefault="003931CA">
            <w:pPr>
              <w:spacing w:before="10" w:after="10"/>
              <w:jc w:val="right"/>
            </w:pPr>
            <w:r>
              <w:rPr>
                <w:sz w:val="16"/>
              </w:rPr>
              <w:t>$0.057</w:t>
            </w:r>
          </w:p>
        </w:tc>
        <w:tc>
          <w:tcPr>
            <w:tcW w:w="500" w:type="dxa"/>
          </w:tcPr>
          <w:p w14:paraId="77F42CE4" w14:textId="77777777" w:rsidR="00825DE6" w:rsidRDefault="003931CA">
            <w:pPr>
              <w:spacing w:before="10" w:after="10"/>
              <w:jc w:val="right"/>
            </w:pPr>
            <w:r>
              <w:rPr>
                <w:sz w:val="16"/>
              </w:rPr>
              <w:t>1.21</w:t>
            </w:r>
          </w:p>
        </w:tc>
        <w:tc>
          <w:tcPr>
            <w:tcW w:w="850" w:type="dxa"/>
          </w:tcPr>
          <w:p w14:paraId="6D6B1D96" w14:textId="77777777" w:rsidR="00825DE6" w:rsidRDefault="003931CA">
            <w:pPr>
              <w:spacing w:before="10" w:after="10"/>
              <w:jc w:val="right"/>
            </w:pPr>
            <w:r>
              <w:rPr>
                <w:sz w:val="16"/>
              </w:rPr>
              <w:t>$0.206</w:t>
            </w:r>
          </w:p>
        </w:tc>
        <w:tc>
          <w:tcPr>
            <w:tcW w:w="750" w:type="dxa"/>
          </w:tcPr>
          <w:p w14:paraId="415AFFF3" w14:textId="77777777" w:rsidR="00825DE6" w:rsidRDefault="003931CA">
            <w:pPr>
              <w:spacing w:before="10" w:after="10"/>
              <w:jc w:val="right"/>
            </w:pPr>
            <w:r>
              <w:rPr>
                <w:sz w:val="16"/>
              </w:rPr>
              <w:t>—</w:t>
            </w:r>
          </w:p>
        </w:tc>
        <w:tc>
          <w:tcPr>
            <w:tcW w:w="750" w:type="dxa"/>
          </w:tcPr>
          <w:p w14:paraId="5B19DBE0" w14:textId="77777777" w:rsidR="00825DE6" w:rsidRDefault="003931CA">
            <w:pPr>
              <w:spacing w:before="10" w:after="10"/>
            </w:pPr>
            <w:r>
              <w:rPr>
                <w:sz w:val="16"/>
              </w:rPr>
              <w:t>import</w:t>
            </w:r>
          </w:p>
        </w:tc>
      </w:tr>
      <w:tr w:rsidR="00825DE6" w14:paraId="2CC7EDA0" w14:textId="77777777">
        <w:trPr>
          <w:jc w:val="center"/>
        </w:trPr>
        <w:tc>
          <w:tcPr>
            <w:tcW w:w="550" w:type="dxa"/>
          </w:tcPr>
          <w:p w14:paraId="64EC1DD4" w14:textId="77777777" w:rsidR="00825DE6" w:rsidRDefault="00825DE6">
            <w:pPr>
              <w:spacing w:before="10" w:after="10"/>
            </w:pPr>
          </w:p>
        </w:tc>
        <w:tc>
          <w:tcPr>
            <w:tcW w:w="1500" w:type="dxa"/>
          </w:tcPr>
          <w:p w14:paraId="514130C5" w14:textId="77777777" w:rsidR="00825DE6" w:rsidRDefault="003931CA">
            <w:pPr>
              <w:spacing w:before="10" w:after="10"/>
            </w:pPr>
            <w:r>
              <w:rPr>
                <w:sz w:val="16"/>
              </w:rPr>
              <w:t>Non-ECA comparators</w:t>
            </w:r>
          </w:p>
        </w:tc>
        <w:tc>
          <w:tcPr>
            <w:tcW w:w="900" w:type="dxa"/>
          </w:tcPr>
          <w:p w14:paraId="4CF8DED7" w14:textId="77777777" w:rsidR="00825DE6" w:rsidRDefault="00825DE6">
            <w:pPr>
              <w:spacing w:before="10" w:after="10"/>
              <w:jc w:val="right"/>
            </w:pPr>
          </w:p>
        </w:tc>
        <w:tc>
          <w:tcPr>
            <w:tcW w:w="900" w:type="dxa"/>
          </w:tcPr>
          <w:p w14:paraId="0289BFD1" w14:textId="77777777" w:rsidR="00825DE6" w:rsidRDefault="00825DE6">
            <w:pPr>
              <w:spacing w:before="10" w:after="10"/>
              <w:jc w:val="right"/>
            </w:pPr>
          </w:p>
        </w:tc>
        <w:tc>
          <w:tcPr>
            <w:tcW w:w="900" w:type="dxa"/>
          </w:tcPr>
          <w:p w14:paraId="79906301" w14:textId="77777777" w:rsidR="00825DE6" w:rsidRDefault="00825DE6">
            <w:pPr>
              <w:spacing w:before="10" w:after="10"/>
              <w:jc w:val="right"/>
            </w:pPr>
          </w:p>
        </w:tc>
        <w:tc>
          <w:tcPr>
            <w:tcW w:w="500" w:type="dxa"/>
          </w:tcPr>
          <w:p w14:paraId="33331268" w14:textId="77777777" w:rsidR="00825DE6" w:rsidRDefault="00825DE6">
            <w:pPr>
              <w:spacing w:before="10" w:after="10"/>
              <w:jc w:val="right"/>
            </w:pPr>
          </w:p>
        </w:tc>
        <w:tc>
          <w:tcPr>
            <w:tcW w:w="850" w:type="dxa"/>
          </w:tcPr>
          <w:p w14:paraId="4955DFB2" w14:textId="77777777" w:rsidR="00825DE6" w:rsidRDefault="00825DE6">
            <w:pPr>
              <w:spacing w:before="10" w:after="10"/>
              <w:jc w:val="right"/>
            </w:pPr>
          </w:p>
        </w:tc>
        <w:tc>
          <w:tcPr>
            <w:tcW w:w="750" w:type="dxa"/>
          </w:tcPr>
          <w:p w14:paraId="7E73872D" w14:textId="77777777" w:rsidR="00825DE6" w:rsidRDefault="00825DE6">
            <w:pPr>
              <w:spacing w:before="10" w:after="10"/>
              <w:jc w:val="right"/>
            </w:pPr>
          </w:p>
        </w:tc>
        <w:tc>
          <w:tcPr>
            <w:tcW w:w="750" w:type="dxa"/>
          </w:tcPr>
          <w:p w14:paraId="3115CF8C" w14:textId="77777777" w:rsidR="00825DE6" w:rsidRDefault="00825DE6">
            <w:pPr>
              <w:spacing w:before="10" w:after="10"/>
            </w:pPr>
          </w:p>
        </w:tc>
      </w:tr>
      <w:tr w:rsidR="00825DE6" w14:paraId="2A205A23" w14:textId="77777777">
        <w:trPr>
          <w:jc w:val="center"/>
        </w:trPr>
        <w:tc>
          <w:tcPr>
            <w:tcW w:w="550" w:type="dxa"/>
          </w:tcPr>
          <w:p w14:paraId="0CF3DCB5" w14:textId="77777777" w:rsidR="00825DE6" w:rsidRDefault="003931CA">
            <w:pPr>
              <w:spacing w:before="10" w:after="10"/>
            </w:pPr>
            <w:r>
              <w:rPr>
                <w:sz w:val="16"/>
              </w:rPr>
              <w:t>1(23)</w:t>
            </w:r>
          </w:p>
        </w:tc>
        <w:tc>
          <w:tcPr>
            <w:tcW w:w="1500" w:type="dxa"/>
          </w:tcPr>
          <w:p w14:paraId="0266CD78" w14:textId="77777777" w:rsidR="00825DE6" w:rsidRDefault="003931CA">
            <w:pPr>
              <w:spacing w:before="10" w:after="10"/>
            </w:pPr>
            <w:r>
              <w:rPr>
                <w:sz w:val="16"/>
              </w:rPr>
              <w:t>Iran</w:t>
            </w:r>
          </w:p>
        </w:tc>
        <w:tc>
          <w:tcPr>
            <w:tcW w:w="900" w:type="dxa"/>
          </w:tcPr>
          <w:p w14:paraId="3CE53389" w14:textId="77777777" w:rsidR="00825DE6" w:rsidRDefault="003931CA">
            <w:pPr>
              <w:spacing w:before="10" w:after="10"/>
              <w:jc w:val="right"/>
            </w:pPr>
            <w:r>
              <w:rPr>
                <w:sz w:val="16"/>
              </w:rPr>
              <w:t>$1.10</w:t>
            </w:r>
          </w:p>
        </w:tc>
        <w:tc>
          <w:tcPr>
            <w:tcW w:w="900" w:type="dxa"/>
          </w:tcPr>
          <w:p w14:paraId="3FF6D86D" w14:textId="77777777" w:rsidR="00825DE6" w:rsidRDefault="003931CA">
            <w:pPr>
              <w:spacing w:before="10" w:after="10"/>
              <w:jc w:val="right"/>
            </w:pPr>
            <w:r>
              <w:rPr>
                <w:sz w:val="16"/>
              </w:rPr>
              <w:t>$0.005</w:t>
            </w:r>
          </w:p>
        </w:tc>
        <w:tc>
          <w:tcPr>
            <w:tcW w:w="900" w:type="dxa"/>
          </w:tcPr>
          <w:p w14:paraId="7BD9AD47" w14:textId="77777777" w:rsidR="00825DE6" w:rsidRDefault="003931CA">
            <w:pPr>
              <w:spacing w:before="10" w:after="10"/>
              <w:jc w:val="right"/>
            </w:pPr>
            <w:r>
              <w:rPr>
                <w:sz w:val="16"/>
              </w:rPr>
              <w:t>$0.042</w:t>
            </w:r>
          </w:p>
        </w:tc>
        <w:tc>
          <w:tcPr>
            <w:tcW w:w="500" w:type="dxa"/>
          </w:tcPr>
          <w:p w14:paraId="68D97B45" w14:textId="77777777" w:rsidR="00825DE6" w:rsidRDefault="003931CA">
            <w:pPr>
              <w:spacing w:before="10" w:after="10"/>
              <w:jc w:val="right"/>
            </w:pPr>
            <w:r>
              <w:rPr>
                <w:sz w:val="16"/>
              </w:rPr>
              <w:t>1.32</w:t>
            </w:r>
          </w:p>
        </w:tc>
        <w:tc>
          <w:tcPr>
            <w:tcW w:w="850" w:type="dxa"/>
          </w:tcPr>
          <w:p w14:paraId="7A5AF748" w14:textId="77777777" w:rsidR="00825DE6" w:rsidRDefault="003931CA">
            <w:pPr>
              <w:spacing w:before="10" w:after="10"/>
              <w:jc w:val="right"/>
            </w:pPr>
            <w:r>
              <w:rPr>
                <w:sz w:val="16"/>
              </w:rPr>
              <w:t>$0.005</w:t>
            </w:r>
          </w:p>
        </w:tc>
        <w:tc>
          <w:tcPr>
            <w:tcW w:w="750" w:type="dxa"/>
          </w:tcPr>
          <w:p w14:paraId="0ECD709B" w14:textId="77777777" w:rsidR="00825DE6" w:rsidRDefault="003931CA">
            <w:pPr>
              <w:spacing w:before="10" w:after="10"/>
              <w:jc w:val="right"/>
            </w:pPr>
            <w:r>
              <w:rPr>
                <w:sz w:val="16"/>
              </w:rPr>
              <w:t>$0.085</w:t>
            </w:r>
          </w:p>
        </w:tc>
        <w:tc>
          <w:tcPr>
            <w:tcW w:w="750" w:type="dxa"/>
          </w:tcPr>
          <w:p w14:paraId="7A65B010" w14:textId="77777777" w:rsidR="00825DE6" w:rsidRDefault="003931CA">
            <w:pPr>
              <w:spacing w:before="10" w:after="10"/>
            </w:pPr>
            <w:r>
              <w:rPr>
                <w:sz w:val="16"/>
              </w:rPr>
              <w:t>domestic</w:t>
            </w:r>
          </w:p>
        </w:tc>
      </w:tr>
      <w:tr w:rsidR="00825DE6" w14:paraId="65F280A8" w14:textId="77777777">
        <w:trPr>
          <w:jc w:val="center"/>
        </w:trPr>
        <w:tc>
          <w:tcPr>
            <w:tcW w:w="550" w:type="dxa"/>
          </w:tcPr>
          <w:p w14:paraId="362EC22A" w14:textId="77777777" w:rsidR="00825DE6" w:rsidRDefault="003931CA">
            <w:pPr>
              <w:spacing w:before="10" w:after="10"/>
            </w:pPr>
            <w:r>
              <w:rPr>
                <w:sz w:val="16"/>
              </w:rPr>
              <w:t>4</w:t>
            </w:r>
          </w:p>
        </w:tc>
        <w:tc>
          <w:tcPr>
            <w:tcW w:w="1500" w:type="dxa"/>
          </w:tcPr>
          <w:p w14:paraId="3ADB89BE" w14:textId="77777777" w:rsidR="00825DE6" w:rsidRDefault="003931CA">
            <w:pPr>
              <w:spacing w:before="10" w:after="10"/>
            </w:pPr>
            <w:r>
              <w:rPr>
                <w:sz w:val="16"/>
              </w:rPr>
              <w:t>Ethiopia</w:t>
            </w:r>
          </w:p>
        </w:tc>
        <w:tc>
          <w:tcPr>
            <w:tcW w:w="900" w:type="dxa"/>
          </w:tcPr>
          <w:p w14:paraId="1340189D" w14:textId="77777777" w:rsidR="00825DE6" w:rsidRDefault="003931CA">
            <w:pPr>
              <w:spacing w:before="10" w:after="10"/>
              <w:jc w:val="right"/>
            </w:pPr>
            <w:r>
              <w:rPr>
                <w:sz w:val="16"/>
              </w:rPr>
              <w:t>$1.13</w:t>
            </w:r>
          </w:p>
        </w:tc>
        <w:tc>
          <w:tcPr>
            <w:tcW w:w="900" w:type="dxa"/>
          </w:tcPr>
          <w:p w14:paraId="1CFD09AB" w14:textId="77777777" w:rsidR="00825DE6" w:rsidRDefault="003931CA">
            <w:pPr>
              <w:spacing w:before="10" w:after="10"/>
              <w:jc w:val="right"/>
            </w:pPr>
            <w:r>
              <w:rPr>
                <w:sz w:val="16"/>
              </w:rPr>
              <w:t>$0.026</w:t>
            </w:r>
          </w:p>
        </w:tc>
        <w:tc>
          <w:tcPr>
            <w:tcW w:w="900" w:type="dxa"/>
          </w:tcPr>
          <w:p w14:paraId="3268954D" w14:textId="77777777" w:rsidR="00825DE6" w:rsidRDefault="003931CA">
            <w:pPr>
              <w:spacing w:before="10" w:after="10"/>
              <w:jc w:val="right"/>
            </w:pPr>
            <w:r>
              <w:rPr>
                <w:sz w:val="16"/>
              </w:rPr>
              <w:t>$0.045</w:t>
            </w:r>
          </w:p>
        </w:tc>
        <w:tc>
          <w:tcPr>
            <w:tcW w:w="500" w:type="dxa"/>
          </w:tcPr>
          <w:p w14:paraId="71347CF1" w14:textId="77777777" w:rsidR="00825DE6" w:rsidRDefault="003931CA">
            <w:pPr>
              <w:spacing w:before="10" w:after="10"/>
              <w:jc w:val="right"/>
            </w:pPr>
            <w:r>
              <w:rPr>
                <w:sz w:val="16"/>
              </w:rPr>
              <w:t>1.25</w:t>
            </w:r>
          </w:p>
        </w:tc>
        <w:tc>
          <w:tcPr>
            <w:tcW w:w="850" w:type="dxa"/>
          </w:tcPr>
          <w:p w14:paraId="05AA1ED1" w14:textId="77777777" w:rsidR="00825DE6" w:rsidRDefault="003931CA">
            <w:pPr>
              <w:spacing w:before="10" w:after="10"/>
              <w:jc w:val="right"/>
            </w:pPr>
            <w:r>
              <w:rPr>
                <w:sz w:val="16"/>
              </w:rPr>
              <w:t>$0.030</w:t>
            </w:r>
          </w:p>
        </w:tc>
        <w:tc>
          <w:tcPr>
            <w:tcW w:w="750" w:type="dxa"/>
          </w:tcPr>
          <w:p w14:paraId="6A6CF5BD" w14:textId="77777777" w:rsidR="00825DE6" w:rsidRDefault="003931CA">
            <w:pPr>
              <w:spacing w:before="10" w:after="10"/>
              <w:jc w:val="right"/>
            </w:pPr>
            <w:r>
              <w:rPr>
                <w:sz w:val="16"/>
              </w:rPr>
              <w:t>$0.050</w:t>
            </w:r>
          </w:p>
        </w:tc>
        <w:tc>
          <w:tcPr>
            <w:tcW w:w="750" w:type="dxa"/>
          </w:tcPr>
          <w:p w14:paraId="711C4E3D" w14:textId="77777777" w:rsidR="00825DE6" w:rsidRDefault="003931CA">
            <w:pPr>
              <w:spacing w:before="10" w:after="10"/>
            </w:pPr>
            <w:r>
              <w:rPr>
                <w:sz w:val="16"/>
              </w:rPr>
              <w:t>n/a</w:t>
            </w:r>
          </w:p>
        </w:tc>
      </w:tr>
      <w:tr w:rsidR="00825DE6" w14:paraId="68712CDC" w14:textId="77777777">
        <w:trPr>
          <w:jc w:val="center"/>
        </w:trPr>
        <w:tc>
          <w:tcPr>
            <w:tcW w:w="550" w:type="dxa"/>
          </w:tcPr>
          <w:p w14:paraId="233E88AC" w14:textId="77777777" w:rsidR="00825DE6" w:rsidRDefault="003931CA">
            <w:pPr>
              <w:spacing w:before="10" w:after="10"/>
            </w:pPr>
            <w:r>
              <w:rPr>
                <w:sz w:val="16"/>
              </w:rPr>
              <w:t>5(13)</w:t>
            </w:r>
          </w:p>
        </w:tc>
        <w:tc>
          <w:tcPr>
            <w:tcW w:w="1500" w:type="dxa"/>
          </w:tcPr>
          <w:p w14:paraId="310DE795" w14:textId="77777777" w:rsidR="00825DE6" w:rsidRDefault="003931CA">
            <w:pPr>
              <w:spacing w:before="10" w:after="10"/>
            </w:pPr>
            <w:r>
              <w:rPr>
                <w:sz w:val="16"/>
              </w:rPr>
              <w:t>Algeria</w:t>
            </w:r>
          </w:p>
        </w:tc>
        <w:tc>
          <w:tcPr>
            <w:tcW w:w="900" w:type="dxa"/>
          </w:tcPr>
          <w:p w14:paraId="7D7A0256" w14:textId="77777777" w:rsidR="00825DE6" w:rsidRDefault="003931CA">
            <w:pPr>
              <w:spacing w:before="10" w:after="10"/>
              <w:jc w:val="right"/>
            </w:pPr>
            <w:r>
              <w:rPr>
                <w:sz w:val="16"/>
              </w:rPr>
              <w:t>$1.13</w:t>
            </w:r>
          </w:p>
        </w:tc>
        <w:tc>
          <w:tcPr>
            <w:tcW w:w="900" w:type="dxa"/>
          </w:tcPr>
          <w:p w14:paraId="4CB89AD2" w14:textId="77777777" w:rsidR="00825DE6" w:rsidRDefault="003931CA">
            <w:pPr>
              <w:spacing w:before="10" w:after="10"/>
              <w:jc w:val="right"/>
            </w:pPr>
            <w:r>
              <w:rPr>
                <w:sz w:val="16"/>
              </w:rPr>
              <w:t>$0.032</w:t>
            </w:r>
          </w:p>
        </w:tc>
        <w:tc>
          <w:tcPr>
            <w:tcW w:w="900" w:type="dxa"/>
          </w:tcPr>
          <w:p w14:paraId="6118549C" w14:textId="77777777" w:rsidR="00825DE6" w:rsidRDefault="003931CA">
            <w:pPr>
              <w:spacing w:before="10" w:after="10"/>
              <w:jc w:val="right"/>
            </w:pPr>
            <w:r>
              <w:rPr>
                <w:sz w:val="16"/>
              </w:rPr>
              <w:t>$0.042</w:t>
            </w:r>
          </w:p>
        </w:tc>
        <w:tc>
          <w:tcPr>
            <w:tcW w:w="500" w:type="dxa"/>
          </w:tcPr>
          <w:p w14:paraId="7D72DB34" w14:textId="77777777" w:rsidR="00825DE6" w:rsidRDefault="003931CA">
            <w:pPr>
              <w:spacing w:before="10" w:after="10"/>
              <w:jc w:val="right"/>
            </w:pPr>
            <w:r>
              <w:rPr>
                <w:sz w:val="16"/>
              </w:rPr>
              <w:t>1.39</w:t>
            </w:r>
          </w:p>
        </w:tc>
        <w:tc>
          <w:tcPr>
            <w:tcW w:w="850" w:type="dxa"/>
          </w:tcPr>
          <w:p w14:paraId="3A5067BB" w14:textId="77777777" w:rsidR="00825DE6" w:rsidRDefault="003931CA">
            <w:pPr>
              <w:spacing w:before="10" w:after="10"/>
              <w:jc w:val="right"/>
            </w:pPr>
            <w:r>
              <w:rPr>
                <w:sz w:val="16"/>
              </w:rPr>
              <w:t>$0.033</w:t>
            </w:r>
          </w:p>
        </w:tc>
        <w:tc>
          <w:tcPr>
            <w:tcW w:w="750" w:type="dxa"/>
          </w:tcPr>
          <w:p w14:paraId="39A844EE" w14:textId="77777777" w:rsidR="00825DE6" w:rsidRDefault="003931CA">
            <w:pPr>
              <w:spacing w:before="10" w:after="10"/>
              <w:jc w:val="right"/>
            </w:pPr>
            <w:r>
              <w:rPr>
                <w:sz w:val="16"/>
              </w:rPr>
              <w:t>$0.065</w:t>
            </w:r>
          </w:p>
        </w:tc>
        <w:tc>
          <w:tcPr>
            <w:tcW w:w="750" w:type="dxa"/>
          </w:tcPr>
          <w:p w14:paraId="076929B1" w14:textId="77777777" w:rsidR="00825DE6" w:rsidRDefault="003931CA">
            <w:pPr>
              <w:spacing w:before="10" w:after="10"/>
            </w:pPr>
            <w:r>
              <w:rPr>
                <w:sz w:val="16"/>
              </w:rPr>
              <w:t>hybrid</w:t>
            </w:r>
          </w:p>
        </w:tc>
      </w:tr>
      <w:tr w:rsidR="00825DE6" w14:paraId="641D2C9C" w14:textId="77777777">
        <w:trPr>
          <w:jc w:val="center"/>
        </w:trPr>
        <w:tc>
          <w:tcPr>
            <w:tcW w:w="550" w:type="dxa"/>
          </w:tcPr>
          <w:p w14:paraId="58D2F1A6" w14:textId="77777777" w:rsidR="00825DE6" w:rsidRDefault="003931CA">
            <w:pPr>
              <w:spacing w:before="10" w:after="10"/>
            </w:pPr>
            <w:r>
              <w:rPr>
                <w:sz w:val="16"/>
              </w:rPr>
              <w:t>6(19)</w:t>
            </w:r>
          </w:p>
        </w:tc>
        <w:tc>
          <w:tcPr>
            <w:tcW w:w="1500" w:type="dxa"/>
          </w:tcPr>
          <w:p w14:paraId="2F8D6591" w14:textId="77777777" w:rsidR="00825DE6" w:rsidRDefault="003931CA">
            <w:pPr>
              <w:spacing w:before="10" w:after="10"/>
            </w:pPr>
            <w:r>
              <w:rPr>
                <w:sz w:val="16"/>
              </w:rPr>
              <w:t>Egypt</w:t>
            </w:r>
          </w:p>
        </w:tc>
        <w:tc>
          <w:tcPr>
            <w:tcW w:w="900" w:type="dxa"/>
          </w:tcPr>
          <w:p w14:paraId="5E7E339B" w14:textId="77777777" w:rsidR="00825DE6" w:rsidRDefault="003931CA">
            <w:pPr>
              <w:spacing w:before="10" w:after="10"/>
              <w:jc w:val="right"/>
            </w:pPr>
            <w:r>
              <w:rPr>
                <w:sz w:val="16"/>
              </w:rPr>
              <w:t>$1.13</w:t>
            </w:r>
          </w:p>
        </w:tc>
        <w:tc>
          <w:tcPr>
            <w:tcW w:w="900" w:type="dxa"/>
          </w:tcPr>
          <w:p w14:paraId="2A8EA989" w14:textId="77777777" w:rsidR="00825DE6" w:rsidRDefault="003931CA">
            <w:pPr>
              <w:spacing w:before="10" w:after="10"/>
              <w:jc w:val="right"/>
            </w:pPr>
            <w:r>
              <w:rPr>
                <w:sz w:val="16"/>
              </w:rPr>
              <w:t>$0.035</w:t>
            </w:r>
          </w:p>
        </w:tc>
        <w:tc>
          <w:tcPr>
            <w:tcW w:w="900" w:type="dxa"/>
          </w:tcPr>
          <w:p w14:paraId="3E0AB9A5" w14:textId="77777777" w:rsidR="00825DE6" w:rsidRDefault="003931CA">
            <w:pPr>
              <w:spacing w:before="10" w:after="10"/>
              <w:jc w:val="right"/>
            </w:pPr>
            <w:r>
              <w:rPr>
                <w:sz w:val="16"/>
              </w:rPr>
              <w:t>$0.042</w:t>
            </w:r>
          </w:p>
        </w:tc>
        <w:tc>
          <w:tcPr>
            <w:tcW w:w="500" w:type="dxa"/>
          </w:tcPr>
          <w:p w14:paraId="3C80D6B8" w14:textId="77777777" w:rsidR="00825DE6" w:rsidRDefault="003931CA">
            <w:pPr>
              <w:spacing w:before="10" w:after="10"/>
              <w:jc w:val="right"/>
            </w:pPr>
            <w:r>
              <w:rPr>
                <w:sz w:val="16"/>
              </w:rPr>
              <w:t>1.33</w:t>
            </w:r>
          </w:p>
        </w:tc>
        <w:tc>
          <w:tcPr>
            <w:tcW w:w="850" w:type="dxa"/>
          </w:tcPr>
          <w:p w14:paraId="35BA1A46" w14:textId="77777777" w:rsidR="00825DE6" w:rsidRDefault="003931CA">
            <w:pPr>
              <w:spacing w:before="10" w:after="10"/>
              <w:jc w:val="right"/>
            </w:pPr>
            <w:r>
              <w:rPr>
                <w:sz w:val="16"/>
              </w:rPr>
              <w:t>$0.038</w:t>
            </w:r>
          </w:p>
        </w:tc>
        <w:tc>
          <w:tcPr>
            <w:tcW w:w="750" w:type="dxa"/>
          </w:tcPr>
          <w:p w14:paraId="3F8EC992" w14:textId="77777777" w:rsidR="00825DE6" w:rsidRDefault="003931CA">
            <w:pPr>
              <w:spacing w:before="10" w:after="10"/>
              <w:jc w:val="right"/>
            </w:pPr>
            <w:r>
              <w:rPr>
                <w:sz w:val="16"/>
              </w:rPr>
              <w:t>$0.080</w:t>
            </w:r>
          </w:p>
        </w:tc>
        <w:tc>
          <w:tcPr>
            <w:tcW w:w="750" w:type="dxa"/>
          </w:tcPr>
          <w:p w14:paraId="63D7AD38" w14:textId="77777777" w:rsidR="00825DE6" w:rsidRDefault="003931CA">
            <w:pPr>
              <w:spacing w:before="10" w:after="10"/>
            </w:pPr>
            <w:r>
              <w:rPr>
                <w:sz w:val="16"/>
              </w:rPr>
              <w:t>hybrid</w:t>
            </w:r>
          </w:p>
        </w:tc>
      </w:tr>
      <w:tr w:rsidR="00825DE6" w14:paraId="35252A13" w14:textId="77777777">
        <w:trPr>
          <w:jc w:val="center"/>
        </w:trPr>
        <w:tc>
          <w:tcPr>
            <w:tcW w:w="550" w:type="dxa"/>
          </w:tcPr>
          <w:p w14:paraId="4E4552C2" w14:textId="77777777" w:rsidR="00825DE6" w:rsidRDefault="003931CA">
            <w:pPr>
              <w:spacing w:before="10" w:after="10"/>
            </w:pPr>
            <w:r>
              <w:rPr>
                <w:sz w:val="16"/>
              </w:rPr>
              <w:t>7(2)</w:t>
            </w:r>
          </w:p>
        </w:tc>
        <w:tc>
          <w:tcPr>
            <w:tcW w:w="1500" w:type="dxa"/>
          </w:tcPr>
          <w:p w14:paraId="5484C081" w14:textId="77777777" w:rsidR="00825DE6" w:rsidRDefault="003931CA">
            <w:pPr>
              <w:spacing w:before="10" w:after="10"/>
            </w:pPr>
            <w:r>
              <w:rPr>
                <w:sz w:val="16"/>
              </w:rPr>
              <w:t>Canada</w:t>
            </w:r>
          </w:p>
        </w:tc>
        <w:tc>
          <w:tcPr>
            <w:tcW w:w="900" w:type="dxa"/>
          </w:tcPr>
          <w:p w14:paraId="03DA0183" w14:textId="77777777" w:rsidR="00825DE6" w:rsidRDefault="003931CA">
            <w:pPr>
              <w:spacing w:before="10" w:after="10"/>
              <w:jc w:val="right"/>
            </w:pPr>
            <w:r>
              <w:rPr>
                <w:sz w:val="16"/>
              </w:rPr>
              <w:t>$1.14</w:t>
            </w:r>
          </w:p>
        </w:tc>
        <w:tc>
          <w:tcPr>
            <w:tcW w:w="900" w:type="dxa"/>
          </w:tcPr>
          <w:p w14:paraId="5D78C09A" w14:textId="77777777" w:rsidR="00825DE6" w:rsidRDefault="003931CA">
            <w:pPr>
              <w:spacing w:before="10" w:after="10"/>
              <w:jc w:val="right"/>
            </w:pPr>
            <w:r>
              <w:rPr>
                <w:sz w:val="16"/>
              </w:rPr>
              <w:t>$0.034</w:t>
            </w:r>
          </w:p>
        </w:tc>
        <w:tc>
          <w:tcPr>
            <w:tcW w:w="900" w:type="dxa"/>
          </w:tcPr>
          <w:p w14:paraId="7C81AEC1" w14:textId="77777777" w:rsidR="00825DE6" w:rsidRDefault="003931CA">
            <w:pPr>
              <w:spacing w:before="10" w:after="10"/>
              <w:jc w:val="right"/>
            </w:pPr>
            <w:r>
              <w:rPr>
                <w:sz w:val="16"/>
              </w:rPr>
              <w:t>$0.050</w:t>
            </w:r>
          </w:p>
        </w:tc>
        <w:tc>
          <w:tcPr>
            <w:tcW w:w="500" w:type="dxa"/>
          </w:tcPr>
          <w:p w14:paraId="161A2803" w14:textId="77777777" w:rsidR="00825DE6" w:rsidRDefault="003931CA">
            <w:pPr>
              <w:spacing w:before="10" w:after="10"/>
              <w:jc w:val="right"/>
            </w:pPr>
            <w:r>
              <w:rPr>
                <w:sz w:val="16"/>
              </w:rPr>
              <w:t>1.08</w:t>
            </w:r>
          </w:p>
        </w:tc>
        <w:tc>
          <w:tcPr>
            <w:tcW w:w="850" w:type="dxa"/>
          </w:tcPr>
          <w:p w14:paraId="047DC559" w14:textId="77777777" w:rsidR="00825DE6" w:rsidRDefault="003931CA">
            <w:pPr>
              <w:spacing w:before="10" w:after="10"/>
              <w:jc w:val="right"/>
            </w:pPr>
            <w:r>
              <w:rPr>
                <w:sz w:val="16"/>
              </w:rPr>
              <w:t>$0.045</w:t>
            </w:r>
          </w:p>
        </w:tc>
        <w:tc>
          <w:tcPr>
            <w:tcW w:w="750" w:type="dxa"/>
          </w:tcPr>
          <w:p w14:paraId="68089B08" w14:textId="77777777" w:rsidR="00825DE6" w:rsidRDefault="003931CA">
            <w:pPr>
              <w:spacing w:before="10" w:after="10"/>
              <w:jc w:val="right"/>
            </w:pPr>
            <w:r>
              <w:rPr>
                <w:sz w:val="16"/>
              </w:rPr>
              <w:t>—</w:t>
            </w:r>
          </w:p>
        </w:tc>
        <w:tc>
          <w:tcPr>
            <w:tcW w:w="750" w:type="dxa"/>
          </w:tcPr>
          <w:p w14:paraId="2D30687C" w14:textId="77777777" w:rsidR="00825DE6" w:rsidRDefault="003931CA">
            <w:pPr>
              <w:spacing w:before="10" w:after="10"/>
            </w:pPr>
            <w:r>
              <w:rPr>
                <w:sz w:val="16"/>
              </w:rPr>
              <w:t>hybrid</w:t>
            </w:r>
          </w:p>
        </w:tc>
      </w:tr>
      <w:tr w:rsidR="00825DE6" w14:paraId="3E9B2CBD" w14:textId="77777777">
        <w:trPr>
          <w:jc w:val="center"/>
        </w:trPr>
        <w:tc>
          <w:tcPr>
            <w:tcW w:w="550" w:type="dxa"/>
          </w:tcPr>
          <w:p w14:paraId="6DCBEA40" w14:textId="77777777" w:rsidR="00825DE6" w:rsidRDefault="003931CA">
            <w:pPr>
              <w:spacing w:before="10" w:after="10"/>
            </w:pPr>
            <w:r>
              <w:rPr>
                <w:sz w:val="16"/>
              </w:rPr>
              <w:t>10(34)</w:t>
            </w:r>
          </w:p>
        </w:tc>
        <w:tc>
          <w:tcPr>
            <w:tcW w:w="1500" w:type="dxa"/>
          </w:tcPr>
          <w:p w14:paraId="42E680CD" w14:textId="77777777" w:rsidR="00825DE6" w:rsidRDefault="003931CA">
            <w:pPr>
              <w:spacing w:before="10" w:after="10"/>
            </w:pPr>
            <w:r>
              <w:rPr>
                <w:sz w:val="16"/>
              </w:rPr>
              <w:t>South Africa</w:t>
            </w:r>
          </w:p>
        </w:tc>
        <w:tc>
          <w:tcPr>
            <w:tcW w:w="900" w:type="dxa"/>
          </w:tcPr>
          <w:p w14:paraId="1FE81383" w14:textId="77777777" w:rsidR="00825DE6" w:rsidRDefault="003931CA">
            <w:pPr>
              <w:spacing w:before="10" w:after="10"/>
              <w:jc w:val="right"/>
            </w:pPr>
            <w:r>
              <w:rPr>
                <w:sz w:val="16"/>
              </w:rPr>
              <w:t>$1.14</w:t>
            </w:r>
          </w:p>
        </w:tc>
        <w:tc>
          <w:tcPr>
            <w:tcW w:w="900" w:type="dxa"/>
          </w:tcPr>
          <w:p w14:paraId="254156AB" w14:textId="77777777" w:rsidR="00825DE6" w:rsidRDefault="003931CA">
            <w:pPr>
              <w:spacing w:before="10" w:after="10"/>
              <w:jc w:val="right"/>
            </w:pPr>
            <w:r>
              <w:rPr>
                <w:sz w:val="16"/>
              </w:rPr>
              <w:t>$0.034</w:t>
            </w:r>
          </w:p>
        </w:tc>
        <w:tc>
          <w:tcPr>
            <w:tcW w:w="900" w:type="dxa"/>
          </w:tcPr>
          <w:p w14:paraId="56A69BF0" w14:textId="77777777" w:rsidR="00825DE6" w:rsidRDefault="003931CA">
            <w:pPr>
              <w:spacing w:before="10" w:after="10"/>
              <w:jc w:val="right"/>
            </w:pPr>
            <w:r>
              <w:rPr>
                <w:sz w:val="16"/>
              </w:rPr>
              <w:t>$0.054</w:t>
            </w:r>
          </w:p>
        </w:tc>
        <w:tc>
          <w:tcPr>
            <w:tcW w:w="500" w:type="dxa"/>
          </w:tcPr>
          <w:p w14:paraId="50B91A68" w14:textId="77777777" w:rsidR="00825DE6" w:rsidRDefault="003931CA">
            <w:pPr>
              <w:spacing w:before="10" w:after="10"/>
              <w:jc w:val="right"/>
            </w:pPr>
            <w:r>
              <w:rPr>
                <w:sz w:val="16"/>
              </w:rPr>
              <w:t>1.21</w:t>
            </w:r>
          </w:p>
        </w:tc>
        <w:tc>
          <w:tcPr>
            <w:tcW w:w="850" w:type="dxa"/>
          </w:tcPr>
          <w:p w14:paraId="6836E7EA" w14:textId="77777777" w:rsidR="00825DE6" w:rsidRDefault="003931CA">
            <w:pPr>
              <w:spacing w:before="10" w:after="10"/>
              <w:jc w:val="right"/>
            </w:pPr>
            <w:r>
              <w:rPr>
                <w:sz w:val="16"/>
              </w:rPr>
              <w:t>$0.040</w:t>
            </w:r>
          </w:p>
        </w:tc>
        <w:tc>
          <w:tcPr>
            <w:tcW w:w="750" w:type="dxa"/>
          </w:tcPr>
          <w:p w14:paraId="1D6BD793" w14:textId="77777777" w:rsidR="00825DE6" w:rsidRDefault="003931CA">
            <w:pPr>
              <w:spacing w:before="10" w:after="10"/>
              <w:jc w:val="right"/>
            </w:pPr>
            <w:r>
              <w:rPr>
                <w:sz w:val="16"/>
              </w:rPr>
              <w:t>$0.095</w:t>
            </w:r>
          </w:p>
        </w:tc>
        <w:tc>
          <w:tcPr>
            <w:tcW w:w="750" w:type="dxa"/>
          </w:tcPr>
          <w:p w14:paraId="4D39D487" w14:textId="77777777" w:rsidR="00825DE6" w:rsidRDefault="003931CA">
            <w:pPr>
              <w:spacing w:before="10" w:after="10"/>
            </w:pPr>
            <w:r>
              <w:rPr>
                <w:sz w:val="16"/>
              </w:rPr>
              <w:t>hybrid</w:t>
            </w:r>
          </w:p>
        </w:tc>
      </w:tr>
      <w:tr w:rsidR="00825DE6" w14:paraId="31CEC891" w14:textId="77777777">
        <w:trPr>
          <w:jc w:val="center"/>
        </w:trPr>
        <w:tc>
          <w:tcPr>
            <w:tcW w:w="550" w:type="dxa"/>
          </w:tcPr>
          <w:p w14:paraId="62102580" w14:textId="77777777" w:rsidR="00825DE6" w:rsidRDefault="003931CA">
            <w:pPr>
              <w:spacing w:before="10" w:after="10"/>
            </w:pPr>
            <w:r>
              <w:rPr>
                <w:sz w:val="16"/>
              </w:rPr>
              <w:t>13(30)</w:t>
            </w:r>
          </w:p>
        </w:tc>
        <w:tc>
          <w:tcPr>
            <w:tcW w:w="1500" w:type="dxa"/>
          </w:tcPr>
          <w:p w14:paraId="207B8D59" w14:textId="77777777" w:rsidR="00825DE6" w:rsidRDefault="003931CA">
            <w:pPr>
              <w:spacing w:before="10" w:after="10"/>
            </w:pPr>
            <w:r>
              <w:rPr>
                <w:sz w:val="16"/>
              </w:rPr>
              <w:t>Nigeria</w:t>
            </w:r>
          </w:p>
        </w:tc>
        <w:tc>
          <w:tcPr>
            <w:tcW w:w="900" w:type="dxa"/>
          </w:tcPr>
          <w:p w14:paraId="3EEA4DBF" w14:textId="77777777" w:rsidR="00825DE6" w:rsidRDefault="003931CA">
            <w:pPr>
              <w:spacing w:before="10" w:after="10"/>
              <w:jc w:val="right"/>
            </w:pPr>
            <w:r>
              <w:rPr>
                <w:sz w:val="16"/>
              </w:rPr>
              <w:t>$1.15</w:t>
            </w:r>
          </w:p>
        </w:tc>
        <w:tc>
          <w:tcPr>
            <w:tcW w:w="900" w:type="dxa"/>
          </w:tcPr>
          <w:p w14:paraId="3DB57DFD" w14:textId="77777777" w:rsidR="00825DE6" w:rsidRDefault="003931CA">
            <w:pPr>
              <w:spacing w:before="10" w:after="10"/>
              <w:jc w:val="right"/>
            </w:pPr>
            <w:r>
              <w:rPr>
                <w:sz w:val="16"/>
              </w:rPr>
              <w:t>$0.039</w:t>
            </w:r>
          </w:p>
        </w:tc>
        <w:tc>
          <w:tcPr>
            <w:tcW w:w="900" w:type="dxa"/>
          </w:tcPr>
          <w:p w14:paraId="76AF386F" w14:textId="77777777" w:rsidR="00825DE6" w:rsidRDefault="003931CA">
            <w:pPr>
              <w:spacing w:before="10" w:after="10"/>
              <w:jc w:val="right"/>
            </w:pPr>
            <w:r>
              <w:rPr>
                <w:sz w:val="16"/>
              </w:rPr>
              <w:t>$0.056</w:t>
            </w:r>
          </w:p>
        </w:tc>
        <w:tc>
          <w:tcPr>
            <w:tcW w:w="500" w:type="dxa"/>
          </w:tcPr>
          <w:p w14:paraId="3B14FF3F" w14:textId="77777777" w:rsidR="00825DE6" w:rsidRDefault="003931CA">
            <w:pPr>
              <w:spacing w:before="10" w:after="10"/>
              <w:jc w:val="right"/>
            </w:pPr>
            <w:r>
              <w:rPr>
                <w:sz w:val="16"/>
              </w:rPr>
              <w:t>1.33</w:t>
            </w:r>
          </w:p>
        </w:tc>
        <w:tc>
          <w:tcPr>
            <w:tcW w:w="850" w:type="dxa"/>
          </w:tcPr>
          <w:p w14:paraId="2F90F6B8" w14:textId="77777777" w:rsidR="00825DE6" w:rsidRDefault="003931CA">
            <w:pPr>
              <w:spacing w:before="10" w:after="10"/>
              <w:jc w:val="right"/>
            </w:pPr>
            <w:r>
              <w:rPr>
                <w:sz w:val="16"/>
              </w:rPr>
              <w:t>$0.042</w:t>
            </w:r>
          </w:p>
        </w:tc>
        <w:tc>
          <w:tcPr>
            <w:tcW w:w="750" w:type="dxa"/>
          </w:tcPr>
          <w:p w14:paraId="6755BAB9" w14:textId="77777777" w:rsidR="00825DE6" w:rsidRDefault="003931CA">
            <w:pPr>
              <w:spacing w:before="10" w:after="10"/>
              <w:jc w:val="right"/>
            </w:pPr>
            <w:r>
              <w:rPr>
                <w:sz w:val="16"/>
              </w:rPr>
              <w:t>$0.080</w:t>
            </w:r>
          </w:p>
        </w:tc>
        <w:tc>
          <w:tcPr>
            <w:tcW w:w="750" w:type="dxa"/>
          </w:tcPr>
          <w:p w14:paraId="5EE928CA" w14:textId="77777777" w:rsidR="00825DE6" w:rsidRDefault="003931CA">
            <w:pPr>
              <w:spacing w:before="10" w:after="10"/>
            </w:pPr>
            <w:r>
              <w:rPr>
                <w:sz w:val="16"/>
              </w:rPr>
              <w:t>hybrid</w:t>
            </w:r>
          </w:p>
        </w:tc>
      </w:tr>
      <w:tr w:rsidR="00825DE6" w14:paraId="203AB3F4" w14:textId="77777777">
        <w:trPr>
          <w:jc w:val="center"/>
        </w:trPr>
        <w:tc>
          <w:tcPr>
            <w:tcW w:w="550" w:type="dxa"/>
          </w:tcPr>
          <w:p w14:paraId="64F12DD4" w14:textId="77777777" w:rsidR="00825DE6" w:rsidRDefault="003931CA">
            <w:pPr>
              <w:spacing w:before="10" w:after="10"/>
            </w:pPr>
            <w:r>
              <w:rPr>
                <w:sz w:val="16"/>
              </w:rPr>
              <w:t>15(8)</w:t>
            </w:r>
          </w:p>
        </w:tc>
        <w:tc>
          <w:tcPr>
            <w:tcW w:w="1500" w:type="dxa"/>
          </w:tcPr>
          <w:p w14:paraId="1377FEFA" w14:textId="77777777" w:rsidR="00825DE6" w:rsidRDefault="003931CA">
            <w:pPr>
              <w:spacing w:before="10" w:after="10"/>
            </w:pPr>
            <w:r>
              <w:rPr>
                <w:sz w:val="16"/>
              </w:rPr>
              <w:t>China</w:t>
            </w:r>
          </w:p>
        </w:tc>
        <w:tc>
          <w:tcPr>
            <w:tcW w:w="900" w:type="dxa"/>
          </w:tcPr>
          <w:p w14:paraId="7D7D71F1" w14:textId="77777777" w:rsidR="00825DE6" w:rsidRDefault="003931CA">
            <w:pPr>
              <w:spacing w:before="10" w:after="10"/>
              <w:jc w:val="right"/>
            </w:pPr>
            <w:r>
              <w:rPr>
                <w:sz w:val="16"/>
              </w:rPr>
              <w:t>$1.15</w:t>
            </w:r>
          </w:p>
        </w:tc>
        <w:tc>
          <w:tcPr>
            <w:tcW w:w="900" w:type="dxa"/>
          </w:tcPr>
          <w:p w14:paraId="5089226F" w14:textId="77777777" w:rsidR="00825DE6" w:rsidRDefault="003931CA">
            <w:pPr>
              <w:spacing w:before="10" w:after="10"/>
              <w:jc w:val="right"/>
            </w:pPr>
            <w:r>
              <w:rPr>
                <w:sz w:val="16"/>
              </w:rPr>
              <w:t>$0.065</w:t>
            </w:r>
          </w:p>
        </w:tc>
        <w:tc>
          <w:tcPr>
            <w:tcW w:w="900" w:type="dxa"/>
          </w:tcPr>
          <w:p w14:paraId="37FAEE24" w14:textId="77777777" w:rsidR="00825DE6" w:rsidRDefault="003931CA">
            <w:pPr>
              <w:spacing w:before="10" w:after="10"/>
              <w:jc w:val="right"/>
            </w:pPr>
            <w:r>
              <w:rPr>
                <w:sz w:val="16"/>
              </w:rPr>
              <w:t>$0.033</w:t>
            </w:r>
          </w:p>
        </w:tc>
        <w:tc>
          <w:tcPr>
            <w:tcW w:w="500" w:type="dxa"/>
          </w:tcPr>
          <w:p w14:paraId="308EB18C" w14:textId="77777777" w:rsidR="00825DE6" w:rsidRDefault="003931CA">
            <w:pPr>
              <w:spacing w:before="10" w:after="10"/>
              <w:jc w:val="right"/>
            </w:pPr>
            <w:r>
              <w:rPr>
                <w:sz w:val="16"/>
              </w:rPr>
              <w:t>1.17</w:t>
            </w:r>
          </w:p>
        </w:tc>
        <w:tc>
          <w:tcPr>
            <w:tcW w:w="850" w:type="dxa"/>
          </w:tcPr>
          <w:p w14:paraId="6D3E12DC" w14:textId="77777777" w:rsidR="00825DE6" w:rsidRDefault="003931CA">
            <w:pPr>
              <w:spacing w:before="10" w:after="10"/>
              <w:jc w:val="right"/>
            </w:pPr>
            <w:r>
              <w:rPr>
                <w:sz w:val="16"/>
              </w:rPr>
              <w:t>$0.079</w:t>
            </w:r>
          </w:p>
        </w:tc>
        <w:tc>
          <w:tcPr>
            <w:tcW w:w="750" w:type="dxa"/>
          </w:tcPr>
          <w:p w14:paraId="01667B4F" w14:textId="77777777" w:rsidR="00825DE6" w:rsidRDefault="003931CA">
            <w:pPr>
              <w:spacing w:before="10" w:after="10"/>
              <w:jc w:val="right"/>
            </w:pPr>
            <w:r>
              <w:rPr>
                <w:sz w:val="16"/>
              </w:rPr>
              <w:t>—</w:t>
            </w:r>
          </w:p>
        </w:tc>
        <w:tc>
          <w:tcPr>
            <w:tcW w:w="750" w:type="dxa"/>
          </w:tcPr>
          <w:p w14:paraId="53954311" w14:textId="77777777" w:rsidR="00825DE6" w:rsidRDefault="003931CA">
            <w:pPr>
              <w:spacing w:before="10" w:after="10"/>
            </w:pPr>
            <w:r>
              <w:rPr>
                <w:sz w:val="16"/>
              </w:rPr>
              <w:t>import</w:t>
            </w:r>
          </w:p>
        </w:tc>
      </w:tr>
      <w:tr w:rsidR="00825DE6" w14:paraId="60DF6F35" w14:textId="77777777">
        <w:trPr>
          <w:jc w:val="center"/>
        </w:trPr>
        <w:tc>
          <w:tcPr>
            <w:tcW w:w="550" w:type="dxa"/>
          </w:tcPr>
          <w:p w14:paraId="07164F3E" w14:textId="77777777" w:rsidR="00825DE6" w:rsidRDefault="003931CA">
            <w:pPr>
              <w:spacing w:before="10" w:after="10"/>
            </w:pPr>
            <w:r>
              <w:rPr>
                <w:sz w:val="16"/>
              </w:rPr>
              <w:t>16(59)</w:t>
            </w:r>
          </w:p>
        </w:tc>
        <w:tc>
          <w:tcPr>
            <w:tcW w:w="1500" w:type="dxa"/>
          </w:tcPr>
          <w:p w14:paraId="7DEAA874" w14:textId="77777777" w:rsidR="00825DE6" w:rsidRDefault="003931CA">
            <w:pPr>
              <w:spacing w:before="10" w:after="10"/>
            </w:pPr>
            <w:r>
              <w:rPr>
                <w:sz w:val="16"/>
              </w:rPr>
              <w:t>Qatar</w:t>
            </w:r>
          </w:p>
        </w:tc>
        <w:tc>
          <w:tcPr>
            <w:tcW w:w="900" w:type="dxa"/>
          </w:tcPr>
          <w:p w14:paraId="2E4D6D6B" w14:textId="77777777" w:rsidR="00825DE6" w:rsidRDefault="003931CA">
            <w:pPr>
              <w:spacing w:before="10" w:after="10"/>
              <w:jc w:val="right"/>
            </w:pPr>
            <w:r>
              <w:rPr>
                <w:sz w:val="16"/>
              </w:rPr>
              <w:t>$1.15</w:t>
            </w:r>
          </w:p>
        </w:tc>
        <w:tc>
          <w:tcPr>
            <w:tcW w:w="900" w:type="dxa"/>
          </w:tcPr>
          <w:p w14:paraId="6B6B5E56" w14:textId="77777777" w:rsidR="00825DE6" w:rsidRDefault="003931CA">
            <w:pPr>
              <w:spacing w:before="10" w:after="10"/>
              <w:jc w:val="right"/>
            </w:pPr>
            <w:r>
              <w:rPr>
                <w:sz w:val="16"/>
              </w:rPr>
              <w:t>$0.035</w:t>
            </w:r>
          </w:p>
        </w:tc>
        <w:tc>
          <w:tcPr>
            <w:tcW w:w="900" w:type="dxa"/>
          </w:tcPr>
          <w:p w14:paraId="110EF97D" w14:textId="77777777" w:rsidR="00825DE6" w:rsidRDefault="003931CA">
            <w:pPr>
              <w:spacing w:before="10" w:after="10"/>
              <w:jc w:val="right"/>
            </w:pPr>
            <w:r>
              <w:rPr>
                <w:sz w:val="16"/>
              </w:rPr>
              <w:t>$0.063</w:t>
            </w:r>
          </w:p>
        </w:tc>
        <w:tc>
          <w:tcPr>
            <w:tcW w:w="500" w:type="dxa"/>
          </w:tcPr>
          <w:p w14:paraId="0685E7C9" w14:textId="77777777" w:rsidR="00825DE6" w:rsidRDefault="003931CA">
            <w:pPr>
              <w:spacing w:before="10" w:after="10"/>
              <w:jc w:val="right"/>
            </w:pPr>
            <w:r>
              <w:rPr>
                <w:sz w:val="16"/>
              </w:rPr>
              <w:t>1.40</w:t>
            </w:r>
          </w:p>
        </w:tc>
        <w:tc>
          <w:tcPr>
            <w:tcW w:w="850" w:type="dxa"/>
          </w:tcPr>
          <w:p w14:paraId="5A19C669" w14:textId="77777777" w:rsidR="00825DE6" w:rsidRDefault="003931CA">
            <w:pPr>
              <w:spacing w:before="10" w:after="10"/>
              <w:jc w:val="right"/>
            </w:pPr>
            <w:r>
              <w:rPr>
                <w:sz w:val="16"/>
              </w:rPr>
              <w:t>$0.036</w:t>
            </w:r>
          </w:p>
        </w:tc>
        <w:tc>
          <w:tcPr>
            <w:tcW w:w="750" w:type="dxa"/>
          </w:tcPr>
          <w:p w14:paraId="29DD936C" w14:textId="77777777" w:rsidR="00825DE6" w:rsidRDefault="003931CA">
            <w:pPr>
              <w:spacing w:before="10" w:after="10"/>
              <w:jc w:val="right"/>
            </w:pPr>
            <w:r>
              <w:rPr>
                <w:sz w:val="16"/>
              </w:rPr>
              <w:t>$0.100</w:t>
            </w:r>
          </w:p>
        </w:tc>
        <w:tc>
          <w:tcPr>
            <w:tcW w:w="750" w:type="dxa"/>
          </w:tcPr>
          <w:p w14:paraId="346D5194" w14:textId="77777777" w:rsidR="00825DE6" w:rsidRDefault="003931CA">
            <w:pPr>
              <w:spacing w:before="10" w:after="10"/>
            </w:pPr>
            <w:r>
              <w:rPr>
                <w:sz w:val="16"/>
              </w:rPr>
              <w:t>n/a</w:t>
            </w:r>
          </w:p>
        </w:tc>
      </w:tr>
      <w:tr w:rsidR="00825DE6" w14:paraId="019FE3E5" w14:textId="77777777">
        <w:trPr>
          <w:jc w:val="center"/>
        </w:trPr>
        <w:tc>
          <w:tcPr>
            <w:tcW w:w="550" w:type="dxa"/>
          </w:tcPr>
          <w:p w14:paraId="76BA394A" w14:textId="77777777" w:rsidR="00825DE6" w:rsidRDefault="003931CA">
            <w:pPr>
              <w:spacing w:before="10" w:after="10"/>
            </w:pPr>
            <w:r>
              <w:rPr>
                <w:sz w:val="16"/>
              </w:rPr>
              <w:t>17(9)</w:t>
            </w:r>
          </w:p>
        </w:tc>
        <w:tc>
          <w:tcPr>
            <w:tcW w:w="1500" w:type="dxa"/>
          </w:tcPr>
          <w:p w14:paraId="6134C172" w14:textId="77777777" w:rsidR="00825DE6" w:rsidRDefault="003931CA">
            <w:pPr>
              <w:spacing w:before="10" w:after="10"/>
            </w:pPr>
            <w:r>
              <w:rPr>
                <w:sz w:val="16"/>
              </w:rPr>
              <w:t>Argentina</w:t>
            </w:r>
          </w:p>
        </w:tc>
        <w:tc>
          <w:tcPr>
            <w:tcW w:w="900" w:type="dxa"/>
          </w:tcPr>
          <w:p w14:paraId="3FEE0C1B" w14:textId="77777777" w:rsidR="00825DE6" w:rsidRDefault="003931CA">
            <w:pPr>
              <w:spacing w:before="10" w:after="10"/>
              <w:jc w:val="right"/>
            </w:pPr>
            <w:r>
              <w:rPr>
                <w:sz w:val="16"/>
              </w:rPr>
              <w:t>$1.16</w:t>
            </w:r>
          </w:p>
        </w:tc>
        <w:tc>
          <w:tcPr>
            <w:tcW w:w="900" w:type="dxa"/>
          </w:tcPr>
          <w:p w14:paraId="2A532B8C" w14:textId="77777777" w:rsidR="00825DE6" w:rsidRDefault="003931CA">
            <w:pPr>
              <w:spacing w:before="10" w:after="10"/>
              <w:jc w:val="right"/>
            </w:pPr>
            <w:r>
              <w:rPr>
                <w:sz w:val="16"/>
              </w:rPr>
              <w:t>$0.050</w:t>
            </w:r>
          </w:p>
        </w:tc>
        <w:tc>
          <w:tcPr>
            <w:tcW w:w="900" w:type="dxa"/>
          </w:tcPr>
          <w:p w14:paraId="53BA5520" w14:textId="77777777" w:rsidR="00825DE6" w:rsidRDefault="003931CA">
            <w:pPr>
              <w:spacing w:before="10" w:after="10"/>
              <w:jc w:val="right"/>
            </w:pPr>
            <w:r>
              <w:rPr>
                <w:sz w:val="16"/>
              </w:rPr>
              <w:t>$0.052</w:t>
            </w:r>
          </w:p>
        </w:tc>
        <w:tc>
          <w:tcPr>
            <w:tcW w:w="500" w:type="dxa"/>
          </w:tcPr>
          <w:p w14:paraId="2E60A077" w14:textId="77777777" w:rsidR="00825DE6" w:rsidRDefault="003931CA">
            <w:pPr>
              <w:spacing w:before="10" w:after="10"/>
              <w:jc w:val="right"/>
            </w:pPr>
            <w:r>
              <w:rPr>
                <w:sz w:val="16"/>
              </w:rPr>
              <w:t>1.19</w:t>
            </w:r>
          </w:p>
        </w:tc>
        <w:tc>
          <w:tcPr>
            <w:tcW w:w="850" w:type="dxa"/>
          </w:tcPr>
          <w:p w14:paraId="4BF8C807" w14:textId="77777777" w:rsidR="00825DE6" w:rsidRDefault="003931CA">
            <w:pPr>
              <w:spacing w:before="10" w:after="10"/>
              <w:jc w:val="right"/>
            </w:pPr>
            <w:r>
              <w:rPr>
                <w:sz w:val="16"/>
              </w:rPr>
              <w:t>$0.060</w:t>
            </w:r>
          </w:p>
        </w:tc>
        <w:tc>
          <w:tcPr>
            <w:tcW w:w="750" w:type="dxa"/>
          </w:tcPr>
          <w:p w14:paraId="221E835F" w14:textId="77777777" w:rsidR="00825DE6" w:rsidRDefault="003931CA">
            <w:pPr>
              <w:spacing w:before="10" w:after="10"/>
              <w:jc w:val="right"/>
            </w:pPr>
            <w:r>
              <w:rPr>
                <w:sz w:val="16"/>
              </w:rPr>
              <w:t>—</w:t>
            </w:r>
          </w:p>
        </w:tc>
        <w:tc>
          <w:tcPr>
            <w:tcW w:w="750" w:type="dxa"/>
          </w:tcPr>
          <w:p w14:paraId="07A28A4A" w14:textId="77777777" w:rsidR="00825DE6" w:rsidRDefault="003931CA">
            <w:pPr>
              <w:spacing w:before="10" w:after="10"/>
            </w:pPr>
            <w:r>
              <w:rPr>
                <w:sz w:val="16"/>
              </w:rPr>
              <w:t>hybrid</w:t>
            </w:r>
          </w:p>
        </w:tc>
      </w:tr>
      <w:tr w:rsidR="00825DE6" w14:paraId="48FA4D1C" w14:textId="77777777">
        <w:trPr>
          <w:jc w:val="center"/>
        </w:trPr>
        <w:tc>
          <w:tcPr>
            <w:tcW w:w="550" w:type="dxa"/>
          </w:tcPr>
          <w:p w14:paraId="6DF685B4" w14:textId="77777777" w:rsidR="00825DE6" w:rsidRDefault="003931CA">
            <w:pPr>
              <w:spacing w:before="10" w:after="10"/>
            </w:pPr>
            <w:r>
              <w:rPr>
                <w:sz w:val="16"/>
              </w:rPr>
              <w:t>19(12)</w:t>
            </w:r>
          </w:p>
        </w:tc>
        <w:tc>
          <w:tcPr>
            <w:tcW w:w="1500" w:type="dxa"/>
          </w:tcPr>
          <w:p w14:paraId="25744F77" w14:textId="77777777" w:rsidR="00825DE6" w:rsidRDefault="003931CA">
            <w:pPr>
              <w:spacing w:before="10" w:after="10"/>
            </w:pPr>
            <w:r>
              <w:rPr>
                <w:sz w:val="16"/>
              </w:rPr>
              <w:t>Colombia</w:t>
            </w:r>
          </w:p>
        </w:tc>
        <w:tc>
          <w:tcPr>
            <w:tcW w:w="900" w:type="dxa"/>
          </w:tcPr>
          <w:p w14:paraId="7A195E05" w14:textId="77777777" w:rsidR="00825DE6" w:rsidRDefault="003931CA">
            <w:pPr>
              <w:spacing w:before="10" w:after="10"/>
              <w:jc w:val="right"/>
            </w:pPr>
            <w:r>
              <w:rPr>
                <w:sz w:val="16"/>
              </w:rPr>
              <w:t>$1.16</w:t>
            </w:r>
          </w:p>
        </w:tc>
        <w:tc>
          <w:tcPr>
            <w:tcW w:w="900" w:type="dxa"/>
          </w:tcPr>
          <w:p w14:paraId="3A38E532" w14:textId="77777777" w:rsidR="00825DE6" w:rsidRDefault="003931CA">
            <w:pPr>
              <w:spacing w:before="10" w:after="10"/>
              <w:jc w:val="right"/>
            </w:pPr>
            <w:r>
              <w:rPr>
                <w:sz w:val="16"/>
              </w:rPr>
              <w:t>$0.065</w:t>
            </w:r>
          </w:p>
        </w:tc>
        <w:tc>
          <w:tcPr>
            <w:tcW w:w="900" w:type="dxa"/>
          </w:tcPr>
          <w:p w14:paraId="33BD80E9" w14:textId="77777777" w:rsidR="00825DE6" w:rsidRDefault="003931CA">
            <w:pPr>
              <w:spacing w:before="10" w:after="10"/>
              <w:jc w:val="right"/>
            </w:pPr>
            <w:r>
              <w:rPr>
                <w:sz w:val="16"/>
              </w:rPr>
              <w:t>$0.040</w:t>
            </w:r>
          </w:p>
        </w:tc>
        <w:tc>
          <w:tcPr>
            <w:tcW w:w="500" w:type="dxa"/>
          </w:tcPr>
          <w:p w14:paraId="08074B02" w14:textId="77777777" w:rsidR="00825DE6" w:rsidRDefault="003931CA">
            <w:pPr>
              <w:spacing w:before="10" w:after="10"/>
              <w:jc w:val="right"/>
            </w:pPr>
            <w:r>
              <w:rPr>
                <w:sz w:val="16"/>
              </w:rPr>
              <w:t>1.24</w:t>
            </w:r>
          </w:p>
        </w:tc>
        <w:tc>
          <w:tcPr>
            <w:tcW w:w="850" w:type="dxa"/>
          </w:tcPr>
          <w:p w14:paraId="1AD52F78" w14:textId="77777777" w:rsidR="00825DE6" w:rsidRDefault="003931CA">
            <w:pPr>
              <w:spacing w:before="10" w:after="10"/>
              <w:jc w:val="right"/>
            </w:pPr>
            <w:r>
              <w:rPr>
                <w:sz w:val="16"/>
              </w:rPr>
              <w:t>$0.075</w:t>
            </w:r>
          </w:p>
        </w:tc>
        <w:tc>
          <w:tcPr>
            <w:tcW w:w="750" w:type="dxa"/>
          </w:tcPr>
          <w:p w14:paraId="7F8ADAB8" w14:textId="77777777" w:rsidR="00825DE6" w:rsidRDefault="003931CA">
            <w:pPr>
              <w:spacing w:before="10" w:after="10"/>
              <w:jc w:val="right"/>
            </w:pPr>
            <w:r>
              <w:rPr>
                <w:sz w:val="16"/>
              </w:rPr>
              <w:t>—</w:t>
            </w:r>
          </w:p>
        </w:tc>
        <w:tc>
          <w:tcPr>
            <w:tcW w:w="750" w:type="dxa"/>
          </w:tcPr>
          <w:p w14:paraId="0CF5B3AB" w14:textId="77777777" w:rsidR="00825DE6" w:rsidRDefault="003931CA">
            <w:pPr>
              <w:spacing w:before="10" w:after="10"/>
            </w:pPr>
            <w:r>
              <w:rPr>
                <w:sz w:val="16"/>
              </w:rPr>
              <w:t>hybrid</w:t>
            </w:r>
          </w:p>
        </w:tc>
      </w:tr>
      <w:tr w:rsidR="00825DE6" w14:paraId="5BB155C3" w14:textId="77777777">
        <w:trPr>
          <w:jc w:val="center"/>
        </w:trPr>
        <w:tc>
          <w:tcPr>
            <w:tcW w:w="550" w:type="dxa"/>
          </w:tcPr>
          <w:p w14:paraId="456D0888" w14:textId="77777777" w:rsidR="00825DE6" w:rsidRDefault="003931CA">
            <w:pPr>
              <w:spacing w:before="10" w:after="10"/>
            </w:pPr>
            <w:r>
              <w:rPr>
                <w:sz w:val="16"/>
              </w:rPr>
              <w:t>20(14)</w:t>
            </w:r>
          </w:p>
        </w:tc>
        <w:tc>
          <w:tcPr>
            <w:tcW w:w="1500" w:type="dxa"/>
          </w:tcPr>
          <w:p w14:paraId="02ED2FB0" w14:textId="77777777" w:rsidR="00825DE6" w:rsidRDefault="003931CA">
            <w:pPr>
              <w:spacing w:before="10" w:after="10"/>
            </w:pPr>
            <w:r>
              <w:rPr>
                <w:sz w:val="16"/>
              </w:rPr>
              <w:t>Norway</w:t>
            </w:r>
          </w:p>
        </w:tc>
        <w:tc>
          <w:tcPr>
            <w:tcW w:w="900" w:type="dxa"/>
          </w:tcPr>
          <w:p w14:paraId="604B2417" w14:textId="77777777" w:rsidR="00825DE6" w:rsidRDefault="003931CA">
            <w:pPr>
              <w:spacing w:before="10" w:after="10"/>
              <w:jc w:val="right"/>
            </w:pPr>
            <w:r>
              <w:rPr>
                <w:sz w:val="16"/>
              </w:rPr>
              <w:t>$1.16</w:t>
            </w:r>
          </w:p>
        </w:tc>
        <w:tc>
          <w:tcPr>
            <w:tcW w:w="900" w:type="dxa"/>
          </w:tcPr>
          <w:p w14:paraId="3DB46631" w14:textId="77777777" w:rsidR="00825DE6" w:rsidRDefault="003931CA">
            <w:pPr>
              <w:spacing w:before="10" w:after="10"/>
              <w:jc w:val="right"/>
            </w:pPr>
            <w:r>
              <w:rPr>
                <w:sz w:val="16"/>
              </w:rPr>
              <w:t>$0.041</w:t>
            </w:r>
          </w:p>
        </w:tc>
        <w:tc>
          <w:tcPr>
            <w:tcW w:w="900" w:type="dxa"/>
          </w:tcPr>
          <w:p w14:paraId="4CC13C7E" w14:textId="77777777" w:rsidR="00825DE6" w:rsidRDefault="003931CA">
            <w:pPr>
              <w:spacing w:before="10" w:after="10"/>
              <w:jc w:val="right"/>
            </w:pPr>
            <w:r>
              <w:rPr>
                <w:sz w:val="16"/>
              </w:rPr>
              <w:t>$0.066</w:t>
            </w:r>
          </w:p>
        </w:tc>
        <w:tc>
          <w:tcPr>
            <w:tcW w:w="500" w:type="dxa"/>
          </w:tcPr>
          <w:p w14:paraId="2C3A8DAF" w14:textId="77777777" w:rsidR="00825DE6" w:rsidRDefault="003931CA">
            <w:pPr>
              <w:spacing w:before="10" w:after="10"/>
              <w:jc w:val="right"/>
            </w:pPr>
            <w:r>
              <w:rPr>
                <w:sz w:val="16"/>
              </w:rPr>
              <w:t>1.08</w:t>
            </w:r>
          </w:p>
        </w:tc>
        <w:tc>
          <w:tcPr>
            <w:tcW w:w="850" w:type="dxa"/>
          </w:tcPr>
          <w:p w14:paraId="5D5A393B" w14:textId="77777777" w:rsidR="00825DE6" w:rsidRDefault="003931CA">
            <w:pPr>
              <w:spacing w:before="10" w:after="10"/>
              <w:jc w:val="right"/>
            </w:pPr>
            <w:r>
              <w:rPr>
                <w:sz w:val="16"/>
              </w:rPr>
              <w:t>$0.054</w:t>
            </w:r>
          </w:p>
        </w:tc>
        <w:tc>
          <w:tcPr>
            <w:tcW w:w="750" w:type="dxa"/>
          </w:tcPr>
          <w:p w14:paraId="69527149" w14:textId="77777777" w:rsidR="00825DE6" w:rsidRDefault="003931CA">
            <w:pPr>
              <w:spacing w:before="10" w:after="10"/>
              <w:jc w:val="right"/>
            </w:pPr>
            <w:r>
              <w:rPr>
                <w:sz w:val="16"/>
              </w:rPr>
              <w:t>—</w:t>
            </w:r>
          </w:p>
        </w:tc>
        <w:tc>
          <w:tcPr>
            <w:tcW w:w="750" w:type="dxa"/>
          </w:tcPr>
          <w:p w14:paraId="1AD0EA18" w14:textId="77777777" w:rsidR="00825DE6" w:rsidRDefault="003931CA">
            <w:pPr>
              <w:spacing w:before="10" w:after="10"/>
            </w:pPr>
            <w:r>
              <w:rPr>
                <w:sz w:val="16"/>
              </w:rPr>
              <w:t>hybrid</w:t>
            </w:r>
          </w:p>
        </w:tc>
      </w:tr>
      <w:tr w:rsidR="00825DE6" w14:paraId="6F28C855" w14:textId="77777777">
        <w:trPr>
          <w:jc w:val="center"/>
        </w:trPr>
        <w:tc>
          <w:tcPr>
            <w:tcW w:w="550" w:type="dxa"/>
          </w:tcPr>
          <w:p w14:paraId="3D33F8C6" w14:textId="77777777" w:rsidR="00825DE6" w:rsidRDefault="003931CA">
            <w:pPr>
              <w:spacing w:before="10" w:after="10"/>
            </w:pPr>
            <w:r>
              <w:rPr>
                <w:sz w:val="16"/>
              </w:rPr>
              <w:t>22(15)</w:t>
            </w:r>
          </w:p>
        </w:tc>
        <w:tc>
          <w:tcPr>
            <w:tcW w:w="1500" w:type="dxa"/>
          </w:tcPr>
          <w:p w14:paraId="0DDBA318" w14:textId="77777777" w:rsidR="00825DE6" w:rsidRDefault="003931CA">
            <w:pPr>
              <w:spacing w:before="10" w:after="10"/>
            </w:pPr>
            <w:r>
              <w:rPr>
                <w:sz w:val="16"/>
              </w:rPr>
              <w:t>Finland</w:t>
            </w:r>
          </w:p>
        </w:tc>
        <w:tc>
          <w:tcPr>
            <w:tcW w:w="900" w:type="dxa"/>
          </w:tcPr>
          <w:p w14:paraId="3E0C770E" w14:textId="77777777" w:rsidR="00825DE6" w:rsidRDefault="003931CA">
            <w:pPr>
              <w:spacing w:before="10" w:after="10"/>
              <w:jc w:val="right"/>
            </w:pPr>
            <w:r>
              <w:rPr>
                <w:sz w:val="16"/>
              </w:rPr>
              <w:t>$1.17</w:t>
            </w:r>
          </w:p>
        </w:tc>
        <w:tc>
          <w:tcPr>
            <w:tcW w:w="900" w:type="dxa"/>
          </w:tcPr>
          <w:p w14:paraId="7F403BC8" w14:textId="77777777" w:rsidR="00825DE6" w:rsidRDefault="003931CA">
            <w:pPr>
              <w:spacing w:before="10" w:after="10"/>
              <w:jc w:val="right"/>
            </w:pPr>
            <w:r>
              <w:rPr>
                <w:sz w:val="16"/>
              </w:rPr>
              <w:t>$0.044</w:t>
            </w:r>
          </w:p>
        </w:tc>
        <w:tc>
          <w:tcPr>
            <w:tcW w:w="900" w:type="dxa"/>
          </w:tcPr>
          <w:p w14:paraId="5E4276D8" w14:textId="77777777" w:rsidR="00825DE6" w:rsidRDefault="003931CA">
            <w:pPr>
              <w:spacing w:before="10" w:after="10"/>
              <w:jc w:val="right"/>
            </w:pPr>
            <w:r>
              <w:rPr>
                <w:sz w:val="16"/>
              </w:rPr>
              <w:t>$0.065</w:t>
            </w:r>
          </w:p>
        </w:tc>
        <w:tc>
          <w:tcPr>
            <w:tcW w:w="500" w:type="dxa"/>
          </w:tcPr>
          <w:p w14:paraId="36D61ACE" w14:textId="77777777" w:rsidR="00825DE6" w:rsidRDefault="003931CA">
            <w:pPr>
              <w:spacing w:before="10" w:after="10"/>
              <w:jc w:val="right"/>
            </w:pPr>
            <w:r>
              <w:rPr>
                <w:sz w:val="16"/>
              </w:rPr>
              <w:t>1.10</w:t>
            </w:r>
          </w:p>
        </w:tc>
        <w:tc>
          <w:tcPr>
            <w:tcW w:w="850" w:type="dxa"/>
          </w:tcPr>
          <w:p w14:paraId="4ECF1E9C" w14:textId="77777777" w:rsidR="00825DE6" w:rsidRDefault="003931CA">
            <w:pPr>
              <w:spacing w:before="10" w:after="10"/>
              <w:jc w:val="right"/>
            </w:pPr>
            <w:r>
              <w:rPr>
                <w:sz w:val="16"/>
              </w:rPr>
              <w:t>$0.057</w:t>
            </w:r>
          </w:p>
        </w:tc>
        <w:tc>
          <w:tcPr>
            <w:tcW w:w="750" w:type="dxa"/>
          </w:tcPr>
          <w:p w14:paraId="7AD63556" w14:textId="77777777" w:rsidR="00825DE6" w:rsidRDefault="003931CA">
            <w:pPr>
              <w:spacing w:before="10" w:after="10"/>
              <w:jc w:val="right"/>
            </w:pPr>
            <w:r>
              <w:rPr>
                <w:sz w:val="16"/>
              </w:rPr>
              <w:t>—</w:t>
            </w:r>
          </w:p>
        </w:tc>
        <w:tc>
          <w:tcPr>
            <w:tcW w:w="750" w:type="dxa"/>
          </w:tcPr>
          <w:p w14:paraId="06C92F50" w14:textId="77777777" w:rsidR="00825DE6" w:rsidRDefault="003931CA">
            <w:pPr>
              <w:spacing w:before="10" w:after="10"/>
            </w:pPr>
            <w:r>
              <w:rPr>
                <w:sz w:val="16"/>
              </w:rPr>
              <w:t>hybrid</w:t>
            </w:r>
          </w:p>
        </w:tc>
      </w:tr>
      <w:tr w:rsidR="00825DE6" w14:paraId="6377886D" w14:textId="77777777">
        <w:trPr>
          <w:jc w:val="center"/>
        </w:trPr>
        <w:tc>
          <w:tcPr>
            <w:tcW w:w="550" w:type="dxa"/>
          </w:tcPr>
          <w:p w14:paraId="0A9A4E88" w14:textId="77777777" w:rsidR="00825DE6" w:rsidRDefault="003931CA">
            <w:pPr>
              <w:spacing w:before="10" w:after="10"/>
            </w:pPr>
            <w:r>
              <w:rPr>
                <w:sz w:val="16"/>
              </w:rPr>
              <w:t>24(56)</w:t>
            </w:r>
          </w:p>
        </w:tc>
        <w:tc>
          <w:tcPr>
            <w:tcW w:w="1500" w:type="dxa"/>
          </w:tcPr>
          <w:p w14:paraId="5CC36F60" w14:textId="77777777" w:rsidR="00825DE6" w:rsidRDefault="003931CA">
            <w:pPr>
              <w:spacing w:before="10" w:after="10"/>
            </w:pPr>
            <w:r>
              <w:rPr>
                <w:sz w:val="16"/>
              </w:rPr>
              <w:t>Saudi Arabia</w:t>
            </w:r>
          </w:p>
        </w:tc>
        <w:tc>
          <w:tcPr>
            <w:tcW w:w="900" w:type="dxa"/>
          </w:tcPr>
          <w:p w14:paraId="5094AA03" w14:textId="77777777" w:rsidR="00825DE6" w:rsidRDefault="003931CA">
            <w:pPr>
              <w:spacing w:before="10" w:after="10"/>
              <w:jc w:val="right"/>
            </w:pPr>
            <w:r>
              <w:rPr>
                <w:sz w:val="16"/>
              </w:rPr>
              <w:t>$1.17</w:t>
            </w:r>
          </w:p>
        </w:tc>
        <w:tc>
          <w:tcPr>
            <w:tcW w:w="900" w:type="dxa"/>
          </w:tcPr>
          <w:p w14:paraId="724B23C2" w14:textId="77777777" w:rsidR="00825DE6" w:rsidRDefault="003931CA">
            <w:pPr>
              <w:spacing w:before="10" w:after="10"/>
              <w:jc w:val="right"/>
            </w:pPr>
            <w:r>
              <w:rPr>
                <w:sz w:val="16"/>
              </w:rPr>
              <w:t>$0.052</w:t>
            </w:r>
          </w:p>
        </w:tc>
        <w:tc>
          <w:tcPr>
            <w:tcW w:w="900" w:type="dxa"/>
          </w:tcPr>
          <w:p w14:paraId="47A7AE2E" w14:textId="77777777" w:rsidR="00825DE6" w:rsidRDefault="003931CA">
            <w:pPr>
              <w:spacing w:before="10" w:after="10"/>
              <w:jc w:val="right"/>
            </w:pPr>
            <w:r>
              <w:rPr>
                <w:sz w:val="16"/>
              </w:rPr>
              <w:t>$0.060</w:t>
            </w:r>
          </w:p>
        </w:tc>
        <w:tc>
          <w:tcPr>
            <w:tcW w:w="500" w:type="dxa"/>
          </w:tcPr>
          <w:p w14:paraId="06D1F959" w14:textId="77777777" w:rsidR="00825DE6" w:rsidRDefault="003931CA">
            <w:pPr>
              <w:spacing w:before="10" w:after="10"/>
              <w:jc w:val="right"/>
            </w:pPr>
            <w:r>
              <w:rPr>
                <w:sz w:val="16"/>
              </w:rPr>
              <w:t>1.40</w:t>
            </w:r>
          </w:p>
        </w:tc>
        <w:tc>
          <w:tcPr>
            <w:tcW w:w="850" w:type="dxa"/>
          </w:tcPr>
          <w:p w14:paraId="40578E9E" w14:textId="77777777" w:rsidR="00825DE6" w:rsidRDefault="003931CA">
            <w:pPr>
              <w:spacing w:before="10" w:after="10"/>
              <w:jc w:val="right"/>
            </w:pPr>
            <w:r>
              <w:rPr>
                <w:sz w:val="16"/>
              </w:rPr>
              <w:t>$0.053</w:t>
            </w:r>
          </w:p>
        </w:tc>
        <w:tc>
          <w:tcPr>
            <w:tcW w:w="750" w:type="dxa"/>
          </w:tcPr>
          <w:p w14:paraId="7A072195" w14:textId="77777777" w:rsidR="00825DE6" w:rsidRDefault="003931CA">
            <w:pPr>
              <w:spacing w:before="10" w:after="10"/>
              <w:jc w:val="right"/>
            </w:pPr>
            <w:r>
              <w:rPr>
                <w:sz w:val="16"/>
              </w:rPr>
              <w:t>$0.100</w:t>
            </w:r>
          </w:p>
        </w:tc>
        <w:tc>
          <w:tcPr>
            <w:tcW w:w="750" w:type="dxa"/>
          </w:tcPr>
          <w:p w14:paraId="7EA03754" w14:textId="77777777" w:rsidR="00825DE6" w:rsidRDefault="003931CA">
            <w:pPr>
              <w:spacing w:before="10" w:after="10"/>
            </w:pPr>
            <w:r>
              <w:rPr>
                <w:sz w:val="16"/>
              </w:rPr>
              <w:t>hybrid</w:t>
            </w:r>
          </w:p>
        </w:tc>
      </w:tr>
      <w:tr w:rsidR="00825DE6" w14:paraId="725BC0DD" w14:textId="77777777">
        <w:trPr>
          <w:jc w:val="center"/>
        </w:trPr>
        <w:tc>
          <w:tcPr>
            <w:tcW w:w="550" w:type="dxa"/>
          </w:tcPr>
          <w:p w14:paraId="7BB9A1A0" w14:textId="77777777" w:rsidR="00825DE6" w:rsidRDefault="003931CA">
            <w:pPr>
              <w:spacing w:before="10" w:after="10"/>
            </w:pPr>
            <w:r>
              <w:rPr>
                <w:sz w:val="16"/>
              </w:rPr>
              <w:t>25(16)</w:t>
            </w:r>
          </w:p>
        </w:tc>
        <w:tc>
          <w:tcPr>
            <w:tcW w:w="1500" w:type="dxa"/>
          </w:tcPr>
          <w:p w14:paraId="1B7A63C6" w14:textId="77777777" w:rsidR="00825DE6" w:rsidRDefault="003931CA">
            <w:pPr>
              <w:spacing w:before="10" w:after="10"/>
            </w:pPr>
            <w:r>
              <w:rPr>
                <w:sz w:val="16"/>
              </w:rPr>
              <w:t>Brazil</w:t>
            </w:r>
          </w:p>
        </w:tc>
        <w:tc>
          <w:tcPr>
            <w:tcW w:w="900" w:type="dxa"/>
          </w:tcPr>
          <w:p w14:paraId="41526517" w14:textId="77777777" w:rsidR="00825DE6" w:rsidRDefault="003931CA">
            <w:pPr>
              <w:spacing w:before="10" w:after="10"/>
              <w:jc w:val="right"/>
            </w:pPr>
            <w:r>
              <w:rPr>
                <w:sz w:val="16"/>
              </w:rPr>
              <w:t>$1.17</w:t>
            </w:r>
          </w:p>
        </w:tc>
        <w:tc>
          <w:tcPr>
            <w:tcW w:w="900" w:type="dxa"/>
          </w:tcPr>
          <w:p w14:paraId="10FD0C1C" w14:textId="77777777" w:rsidR="00825DE6" w:rsidRDefault="003931CA">
            <w:pPr>
              <w:spacing w:before="10" w:after="10"/>
              <w:jc w:val="right"/>
            </w:pPr>
            <w:r>
              <w:rPr>
                <w:sz w:val="16"/>
              </w:rPr>
              <w:t>$0.056</w:t>
            </w:r>
          </w:p>
        </w:tc>
        <w:tc>
          <w:tcPr>
            <w:tcW w:w="900" w:type="dxa"/>
          </w:tcPr>
          <w:p w14:paraId="56C63F19" w14:textId="77777777" w:rsidR="00825DE6" w:rsidRDefault="003931CA">
            <w:pPr>
              <w:spacing w:before="10" w:after="10"/>
              <w:jc w:val="right"/>
            </w:pPr>
            <w:r>
              <w:rPr>
                <w:sz w:val="16"/>
              </w:rPr>
              <w:t>$0.057</w:t>
            </w:r>
          </w:p>
        </w:tc>
        <w:tc>
          <w:tcPr>
            <w:tcW w:w="500" w:type="dxa"/>
          </w:tcPr>
          <w:p w14:paraId="0E6F9361" w14:textId="77777777" w:rsidR="00825DE6" w:rsidRDefault="003931CA">
            <w:pPr>
              <w:spacing w:before="10" w:after="10"/>
              <w:jc w:val="right"/>
            </w:pPr>
            <w:r>
              <w:rPr>
                <w:sz w:val="16"/>
              </w:rPr>
              <w:t>1.26</w:t>
            </w:r>
          </w:p>
        </w:tc>
        <w:tc>
          <w:tcPr>
            <w:tcW w:w="850" w:type="dxa"/>
          </w:tcPr>
          <w:p w14:paraId="697595ED" w14:textId="77777777" w:rsidR="00825DE6" w:rsidRDefault="003931CA">
            <w:pPr>
              <w:spacing w:before="10" w:after="10"/>
              <w:jc w:val="right"/>
            </w:pPr>
            <w:r>
              <w:rPr>
                <w:sz w:val="16"/>
              </w:rPr>
              <w:t>$0.063</w:t>
            </w:r>
          </w:p>
        </w:tc>
        <w:tc>
          <w:tcPr>
            <w:tcW w:w="750" w:type="dxa"/>
          </w:tcPr>
          <w:p w14:paraId="5F058CF2" w14:textId="77777777" w:rsidR="00825DE6" w:rsidRDefault="003931CA">
            <w:pPr>
              <w:spacing w:before="10" w:after="10"/>
              <w:jc w:val="right"/>
            </w:pPr>
            <w:r>
              <w:rPr>
                <w:sz w:val="16"/>
              </w:rPr>
              <w:t>—</w:t>
            </w:r>
          </w:p>
        </w:tc>
        <w:tc>
          <w:tcPr>
            <w:tcW w:w="750" w:type="dxa"/>
          </w:tcPr>
          <w:p w14:paraId="72FD16AC" w14:textId="77777777" w:rsidR="00825DE6" w:rsidRDefault="003931CA">
            <w:pPr>
              <w:spacing w:before="10" w:after="10"/>
            </w:pPr>
            <w:r>
              <w:rPr>
                <w:sz w:val="16"/>
              </w:rPr>
              <w:t>hybrid</w:t>
            </w:r>
          </w:p>
        </w:tc>
      </w:tr>
      <w:tr w:rsidR="00825DE6" w14:paraId="10A34BCA" w14:textId="77777777">
        <w:trPr>
          <w:jc w:val="center"/>
        </w:trPr>
        <w:tc>
          <w:tcPr>
            <w:tcW w:w="550" w:type="dxa"/>
          </w:tcPr>
          <w:p w14:paraId="4502CC34" w14:textId="77777777" w:rsidR="00825DE6" w:rsidRDefault="003931CA">
            <w:pPr>
              <w:spacing w:before="10" w:after="10"/>
            </w:pPr>
            <w:r>
              <w:rPr>
                <w:sz w:val="16"/>
              </w:rPr>
              <w:t>26(17)</w:t>
            </w:r>
          </w:p>
        </w:tc>
        <w:tc>
          <w:tcPr>
            <w:tcW w:w="1500" w:type="dxa"/>
          </w:tcPr>
          <w:p w14:paraId="1760D2B7" w14:textId="77777777" w:rsidR="00825DE6" w:rsidRDefault="003931CA">
            <w:pPr>
              <w:spacing w:before="10" w:after="10"/>
            </w:pPr>
            <w:r>
              <w:rPr>
                <w:sz w:val="16"/>
              </w:rPr>
              <w:t>Vietnam</w:t>
            </w:r>
          </w:p>
        </w:tc>
        <w:tc>
          <w:tcPr>
            <w:tcW w:w="900" w:type="dxa"/>
          </w:tcPr>
          <w:p w14:paraId="78807890" w14:textId="77777777" w:rsidR="00825DE6" w:rsidRDefault="003931CA">
            <w:pPr>
              <w:spacing w:before="10" w:after="10"/>
              <w:jc w:val="right"/>
            </w:pPr>
            <w:r>
              <w:rPr>
                <w:sz w:val="16"/>
              </w:rPr>
              <w:t>$1.17</w:t>
            </w:r>
          </w:p>
        </w:tc>
        <w:tc>
          <w:tcPr>
            <w:tcW w:w="900" w:type="dxa"/>
          </w:tcPr>
          <w:p w14:paraId="739E3474" w14:textId="77777777" w:rsidR="00825DE6" w:rsidRDefault="003931CA">
            <w:pPr>
              <w:spacing w:before="10" w:after="10"/>
              <w:jc w:val="right"/>
            </w:pPr>
            <w:r>
              <w:rPr>
                <w:sz w:val="16"/>
              </w:rPr>
              <w:t>$0.065</w:t>
            </w:r>
          </w:p>
        </w:tc>
        <w:tc>
          <w:tcPr>
            <w:tcW w:w="900" w:type="dxa"/>
          </w:tcPr>
          <w:p w14:paraId="174F47FF" w14:textId="77777777" w:rsidR="00825DE6" w:rsidRDefault="003931CA">
            <w:pPr>
              <w:spacing w:before="10" w:after="10"/>
              <w:jc w:val="right"/>
            </w:pPr>
            <w:r>
              <w:rPr>
                <w:sz w:val="16"/>
              </w:rPr>
              <w:t>$0.048</w:t>
            </w:r>
          </w:p>
        </w:tc>
        <w:tc>
          <w:tcPr>
            <w:tcW w:w="500" w:type="dxa"/>
          </w:tcPr>
          <w:p w14:paraId="5789ACDF" w14:textId="77777777" w:rsidR="00825DE6" w:rsidRDefault="003931CA">
            <w:pPr>
              <w:spacing w:before="10" w:after="10"/>
              <w:jc w:val="right"/>
            </w:pPr>
            <w:r>
              <w:rPr>
                <w:sz w:val="16"/>
              </w:rPr>
              <w:t>1.27</w:t>
            </w:r>
          </w:p>
        </w:tc>
        <w:tc>
          <w:tcPr>
            <w:tcW w:w="850" w:type="dxa"/>
          </w:tcPr>
          <w:p w14:paraId="57B9B96F" w14:textId="77777777" w:rsidR="00825DE6" w:rsidRDefault="003931CA">
            <w:pPr>
              <w:spacing w:before="10" w:after="10"/>
              <w:jc w:val="right"/>
            </w:pPr>
            <w:r>
              <w:rPr>
                <w:sz w:val="16"/>
              </w:rPr>
              <w:t>$0.073</w:t>
            </w:r>
          </w:p>
        </w:tc>
        <w:tc>
          <w:tcPr>
            <w:tcW w:w="750" w:type="dxa"/>
          </w:tcPr>
          <w:p w14:paraId="0B0BA9AD" w14:textId="77777777" w:rsidR="00825DE6" w:rsidRDefault="003931CA">
            <w:pPr>
              <w:spacing w:before="10" w:after="10"/>
              <w:jc w:val="right"/>
            </w:pPr>
            <w:r>
              <w:rPr>
                <w:sz w:val="16"/>
              </w:rPr>
              <w:t>—</w:t>
            </w:r>
          </w:p>
        </w:tc>
        <w:tc>
          <w:tcPr>
            <w:tcW w:w="750" w:type="dxa"/>
          </w:tcPr>
          <w:p w14:paraId="5978F6DC" w14:textId="77777777" w:rsidR="00825DE6" w:rsidRDefault="003931CA">
            <w:pPr>
              <w:spacing w:before="10" w:after="10"/>
            </w:pPr>
            <w:r>
              <w:rPr>
                <w:sz w:val="16"/>
              </w:rPr>
              <w:t>hybrid</w:t>
            </w:r>
          </w:p>
        </w:tc>
      </w:tr>
      <w:tr w:rsidR="00825DE6" w14:paraId="5A43C667" w14:textId="77777777">
        <w:trPr>
          <w:jc w:val="center"/>
        </w:trPr>
        <w:tc>
          <w:tcPr>
            <w:tcW w:w="550" w:type="dxa"/>
          </w:tcPr>
          <w:p w14:paraId="639F2D24" w14:textId="77777777" w:rsidR="00825DE6" w:rsidRDefault="003931CA">
            <w:pPr>
              <w:spacing w:before="10" w:after="10"/>
            </w:pPr>
            <w:r>
              <w:rPr>
                <w:sz w:val="16"/>
              </w:rPr>
              <w:t>27(43)</w:t>
            </w:r>
          </w:p>
        </w:tc>
        <w:tc>
          <w:tcPr>
            <w:tcW w:w="1500" w:type="dxa"/>
          </w:tcPr>
          <w:p w14:paraId="6C93B716" w14:textId="77777777" w:rsidR="00825DE6" w:rsidRDefault="003931CA">
            <w:pPr>
              <w:spacing w:before="10" w:after="10"/>
            </w:pPr>
            <w:r>
              <w:rPr>
                <w:sz w:val="16"/>
              </w:rPr>
              <w:t>United Arab Emirates</w:t>
            </w:r>
          </w:p>
        </w:tc>
        <w:tc>
          <w:tcPr>
            <w:tcW w:w="900" w:type="dxa"/>
          </w:tcPr>
          <w:p w14:paraId="79E3AE3D" w14:textId="77777777" w:rsidR="00825DE6" w:rsidRDefault="003931CA">
            <w:pPr>
              <w:spacing w:before="10" w:after="10"/>
              <w:jc w:val="right"/>
            </w:pPr>
            <w:r>
              <w:rPr>
                <w:sz w:val="16"/>
              </w:rPr>
              <w:t>$1.17</w:t>
            </w:r>
          </w:p>
        </w:tc>
        <w:tc>
          <w:tcPr>
            <w:tcW w:w="900" w:type="dxa"/>
          </w:tcPr>
          <w:p w14:paraId="2EA0660D" w14:textId="77777777" w:rsidR="00825DE6" w:rsidRDefault="003931CA">
            <w:pPr>
              <w:spacing w:before="10" w:after="10"/>
              <w:jc w:val="right"/>
            </w:pPr>
            <w:r>
              <w:rPr>
                <w:sz w:val="16"/>
              </w:rPr>
              <w:t>$0.064</w:t>
            </w:r>
          </w:p>
        </w:tc>
        <w:tc>
          <w:tcPr>
            <w:tcW w:w="900" w:type="dxa"/>
          </w:tcPr>
          <w:p w14:paraId="5A77DF5B" w14:textId="77777777" w:rsidR="00825DE6" w:rsidRDefault="003931CA">
            <w:pPr>
              <w:spacing w:before="10" w:after="10"/>
              <w:jc w:val="right"/>
            </w:pPr>
            <w:r>
              <w:rPr>
                <w:sz w:val="16"/>
              </w:rPr>
              <w:t>$0.049</w:t>
            </w:r>
          </w:p>
        </w:tc>
        <w:tc>
          <w:tcPr>
            <w:tcW w:w="500" w:type="dxa"/>
          </w:tcPr>
          <w:p w14:paraId="43C08FB5" w14:textId="77777777" w:rsidR="00825DE6" w:rsidRDefault="003931CA">
            <w:pPr>
              <w:spacing w:before="10" w:after="10"/>
              <w:jc w:val="right"/>
            </w:pPr>
            <w:r>
              <w:rPr>
                <w:sz w:val="16"/>
              </w:rPr>
              <w:t>1.41</w:t>
            </w:r>
          </w:p>
        </w:tc>
        <w:tc>
          <w:tcPr>
            <w:tcW w:w="850" w:type="dxa"/>
          </w:tcPr>
          <w:p w14:paraId="4D55F0F0" w14:textId="77777777" w:rsidR="00825DE6" w:rsidRDefault="003931CA">
            <w:pPr>
              <w:spacing w:before="10" w:after="10"/>
              <w:jc w:val="right"/>
            </w:pPr>
            <w:r>
              <w:rPr>
                <w:sz w:val="16"/>
              </w:rPr>
              <w:t>$0.065</w:t>
            </w:r>
          </w:p>
        </w:tc>
        <w:tc>
          <w:tcPr>
            <w:tcW w:w="750" w:type="dxa"/>
          </w:tcPr>
          <w:p w14:paraId="75090D63" w14:textId="77777777" w:rsidR="00825DE6" w:rsidRDefault="003931CA">
            <w:pPr>
              <w:spacing w:before="10" w:after="10"/>
              <w:jc w:val="right"/>
            </w:pPr>
            <w:r>
              <w:rPr>
                <w:sz w:val="16"/>
              </w:rPr>
              <w:t>$0.095</w:t>
            </w:r>
          </w:p>
        </w:tc>
        <w:tc>
          <w:tcPr>
            <w:tcW w:w="750" w:type="dxa"/>
          </w:tcPr>
          <w:p w14:paraId="775385DF" w14:textId="77777777" w:rsidR="00825DE6" w:rsidRDefault="003931CA">
            <w:pPr>
              <w:spacing w:before="10" w:after="10"/>
            </w:pPr>
            <w:r>
              <w:rPr>
                <w:sz w:val="16"/>
              </w:rPr>
              <w:t>hybrid</w:t>
            </w:r>
          </w:p>
        </w:tc>
      </w:tr>
      <w:tr w:rsidR="00825DE6" w14:paraId="4D03E14B" w14:textId="77777777">
        <w:trPr>
          <w:jc w:val="center"/>
        </w:trPr>
        <w:tc>
          <w:tcPr>
            <w:tcW w:w="550" w:type="dxa"/>
          </w:tcPr>
          <w:p w14:paraId="751F4A23" w14:textId="77777777" w:rsidR="00825DE6" w:rsidRDefault="003931CA">
            <w:pPr>
              <w:spacing w:before="10" w:after="10"/>
            </w:pPr>
            <w:r>
              <w:rPr>
                <w:sz w:val="16"/>
              </w:rPr>
              <w:t>28(20)</w:t>
            </w:r>
          </w:p>
        </w:tc>
        <w:tc>
          <w:tcPr>
            <w:tcW w:w="1500" w:type="dxa"/>
          </w:tcPr>
          <w:p w14:paraId="4C6C100F" w14:textId="77777777" w:rsidR="00825DE6" w:rsidRDefault="003931CA">
            <w:pPr>
              <w:spacing w:before="10" w:after="10"/>
            </w:pPr>
            <w:r>
              <w:rPr>
                <w:sz w:val="16"/>
              </w:rPr>
              <w:t>Sweden</w:t>
            </w:r>
          </w:p>
        </w:tc>
        <w:tc>
          <w:tcPr>
            <w:tcW w:w="900" w:type="dxa"/>
          </w:tcPr>
          <w:p w14:paraId="68B0E64A" w14:textId="77777777" w:rsidR="00825DE6" w:rsidRDefault="003931CA">
            <w:pPr>
              <w:spacing w:before="10" w:after="10"/>
              <w:jc w:val="right"/>
            </w:pPr>
            <w:r>
              <w:rPr>
                <w:sz w:val="16"/>
              </w:rPr>
              <w:t>$1.17</w:t>
            </w:r>
          </w:p>
        </w:tc>
        <w:tc>
          <w:tcPr>
            <w:tcW w:w="900" w:type="dxa"/>
          </w:tcPr>
          <w:p w14:paraId="657F92BA" w14:textId="77777777" w:rsidR="00825DE6" w:rsidRDefault="003931CA">
            <w:pPr>
              <w:spacing w:before="10" w:after="10"/>
              <w:jc w:val="right"/>
            </w:pPr>
            <w:r>
              <w:rPr>
                <w:sz w:val="16"/>
              </w:rPr>
              <w:t>$0.052</w:t>
            </w:r>
          </w:p>
        </w:tc>
        <w:tc>
          <w:tcPr>
            <w:tcW w:w="900" w:type="dxa"/>
          </w:tcPr>
          <w:p w14:paraId="6A2CCE59" w14:textId="77777777" w:rsidR="00825DE6" w:rsidRDefault="003931CA">
            <w:pPr>
              <w:spacing w:before="10" w:after="10"/>
              <w:jc w:val="right"/>
            </w:pPr>
            <w:r>
              <w:rPr>
                <w:sz w:val="16"/>
              </w:rPr>
              <w:t>$0.065</w:t>
            </w:r>
          </w:p>
        </w:tc>
        <w:tc>
          <w:tcPr>
            <w:tcW w:w="500" w:type="dxa"/>
          </w:tcPr>
          <w:p w14:paraId="53F511EF" w14:textId="77777777" w:rsidR="00825DE6" w:rsidRDefault="003931CA">
            <w:pPr>
              <w:spacing w:before="10" w:after="10"/>
              <w:jc w:val="right"/>
            </w:pPr>
            <w:r>
              <w:rPr>
                <w:sz w:val="16"/>
              </w:rPr>
              <w:t>1.08</w:t>
            </w:r>
          </w:p>
        </w:tc>
        <w:tc>
          <w:tcPr>
            <w:tcW w:w="850" w:type="dxa"/>
          </w:tcPr>
          <w:p w14:paraId="7BBDE359" w14:textId="77777777" w:rsidR="00825DE6" w:rsidRDefault="003931CA">
            <w:pPr>
              <w:spacing w:before="10" w:after="10"/>
              <w:jc w:val="right"/>
            </w:pPr>
            <w:r>
              <w:rPr>
                <w:sz w:val="16"/>
              </w:rPr>
              <w:t>$0.068</w:t>
            </w:r>
          </w:p>
        </w:tc>
        <w:tc>
          <w:tcPr>
            <w:tcW w:w="750" w:type="dxa"/>
          </w:tcPr>
          <w:p w14:paraId="3EC7D241" w14:textId="77777777" w:rsidR="00825DE6" w:rsidRDefault="003931CA">
            <w:pPr>
              <w:spacing w:before="10" w:after="10"/>
              <w:jc w:val="right"/>
            </w:pPr>
            <w:r>
              <w:rPr>
                <w:sz w:val="16"/>
              </w:rPr>
              <w:t>—</w:t>
            </w:r>
          </w:p>
        </w:tc>
        <w:tc>
          <w:tcPr>
            <w:tcW w:w="750" w:type="dxa"/>
          </w:tcPr>
          <w:p w14:paraId="12D9EA72" w14:textId="77777777" w:rsidR="00825DE6" w:rsidRDefault="003931CA">
            <w:pPr>
              <w:spacing w:before="10" w:after="10"/>
            </w:pPr>
            <w:r>
              <w:rPr>
                <w:sz w:val="16"/>
              </w:rPr>
              <w:t>hybrid</w:t>
            </w:r>
          </w:p>
        </w:tc>
      </w:tr>
      <w:tr w:rsidR="00825DE6" w14:paraId="4FC49A6D" w14:textId="77777777">
        <w:trPr>
          <w:jc w:val="center"/>
        </w:trPr>
        <w:tc>
          <w:tcPr>
            <w:tcW w:w="550" w:type="dxa"/>
          </w:tcPr>
          <w:p w14:paraId="28E6D7D5" w14:textId="77777777" w:rsidR="00825DE6" w:rsidRDefault="003931CA">
            <w:pPr>
              <w:spacing w:before="10" w:after="10"/>
            </w:pPr>
            <w:r>
              <w:rPr>
                <w:sz w:val="16"/>
              </w:rPr>
              <w:t>29(21)</w:t>
            </w:r>
          </w:p>
        </w:tc>
        <w:tc>
          <w:tcPr>
            <w:tcW w:w="1500" w:type="dxa"/>
          </w:tcPr>
          <w:p w14:paraId="3AF2DB33" w14:textId="77777777" w:rsidR="00825DE6" w:rsidRDefault="003931CA">
            <w:pPr>
              <w:spacing w:before="10" w:after="10"/>
            </w:pPr>
            <w:r>
              <w:rPr>
                <w:sz w:val="16"/>
              </w:rPr>
              <w:t>India</w:t>
            </w:r>
          </w:p>
        </w:tc>
        <w:tc>
          <w:tcPr>
            <w:tcW w:w="900" w:type="dxa"/>
          </w:tcPr>
          <w:p w14:paraId="11CFFEAF" w14:textId="77777777" w:rsidR="00825DE6" w:rsidRDefault="003931CA">
            <w:pPr>
              <w:spacing w:before="10" w:after="10"/>
              <w:jc w:val="right"/>
            </w:pPr>
            <w:r>
              <w:rPr>
                <w:sz w:val="16"/>
              </w:rPr>
              <w:t>$1.17</w:t>
            </w:r>
          </w:p>
        </w:tc>
        <w:tc>
          <w:tcPr>
            <w:tcW w:w="900" w:type="dxa"/>
          </w:tcPr>
          <w:p w14:paraId="736A3A2A" w14:textId="77777777" w:rsidR="00825DE6" w:rsidRDefault="003931CA">
            <w:pPr>
              <w:spacing w:before="10" w:after="10"/>
              <w:jc w:val="right"/>
            </w:pPr>
            <w:r>
              <w:rPr>
                <w:sz w:val="16"/>
              </w:rPr>
              <w:t>$0.082</w:t>
            </w:r>
          </w:p>
        </w:tc>
        <w:tc>
          <w:tcPr>
            <w:tcW w:w="900" w:type="dxa"/>
          </w:tcPr>
          <w:p w14:paraId="4D465F1C" w14:textId="77777777" w:rsidR="00825DE6" w:rsidRDefault="003931CA">
            <w:pPr>
              <w:spacing w:before="10" w:after="10"/>
              <w:jc w:val="right"/>
            </w:pPr>
            <w:r>
              <w:rPr>
                <w:sz w:val="16"/>
              </w:rPr>
              <w:t>$0.035</w:t>
            </w:r>
          </w:p>
        </w:tc>
        <w:tc>
          <w:tcPr>
            <w:tcW w:w="500" w:type="dxa"/>
          </w:tcPr>
          <w:p w14:paraId="1FBB86C5" w14:textId="77777777" w:rsidR="00825DE6" w:rsidRDefault="003931CA">
            <w:pPr>
              <w:spacing w:before="10" w:after="10"/>
              <w:jc w:val="right"/>
            </w:pPr>
            <w:r>
              <w:rPr>
                <w:sz w:val="16"/>
              </w:rPr>
              <w:t>1.31</w:t>
            </w:r>
          </w:p>
        </w:tc>
        <w:tc>
          <w:tcPr>
            <w:tcW w:w="850" w:type="dxa"/>
          </w:tcPr>
          <w:p w14:paraId="782E05FC" w14:textId="77777777" w:rsidR="00825DE6" w:rsidRDefault="003931CA">
            <w:pPr>
              <w:spacing w:before="10" w:after="10"/>
              <w:jc w:val="right"/>
            </w:pPr>
            <w:r>
              <w:rPr>
                <w:sz w:val="16"/>
              </w:rPr>
              <w:t>$0.090</w:t>
            </w:r>
          </w:p>
        </w:tc>
        <w:tc>
          <w:tcPr>
            <w:tcW w:w="750" w:type="dxa"/>
          </w:tcPr>
          <w:p w14:paraId="18A88D42" w14:textId="77777777" w:rsidR="00825DE6" w:rsidRDefault="003931CA">
            <w:pPr>
              <w:spacing w:before="10" w:after="10"/>
              <w:jc w:val="right"/>
            </w:pPr>
            <w:r>
              <w:rPr>
                <w:sz w:val="16"/>
              </w:rPr>
              <w:t>—</w:t>
            </w:r>
          </w:p>
        </w:tc>
        <w:tc>
          <w:tcPr>
            <w:tcW w:w="750" w:type="dxa"/>
          </w:tcPr>
          <w:p w14:paraId="153FE86F" w14:textId="77777777" w:rsidR="00825DE6" w:rsidRDefault="003931CA">
            <w:pPr>
              <w:spacing w:before="10" w:after="10"/>
            </w:pPr>
            <w:r>
              <w:rPr>
                <w:sz w:val="16"/>
              </w:rPr>
              <w:t>hybrid</w:t>
            </w:r>
          </w:p>
        </w:tc>
      </w:tr>
      <w:tr w:rsidR="00825DE6" w14:paraId="09D7B5F3" w14:textId="77777777">
        <w:trPr>
          <w:jc w:val="center"/>
        </w:trPr>
        <w:tc>
          <w:tcPr>
            <w:tcW w:w="550" w:type="dxa"/>
          </w:tcPr>
          <w:p w14:paraId="446538F7" w14:textId="77777777" w:rsidR="00825DE6" w:rsidRDefault="003931CA">
            <w:pPr>
              <w:spacing w:before="10" w:after="10"/>
            </w:pPr>
            <w:r>
              <w:rPr>
                <w:sz w:val="16"/>
              </w:rPr>
              <w:t>30(22)</w:t>
            </w:r>
          </w:p>
        </w:tc>
        <w:tc>
          <w:tcPr>
            <w:tcW w:w="1500" w:type="dxa"/>
          </w:tcPr>
          <w:p w14:paraId="7A472EBF" w14:textId="77777777" w:rsidR="00825DE6" w:rsidRDefault="003931CA">
            <w:pPr>
              <w:spacing w:before="10" w:after="10"/>
            </w:pPr>
            <w:r>
              <w:rPr>
                <w:sz w:val="16"/>
              </w:rPr>
              <w:t>Indonesia</w:t>
            </w:r>
          </w:p>
        </w:tc>
        <w:tc>
          <w:tcPr>
            <w:tcW w:w="900" w:type="dxa"/>
          </w:tcPr>
          <w:p w14:paraId="17D95F7B" w14:textId="77777777" w:rsidR="00825DE6" w:rsidRDefault="003931CA">
            <w:pPr>
              <w:spacing w:before="10" w:after="10"/>
              <w:jc w:val="right"/>
            </w:pPr>
            <w:r>
              <w:rPr>
                <w:sz w:val="16"/>
              </w:rPr>
              <w:t>$1.17</w:t>
            </w:r>
          </w:p>
        </w:tc>
        <w:tc>
          <w:tcPr>
            <w:tcW w:w="900" w:type="dxa"/>
          </w:tcPr>
          <w:p w14:paraId="0930C289" w14:textId="77777777" w:rsidR="00825DE6" w:rsidRDefault="003931CA">
            <w:pPr>
              <w:spacing w:before="10" w:after="10"/>
              <w:jc w:val="right"/>
            </w:pPr>
            <w:r>
              <w:rPr>
                <w:sz w:val="16"/>
              </w:rPr>
              <w:t>$0.059</w:t>
            </w:r>
          </w:p>
        </w:tc>
        <w:tc>
          <w:tcPr>
            <w:tcW w:w="900" w:type="dxa"/>
          </w:tcPr>
          <w:p w14:paraId="2EA3B4DF" w14:textId="77777777" w:rsidR="00825DE6" w:rsidRDefault="003931CA">
            <w:pPr>
              <w:spacing w:before="10" w:after="10"/>
              <w:jc w:val="right"/>
            </w:pPr>
            <w:r>
              <w:rPr>
                <w:sz w:val="16"/>
              </w:rPr>
              <w:t>$0.060</w:t>
            </w:r>
          </w:p>
        </w:tc>
        <w:tc>
          <w:tcPr>
            <w:tcW w:w="500" w:type="dxa"/>
          </w:tcPr>
          <w:p w14:paraId="595EA434" w14:textId="77777777" w:rsidR="00825DE6" w:rsidRDefault="003931CA">
            <w:pPr>
              <w:spacing w:before="10" w:after="10"/>
              <w:jc w:val="right"/>
            </w:pPr>
            <w:r>
              <w:rPr>
                <w:sz w:val="16"/>
              </w:rPr>
              <w:t>1.25</w:t>
            </w:r>
          </w:p>
        </w:tc>
        <w:tc>
          <w:tcPr>
            <w:tcW w:w="850" w:type="dxa"/>
          </w:tcPr>
          <w:p w14:paraId="1ECE4CE3" w14:textId="77777777" w:rsidR="00825DE6" w:rsidRDefault="003931CA">
            <w:pPr>
              <w:spacing w:before="10" w:after="10"/>
              <w:jc w:val="right"/>
            </w:pPr>
            <w:r>
              <w:rPr>
                <w:sz w:val="16"/>
              </w:rPr>
              <w:t>$0.067</w:t>
            </w:r>
          </w:p>
        </w:tc>
        <w:tc>
          <w:tcPr>
            <w:tcW w:w="750" w:type="dxa"/>
          </w:tcPr>
          <w:p w14:paraId="6B686CD0" w14:textId="77777777" w:rsidR="00825DE6" w:rsidRDefault="003931CA">
            <w:pPr>
              <w:spacing w:before="10" w:after="10"/>
              <w:jc w:val="right"/>
            </w:pPr>
            <w:r>
              <w:rPr>
                <w:sz w:val="16"/>
              </w:rPr>
              <w:t>—</w:t>
            </w:r>
          </w:p>
        </w:tc>
        <w:tc>
          <w:tcPr>
            <w:tcW w:w="750" w:type="dxa"/>
          </w:tcPr>
          <w:p w14:paraId="20236B4A" w14:textId="77777777" w:rsidR="00825DE6" w:rsidRDefault="003931CA">
            <w:pPr>
              <w:spacing w:before="10" w:after="10"/>
            </w:pPr>
            <w:r>
              <w:rPr>
                <w:sz w:val="16"/>
              </w:rPr>
              <w:t>hybrid</w:t>
            </w:r>
          </w:p>
        </w:tc>
      </w:tr>
      <w:tr w:rsidR="00825DE6" w14:paraId="282C7E9B" w14:textId="77777777">
        <w:trPr>
          <w:jc w:val="center"/>
        </w:trPr>
        <w:tc>
          <w:tcPr>
            <w:tcW w:w="550" w:type="dxa"/>
          </w:tcPr>
          <w:p w14:paraId="336BEA5E" w14:textId="77777777" w:rsidR="00825DE6" w:rsidRDefault="003931CA">
            <w:pPr>
              <w:spacing w:before="10" w:after="10"/>
            </w:pPr>
            <w:r>
              <w:rPr>
                <w:sz w:val="16"/>
              </w:rPr>
              <w:t>32(26)</w:t>
            </w:r>
          </w:p>
        </w:tc>
        <w:tc>
          <w:tcPr>
            <w:tcW w:w="1500" w:type="dxa"/>
          </w:tcPr>
          <w:p w14:paraId="4E0AEFBD" w14:textId="77777777" w:rsidR="00825DE6" w:rsidRDefault="003931CA">
            <w:pPr>
              <w:spacing w:before="10" w:after="10"/>
            </w:pPr>
            <w:r>
              <w:rPr>
                <w:sz w:val="16"/>
              </w:rPr>
              <w:t>United States of Amer.</w:t>
            </w:r>
          </w:p>
        </w:tc>
        <w:tc>
          <w:tcPr>
            <w:tcW w:w="900" w:type="dxa"/>
          </w:tcPr>
          <w:p w14:paraId="149C0C77" w14:textId="77777777" w:rsidR="00825DE6" w:rsidRDefault="003931CA">
            <w:pPr>
              <w:spacing w:before="10" w:after="10"/>
              <w:jc w:val="right"/>
            </w:pPr>
            <w:r>
              <w:rPr>
                <w:sz w:val="16"/>
              </w:rPr>
              <w:t>$1.18</w:t>
            </w:r>
          </w:p>
        </w:tc>
        <w:tc>
          <w:tcPr>
            <w:tcW w:w="900" w:type="dxa"/>
          </w:tcPr>
          <w:p w14:paraId="4196ECCC" w14:textId="77777777" w:rsidR="00825DE6" w:rsidRDefault="003931CA">
            <w:pPr>
              <w:spacing w:before="10" w:after="10"/>
              <w:jc w:val="right"/>
            </w:pPr>
            <w:r>
              <w:rPr>
                <w:sz w:val="16"/>
              </w:rPr>
              <w:t>$0.068</w:t>
            </w:r>
          </w:p>
        </w:tc>
        <w:tc>
          <w:tcPr>
            <w:tcW w:w="900" w:type="dxa"/>
          </w:tcPr>
          <w:p w14:paraId="56073775" w14:textId="77777777" w:rsidR="00825DE6" w:rsidRDefault="003931CA">
            <w:pPr>
              <w:spacing w:before="10" w:after="10"/>
              <w:jc w:val="right"/>
            </w:pPr>
            <w:r>
              <w:rPr>
                <w:sz w:val="16"/>
              </w:rPr>
              <w:t>$0.057</w:t>
            </w:r>
          </w:p>
        </w:tc>
        <w:tc>
          <w:tcPr>
            <w:tcW w:w="500" w:type="dxa"/>
          </w:tcPr>
          <w:p w14:paraId="6DE76C2D" w14:textId="77777777" w:rsidR="00825DE6" w:rsidRDefault="003931CA">
            <w:pPr>
              <w:spacing w:before="10" w:after="10"/>
              <w:jc w:val="right"/>
            </w:pPr>
            <w:r>
              <w:rPr>
                <w:sz w:val="16"/>
              </w:rPr>
              <w:t>1.20</w:t>
            </w:r>
          </w:p>
        </w:tc>
        <w:tc>
          <w:tcPr>
            <w:tcW w:w="850" w:type="dxa"/>
          </w:tcPr>
          <w:p w14:paraId="622DF108" w14:textId="77777777" w:rsidR="00825DE6" w:rsidRDefault="003931CA">
            <w:pPr>
              <w:spacing w:before="10" w:after="10"/>
              <w:jc w:val="right"/>
            </w:pPr>
            <w:r>
              <w:rPr>
                <w:sz w:val="16"/>
              </w:rPr>
              <w:t>$0.081</w:t>
            </w:r>
          </w:p>
        </w:tc>
        <w:tc>
          <w:tcPr>
            <w:tcW w:w="750" w:type="dxa"/>
          </w:tcPr>
          <w:p w14:paraId="1784B552" w14:textId="77777777" w:rsidR="00825DE6" w:rsidRDefault="003931CA">
            <w:pPr>
              <w:spacing w:before="10" w:after="10"/>
              <w:jc w:val="right"/>
            </w:pPr>
            <w:r>
              <w:rPr>
                <w:sz w:val="16"/>
              </w:rPr>
              <w:t>—</w:t>
            </w:r>
          </w:p>
        </w:tc>
        <w:tc>
          <w:tcPr>
            <w:tcW w:w="750" w:type="dxa"/>
          </w:tcPr>
          <w:p w14:paraId="592CD677" w14:textId="77777777" w:rsidR="00825DE6" w:rsidRDefault="003931CA">
            <w:pPr>
              <w:spacing w:before="10" w:after="10"/>
            </w:pPr>
            <w:r>
              <w:rPr>
                <w:sz w:val="16"/>
              </w:rPr>
              <w:t>import</w:t>
            </w:r>
          </w:p>
        </w:tc>
      </w:tr>
      <w:tr w:rsidR="00825DE6" w14:paraId="780378A7" w14:textId="77777777">
        <w:trPr>
          <w:jc w:val="center"/>
        </w:trPr>
        <w:tc>
          <w:tcPr>
            <w:tcW w:w="550" w:type="dxa"/>
          </w:tcPr>
          <w:p w14:paraId="4E01BEF3" w14:textId="77777777" w:rsidR="00825DE6" w:rsidRDefault="003931CA">
            <w:pPr>
              <w:spacing w:before="10" w:after="10"/>
            </w:pPr>
            <w:r>
              <w:rPr>
                <w:sz w:val="16"/>
              </w:rPr>
              <w:t>34(29)</w:t>
            </w:r>
          </w:p>
        </w:tc>
        <w:tc>
          <w:tcPr>
            <w:tcW w:w="1500" w:type="dxa"/>
          </w:tcPr>
          <w:p w14:paraId="3407446C" w14:textId="77777777" w:rsidR="00825DE6" w:rsidRDefault="003931CA">
            <w:pPr>
              <w:spacing w:before="10" w:after="10"/>
            </w:pPr>
            <w:r>
              <w:rPr>
                <w:sz w:val="16"/>
              </w:rPr>
              <w:t>Kenya</w:t>
            </w:r>
          </w:p>
        </w:tc>
        <w:tc>
          <w:tcPr>
            <w:tcW w:w="900" w:type="dxa"/>
          </w:tcPr>
          <w:p w14:paraId="15D8BC67" w14:textId="77777777" w:rsidR="00825DE6" w:rsidRDefault="003931CA">
            <w:pPr>
              <w:spacing w:before="10" w:after="10"/>
              <w:jc w:val="right"/>
            </w:pPr>
            <w:r>
              <w:rPr>
                <w:sz w:val="16"/>
              </w:rPr>
              <w:t>$1.19</w:t>
            </w:r>
          </w:p>
        </w:tc>
        <w:tc>
          <w:tcPr>
            <w:tcW w:w="900" w:type="dxa"/>
          </w:tcPr>
          <w:p w14:paraId="36C074BD" w14:textId="77777777" w:rsidR="00825DE6" w:rsidRDefault="003931CA">
            <w:pPr>
              <w:spacing w:before="10" w:after="10"/>
              <w:jc w:val="right"/>
            </w:pPr>
            <w:r>
              <w:rPr>
                <w:sz w:val="16"/>
              </w:rPr>
              <w:t>$0.078</w:t>
            </w:r>
          </w:p>
        </w:tc>
        <w:tc>
          <w:tcPr>
            <w:tcW w:w="900" w:type="dxa"/>
          </w:tcPr>
          <w:p w14:paraId="104B4EC7" w14:textId="77777777" w:rsidR="00825DE6" w:rsidRDefault="003931CA">
            <w:pPr>
              <w:spacing w:before="10" w:after="10"/>
              <w:jc w:val="right"/>
            </w:pPr>
            <w:r>
              <w:rPr>
                <w:sz w:val="16"/>
              </w:rPr>
              <w:t>$0.052</w:t>
            </w:r>
          </w:p>
        </w:tc>
        <w:tc>
          <w:tcPr>
            <w:tcW w:w="500" w:type="dxa"/>
          </w:tcPr>
          <w:p w14:paraId="3419F326" w14:textId="77777777" w:rsidR="00825DE6" w:rsidRDefault="003931CA">
            <w:pPr>
              <w:spacing w:before="10" w:after="10"/>
              <w:jc w:val="right"/>
            </w:pPr>
            <w:r>
              <w:rPr>
                <w:sz w:val="16"/>
              </w:rPr>
              <w:t>1.26</w:t>
            </w:r>
          </w:p>
        </w:tc>
        <w:tc>
          <w:tcPr>
            <w:tcW w:w="850" w:type="dxa"/>
          </w:tcPr>
          <w:p w14:paraId="6291BDE3" w14:textId="77777777" w:rsidR="00825DE6" w:rsidRDefault="003931CA">
            <w:pPr>
              <w:spacing w:before="10" w:after="10"/>
              <w:jc w:val="right"/>
            </w:pPr>
            <w:r>
              <w:rPr>
                <w:sz w:val="16"/>
              </w:rPr>
              <w:t>$0.088</w:t>
            </w:r>
          </w:p>
        </w:tc>
        <w:tc>
          <w:tcPr>
            <w:tcW w:w="750" w:type="dxa"/>
          </w:tcPr>
          <w:p w14:paraId="0C2E9971" w14:textId="77777777" w:rsidR="00825DE6" w:rsidRDefault="003931CA">
            <w:pPr>
              <w:spacing w:before="10" w:after="10"/>
              <w:jc w:val="right"/>
            </w:pPr>
            <w:r>
              <w:rPr>
                <w:sz w:val="16"/>
              </w:rPr>
              <w:t>—</w:t>
            </w:r>
          </w:p>
        </w:tc>
        <w:tc>
          <w:tcPr>
            <w:tcW w:w="750" w:type="dxa"/>
          </w:tcPr>
          <w:p w14:paraId="72C12DB5" w14:textId="77777777" w:rsidR="00825DE6" w:rsidRDefault="003931CA">
            <w:pPr>
              <w:spacing w:before="10" w:after="10"/>
            </w:pPr>
            <w:r>
              <w:rPr>
                <w:sz w:val="16"/>
              </w:rPr>
              <w:t>hybrid</w:t>
            </w:r>
          </w:p>
        </w:tc>
      </w:tr>
      <w:tr w:rsidR="00825DE6" w14:paraId="345387CA" w14:textId="77777777">
        <w:trPr>
          <w:jc w:val="center"/>
        </w:trPr>
        <w:tc>
          <w:tcPr>
            <w:tcW w:w="550" w:type="dxa"/>
          </w:tcPr>
          <w:p w14:paraId="3838A145" w14:textId="77777777" w:rsidR="00825DE6" w:rsidRDefault="003931CA">
            <w:pPr>
              <w:spacing w:before="10" w:after="10"/>
            </w:pPr>
            <w:r>
              <w:rPr>
                <w:sz w:val="16"/>
              </w:rPr>
              <w:t>37(33)</w:t>
            </w:r>
          </w:p>
        </w:tc>
        <w:tc>
          <w:tcPr>
            <w:tcW w:w="1500" w:type="dxa"/>
          </w:tcPr>
          <w:p w14:paraId="6F8F9E9E" w14:textId="77777777" w:rsidR="00825DE6" w:rsidRDefault="003931CA">
            <w:pPr>
              <w:spacing w:before="10" w:after="10"/>
            </w:pPr>
            <w:r>
              <w:rPr>
                <w:sz w:val="16"/>
              </w:rPr>
              <w:t>Iceland</w:t>
            </w:r>
          </w:p>
        </w:tc>
        <w:tc>
          <w:tcPr>
            <w:tcW w:w="900" w:type="dxa"/>
          </w:tcPr>
          <w:p w14:paraId="73C50955" w14:textId="77777777" w:rsidR="00825DE6" w:rsidRDefault="003931CA">
            <w:pPr>
              <w:spacing w:before="10" w:after="10"/>
              <w:jc w:val="right"/>
            </w:pPr>
            <w:r>
              <w:rPr>
                <w:sz w:val="16"/>
              </w:rPr>
              <w:t>$1.19</w:t>
            </w:r>
          </w:p>
        </w:tc>
        <w:tc>
          <w:tcPr>
            <w:tcW w:w="900" w:type="dxa"/>
          </w:tcPr>
          <w:p w14:paraId="6903FE7C" w14:textId="77777777" w:rsidR="00825DE6" w:rsidRDefault="003931CA">
            <w:pPr>
              <w:spacing w:before="10" w:after="10"/>
              <w:jc w:val="right"/>
            </w:pPr>
            <w:r>
              <w:rPr>
                <w:sz w:val="16"/>
              </w:rPr>
              <w:t>$0.068</w:t>
            </w:r>
          </w:p>
        </w:tc>
        <w:tc>
          <w:tcPr>
            <w:tcW w:w="900" w:type="dxa"/>
          </w:tcPr>
          <w:p w14:paraId="5946B795" w14:textId="77777777" w:rsidR="00825DE6" w:rsidRDefault="003931CA">
            <w:pPr>
              <w:spacing w:before="10" w:after="10"/>
              <w:jc w:val="right"/>
            </w:pPr>
            <w:r>
              <w:rPr>
                <w:sz w:val="16"/>
              </w:rPr>
              <w:t>$0.064</w:t>
            </w:r>
          </w:p>
        </w:tc>
        <w:tc>
          <w:tcPr>
            <w:tcW w:w="500" w:type="dxa"/>
          </w:tcPr>
          <w:p w14:paraId="08FDB57C" w14:textId="77777777" w:rsidR="00825DE6" w:rsidRDefault="003931CA">
            <w:pPr>
              <w:spacing w:before="10" w:after="10"/>
              <w:jc w:val="right"/>
            </w:pPr>
            <w:r>
              <w:rPr>
                <w:sz w:val="16"/>
              </w:rPr>
              <w:t>1.08</w:t>
            </w:r>
          </w:p>
        </w:tc>
        <w:tc>
          <w:tcPr>
            <w:tcW w:w="850" w:type="dxa"/>
          </w:tcPr>
          <w:p w14:paraId="08280E2C" w14:textId="77777777" w:rsidR="00825DE6" w:rsidRDefault="003931CA">
            <w:pPr>
              <w:spacing w:before="10" w:after="10"/>
              <w:jc w:val="right"/>
            </w:pPr>
            <w:r>
              <w:rPr>
                <w:sz w:val="16"/>
              </w:rPr>
              <w:t>$0.089</w:t>
            </w:r>
          </w:p>
        </w:tc>
        <w:tc>
          <w:tcPr>
            <w:tcW w:w="750" w:type="dxa"/>
          </w:tcPr>
          <w:p w14:paraId="03B46356" w14:textId="77777777" w:rsidR="00825DE6" w:rsidRDefault="003931CA">
            <w:pPr>
              <w:spacing w:before="10" w:after="10"/>
              <w:jc w:val="right"/>
            </w:pPr>
            <w:r>
              <w:rPr>
                <w:sz w:val="16"/>
              </w:rPr>
              <w:t>—</w:t>
            </w:r>
          </w:p>
        </w:tc>
        <w:tc>
          <w:tcPr>
            <w:tcW w:w="750" w:type="dxa"/>
          </w:tcPr>
          <w:p w14:paraId="3A539A4E" w14:textId="77777777" w:rsidR="00825DE6" w:rsidRDefault="003931CA">
            <w:pPr>
              <w:spacing w:before="10" w:after="10"/>
            </w:pPr>
            <w:r>
              <w:rPr>
                <w:sz w:val="16"/>
              </w:rPr>
              <w:t>hybrid</w:t>
            </w:r>
          </w:p>
        </w:tc>
      </w:tr>
      <w:tr w:rsidR="00825DE6" w14:paraId="37014C8B" w14:textId="77777777">
        <w:trPr>
          <w:jc w:val="center"/>
        </w:trPr>
        <w:tc>
          <w:tcPr>
            <w:tcW w:w="550" w:type="dxa"/>
          </w:tcPr>
          <w:p w14:paraId="038D27FA" w14:textId="77777777" w:rsidR="00825DE6" w:rsidRDefault="003931CA">
            <w:pPr>
              <w:spacing w:before="10" w:after="10"/>
            </w:pPr>
            <w:r>
              <w:rPr>
                <w:sz w:val="16"/>
              </w:rPr>
              <w:t>38(35)</w:t>
            </w:r>
          </w:p>
        </w:tc>
        <w:tc>
          <w:tcPr>
            <w:tcW w:w="1500" w:type="dxa"/>
          </w:tcPr>
          <w:p w14:paraId="59436242" w14:textId="77777777" w:rsidR="00825DE6" w:rsidRDefault="003931CA">
            <w:pPr>
              <w:spacing w:before="10" w:after="10"/>
            </w:pPr>
            <w:r>
              <w:rPr>
                <w:sz w:val="16"/>
              </w:rPr>
              <w:t>Morocco</w:t>
            </w:r>
          </w:p>
        </w:tc>
        <w:tc>
          <w:tcPr>
            <w:tcW w:w="900" w:type="dxa"/>
          </w:tcPr>
          <w:p w14:paraId="091D5FE9" w14:textId="77777777" w:rsidR="00825DE6" w:rsidRDefault="003931CA">
            <w:pPr>
              <w:spacing w:before="10" w:after="10"/>
              <w:jc w:val="right"/>
            </w:pPr>
            <w:r>
              <w:rPr>
                <w:sz w:val="16"/>
              </w:rPr>
              <w:t>$1.19</w:t>
            </w:r>
          </w:p>
        </w:tc>
        <w:tc>
          <w:tcPr>
            <w:tcW w:w="900" w:type="dxa"/>
          </w:tcPr>
          <w:p w14:paraId="46F530A1" w14:textId="77777777" w:rsidR="00825DE6" w:rsidRDefault="003931CA">
            <w:pPr>
              <w:spacing w:before="10" w:after="10"/>
              <w:jc w:val="right"/>
            </w:pPr>
            <w:r>
              <w:rPr>
                <w:sz w:val="16"/>
              </w:rPr>
              <w:t>$0.097</w:t>
            </w:r>
          </w:p>
        </w:tc>
        <w:tc>
          <w:tcPr>
            <w:tcW w:w="900" w:type="dxa"/>
          </w:tcPr>
          <w:p w14:paraId="4757792A" w14:textId="77777777" w:rsidR="00825DE6" w:rsidRDefault="003931CA">
            <w:pPr>
              <w:spacing w:before="10" w:after="10"/>
              <w:jc w:val="right"/>
            </w:pPr>
            <w:r>
              <w:rPr>
                <w:sz w:val="16"/>
              </w:rPr>
              <w:t>$0.038</w:t>
            </w:r>
          </w:p>
        </w:tc>
        <w:tc>
          <w:tcPr>
            <w:tcW w:w="500" w:type="dxa"/>
          </w:tcPr>
          <w:p w14:paraId="01D01096" w14:textId="77777777" w:rsidR="00825DE6" w:rsidRDefault="003931CA">
            <w:pPr>
              <w:spacing w:before="10" w:after="10"/>
              <w:jc w:val="right"/>
            </w:pPr>
            <w:r>
              <w:rPr>
                <w:sz w:val="16"/>
              </w:rPr>
              <w:t>1.28</w:t>
            </w:r>
          </w:p>
        </w:tc>
        <w:tc>
          <w:tcPr>
            <w:tcW w:w="850" w:type="dxa"/>
          </w:tcPr>
          <w:p w14:paraId="2618F32E" w14:textId="77777777" w:rsidR="00825DE6" w:rsidRDefault="003931CA">
            <w:pPr>
              <w:spacing w:before="10" w:after="10"/>
              <w:jc w:val="right"/>
            </w:pPr>
            <w:r>
              <w:rPr>
                <w:sz w:val="16"/>
              </w:rPr>
              <w:t>$0.108</w:t>
            </w:r>
          </w:p>
        </w:tc>
        <w:tc>
          <w:tcPr>
            <w:tcW w:w="750" w:type="dxa"/>
          </w:tcPr>
          <w:p w14:paraId="2635F765" w14:textId="77777777" w:rsidR="00825DE6" w:rsidRDefault="003931CA">
            <w:pPr>
              <w:spacing w:before="10" w:after="10"/>
              <w:jc w:val="right"/>
            </w:pPr>
            <w:r>
              <w:rPr>
                <w:sz w:val="16"/>
              </w:rPr>
              <w:t>—</w:t>
            </w:r>
          </w:p>
        </w:tc>
        <w:tc>
          <w:tcPr>
            <w:tcW w:w="750" w:type="dxa"/>
          </w:tcPr>
          <w:p w14:paraId="7F609356" w14:textId="77777777" w:rsidR="00825DE6" w:rsidRDefault="003931CA">
            <w:pPr>
              <w:spacing w:before="10" w:after="10"/>
            </w:pPr>
            <w:r>
              <w:rPr>
                <w:sz w:val="16"/>
              </w:rPr>
              <w:t>hybrid</w:t>
            </w:r>
          </w:p>
        </w:tc>
      </w:tr>
      <w:tr w:rsidR="00825DE6" w14:paraId="3D9D6123" w14:textId="77777777">
        <w:trPr>
          <w:jc w:val="center"/>
        </w:trPr>
        <w:tc>
          <w:tcPr>
            <w:tcW w:w="550" w:type="dxa"/>
          </w:tcPr>
          <w:p w14:paraId="47E2458A" w14:textId="77777777" w:rsidR="00825DE6" w:rsidRDefault="003931CA">
            <w:pPr>
              <w:spacing w:before="10" w:after="10"/>
            </w:pPr>
            <w:r>
              <w:rPr>
                <w:sz w:val="16"/>
              </w:rPr>
              <w:t>39(36)</w:t>
            </w:r>
          </w:p>
        </w:tc>
        <w:tc>
          <w:tcPr>
            <w:tcW w:w="1500" w:type="dxa"/>
          </w:tcPr>
          <w:p w14:paraId="4E929F31" w14:textId="77777777" w:rsidR="00825DE6" w:rsidRDefault="003931CA">
            <w:pPr>
              <w:spacing w:before="10" w:after="10"/>
            </w:pPr>
            <w:r>
              <w:rPr>
                <w:sz w:val="16"/>
              </w:rPr>
              <w:t>United Kingdom</w:t>
            </w:r>
          </w:p>
        </w:tc>
        <w:tc>
          <w:tcPr>
            <w:tcW w:w="900" w:type="dxa"/>
          </w:tcPr>
          <w:p w14:paraId="69F1EF65" w14:textId="77777777" w:rsidR="00825DE6" w:rsidRDefault="003931CA">
            <w:pPr>
              <w:spacing w:before="10" w:after="10"/>
              <w:jc w:val="right"/>
            </w:pPr>
            <w:r>
              <w:rPr>
                <w:sz w:val="16"/>
              </w:rPr>
              <w:t>$1.19</w:t>
            </w:r>
          </w:p>
        </w:tc>
        <w:tc>
          <w:tcPr>
            <w:tcW w:w="900" w:type="dxa"/>
          </w:tcPr>
          <w:p w14:paraId="0179D24F" w14:textId="77777777" w:rsidR="00825DE6" w:rsidRDefault="003931CA">
            <w:pPr>
              <w:spacing w:before="10" w:after="10"/>
              <w:jc w:val="right"/>
            </w:pPr>
            <w:r>
              <w:rPr>
                <w:sz w:val="16"/>
              </w:rPr>
              <w:t>$0.074</w:t>
            </w:r>
          </w:p>
        </w:tc>
        <w:tc>
          <w:tcPr>
            <w:tcW w:w="900" w:type="dxa"/>
          </w:tcPr>
          <w:p w14:paraId="3985C14B" w14:textId="77777777" w:rsidR="00825DE6" w:rsidRDefault="003931CA">
            <w:pPr>
              <w:spacing w:before="10" w:after="10"/>
              <w:jc w:val="right"/>
            </w:pPr>
            <w:r>
              <w:rPr>
                <w:sz w:val="16"/>
              </w:rPr>
              <w:t>$0.063</w:t>
            </w:r>
          </w:p>
        </w:tc>
        <w:tc>
          <w:tcPr>
            <w:tcW w:w="500" w:type="dxa"/>
          </w:tcPr>
          <w:p w14:paraId="5B55349C" w14:textId="77777777" w:rsidR="00825DE6" w:rsidRDefault="003931CA">
            <w:pPr>
              <w:spacing w:before="10" w:after="10"/>
              <w:jc w:val="right"/>
            </w:pPr>
            <w:r>
              <w:rPr>
                <w:sz w:val="16"/>
              </w:rPr>
              <w:t>1.09</w:t>
            </w:r>
          </w:p>
        </w:tc>
        <w:tc>
          <w:tcPr>
            <w:tcW w:w="850" w:type="dxa"/>
          </w:tcPr>
          <w:p w14:paraId="6ED02C38" w14:textId="77777777" w:rsidR="00825DE6" w:rsidRDefault="003931CA">
            <w:pPr>
              <w:spacing w:before="10" w:after="10"/>
              <w:jc w:val="right"/>
            </w:pPr>
            <w:r>
              <w:rPr>
                <w:sz w:val="16"/>
              </w:rPr>
              <w:t>$0.097</w:t>
            </w:r>
          </w:p>
        </w:tc>
        <w:tc>
          <w:tcPr>
            <w:tcW w:w="750" w:type="dxa"/>
          </w:tcPr>
          <w:p w14:paraId="433D6198" w14:textId="77777777" w:rsidR="00825DE6" w:rsidRDefault="003931CA">
            <w:pPr>
              <w:spacing w:before="10" w:after="10"/>
              <w:jc w:val="right"/>
            </w:pPr>
            <w:r>
              <w:rPr>
                <w:sz w:val="16"/>
              </w:rPr>
              <w:t>—</w:t>
            </w:r>
          </w:p>
        </w:tc>
        <w:tc>
          <w:tcPr>
            <w:tcW w:w="750" w:type="dxa"/>
          </w:tcPr>
          <w:p w14:paraId="24D5EACC" w14:textId="77777777" w:rsidR="00825DE6" w:rsidRDefault="003931CA">
            <w:pPr>
              <w:spacing w:before="10" w:after="10"/>
            </w:pPr>
            <w:r>
              <w:rPr>
                <w:sz w:val="16"/>
              </w:rPr>
              <w:t>import</w:t>
            </w:r>
          </w:p>
        </w:tc>
      </w:tr>
      <w:tr w:rsidR="00825DE6" w14:paraId="5F8E9874" w14:textId="77777777">
        <w:trPr>
          <w:jc w:val="center"/>
        </w:trPr>
        <w:tc>
          <w:tcPr>
            <w:tcW w:w="550" w:type="dxa"/>
          </w:tcPr>
          <w:p w14:paraId="59A44B10" w14:textId="77777777" w:rsidR="00825DE6" w:rsidRDefault="003931CA">
            <w:pPr>
              <w:spacing w:before="10" w:after="10"/>
            </w:pPr>
            <w:r>
              <w:rPr>
                <w:sz w:val="16"/>
              </w:rPr>
              <w:t>40(37)</w:t>
            </w:r>
          </w:p>
        </w:tc>
        <w:tc>
          <w:tcPr>
            <w:tcW w:w="1500" w:type="dxa"/>
          </w:tcPr>
          <w:p w14:paraId="0EE08C5E" w14:textId="77777777" w:rsidR="00825DE6" w:rsidRDefault="003931CA">
            <w:pPr>
              <w:spacing w:before="10" w:after="10"/>
            </w:pPr>
            <w:r>
              <w:rPr>
                <w:sz w:val="16"/>
              </w:rPr>
              <w:t>Australia</w:t>
            </w:r>
          </w:p>
        </w:tc>
        <w:tc>
          <w:tcPr>
            <w:tcW w:w="900" w:type="dxa"/>
          </w:tcPr>
          <w:p w14:paraId="5775A6AC" w14:textId="77777777" w:rsidR="00825DE6" w:rsidRDefault="003931CA">
            <w:pPr>
              <w:spacing w:before="10" w:after="10"/>
              <w:jc w:val="right"/>
            </w:pPr>
            <w:r>
              <w:rPr>
                <w:sz w:val="16"/>
              </w:rPr>
              <w:t>$1.19</w:t>
            </w:r>
          </w:p>
        </w:tc>
        <w:tc>
          <w:tcPr>
            <w:tcW w:w="900" w:type="dxa"/>
          </w:tcPr>
          <w:p w14:paraId="5787FAFC" w14:textId="77777777" w:rsidR="00825DE6" w:rsidRDefault="003931CA">
            <w:pPr>
              <w:spacing w:before="10" w:after="10"/>
              <w:jc w:val="right"/>
            </w:pPr>
            <w:r>
              <w:rPr>
                <w:sz w:val="16"/>
              </w:rPr>
              <w:t>$0.081</w:t>
            </w:r>
          </w:p>
        </w:tc>
        <w:tc>
          <w:tcPr>
            <w:tcW w:w="900" w:type="dxa"/>
          </w:tcPr>
          <w:p w14:paraId="16B481F9" w14:textId="77777777" w:rsidR="00825DE6" w:rsidRDefault="003931CA">
            <w:pPr>
              <w:spacing w:before="10" w:after="10"/>
              <w:jc w:val="right"/>
            </w:pPr>
            <w:r>
              <w:rPr>
                <w:sz w:val="16"/>
              </w:rPr>
              <w:t>$0.057</w:t>
            </w:r>
          </w:p>
        </w:tc>
        <w:tc>
          <w:tcPr>
            <w:tcW w:w="500" w:type="dxa"/>
          </w:tcPr>
          <w:p w14:paraId="25EADA91" w14:textId="77777777" w:rsidR="00825DE6" w:rsidRDefault="003931CA">
            <w:pPr>
              <w:spacing w:before="10" w:after="10"/>
              <w:jc w:val="right"/>
            </w:pPr>
            <w:r>
              <w:rPr>
                <w:sz w:val="16"/>
              </w:rPr>
              <w:t>1.29</w:t>
            </w:r>
          </w:p>
        </w:tc>
        <w:tc>
          <w:tcPr>
            <w:tcW w:w="850" w:type="dxa"/>
          </w:tcPr>
          <w:p w14:paraId="3DCFAD7D" w14:textId="77777777" w:rsidR="00825DE6" w:rsidRDefault="003931CA">
            <w:pPr>
              <w:spacing w:before="10" w:after="10"/>
              <w:jc w:val="right"/>
            </w:pPr>
            <w:r>
              <w:rPr>
                <w:sz w:val="16"/>
              </w:rPr>
              <w:t>$0.090</w:t>
            </w:r>
          </w:p>
        </w:tc>
        <w:tc>
          <w:tcPr>
            <w:tcW w:w="750" w:type="dxa"/>
          </w:tcPr>
          <w:p w14:paraId="633F72D1" w14:textId="77777777" w:rsidR="00825DE6" w:rsidRDefault="003931CA">
            <w:pPr>
              <w:spacing w:before="10" w:after="10"/>
              <w:jc w:val="right"/>
            </w:pPr>
            <w:r>
              <w:rPr>
                <w:sz w:val="16"/>
              </w:rPr>
              <w:t>—</w:t>
            </w:r>
          </w:p>
        </w:tc>
        <w:tc>
          <w:tcPr>
            <w:tcW w:w="750" w:type="dxa"/>
          </w:tcPr>
          <w:p w14:paraId="1424B709" w14:textId="77777777" w:rsidR="00825DE6" w:rsidRDefault="003931CA">
            <w:pPr>
              <w:spacing w:before="10" w:after="10"/>
            </w:pPr>
            <w:r>
              <w:rPr>
                <w:sz w:val="16"/>
              </w:rPr>
              <w:t>hybrid</w:t>
            </w:r>
          </w:p>
        </w:tc>
      </w:tr>
      <w:tr w:rsidR="00825DE6" w14:paraId="1599FBCC" w14:textId="77777777">
        <w:trPr>
          <w:jc w:val="center"/>
        </w:trPr>
        <w:tc>
          <w:tcPr>
            <w:tcW w:w="550" w:type="dxa"/>
          </w:tcPr>
          <w:p w14:paraId="7C7B7F37" w14:textId="77777777" w:rsidR="00825DE6" w:rsidRDefault="003931CA">
            <w:pPr>
              <w:spacing w:before="10" w:after="10"/>
            </w:pPr>
            <w:r>
              <w:rPr>
                <w:sz w:val="16"/>
              </w:rPr>
              <w:t>41(38)</w:t>
            </w:r>
          </w:p>
        </w:tc>
        <w:tc>
          <w:tcPr>
            <w:tcW w:w="1500" w:type="dxa"/>
          </w:tcPr>
          <w:p w14:paraId="28CC6275" w14:textId="77777777" w:rsidR="00825DE6" w:rsidRDefault="003931CA">
            <w:pPr>
              <w:spacing w:before="10" w:after="10"/>
            </w:pPr>
            <w:r>
              <w:rPr>
                <w:sz w:val="16"/>
              </w:rPr>
              <w:t>New Zealand</w:t>
            </w:r>
          </w:p>
        </w:tc>
        <w:tc>
          <w:tcPr>
            <w:tcW w:w="900" w:type="dxa"/>
          </w:tcPr>
          <w:p w14:paraId="43E9F78C" w14:textId="77777777" w:rsidR="00825DE6" w:rsidRDefault="003931CA">
            <w:pPr>
              <w:spacing w:before="10" w:after="10"/>
              <w:jc w:val="right"/>
            </w:pPr>
            <w:r>
              <w:rPr>
                <w:sz w:val="16"/>
              </w:rPr>
              <w:t>$1.19</w:t>
            </w:r>
          </w:p>
        </w:tc>
        <w:tc>
          <w:tcPr>
            <w:tcW w:w="900" w:type="dxa"/>
          </w:tcPr>
          <w:p w14:paraId="01CA95EC" w14:textId="77777777" w:rsidR="00825DE6" w:rsidRDefault="003931CA">
            <w:pPr>
              <w:spacing w:before="10" w:after="10"/>
              <w:jc w:val="right"/>
            </w:pPr>
            <w:r>
              <w:rPr>
                <w:sz w:val="16"/>
              </w:rPr>
              <w:t>$0.073</w:t>
            </w:r>
          </w:p>
        </w:tc>
        <w:tc>
          <w:tcPr>
            <w:tcW w:w="900" w:type="dxa"/>
          </w:tcPr>
          <w:p w14:paraId="53E62CF7" w14:textId="77777777" w:rsidR="00825DE6" w:rsidRDefault="003931CA">
            <w:pPr>
              <w:spacing w:before="10" w:after="10"/>
              <w:jc w:val="right"/>
            </w:pPr>
            <w:r>
              <w:rPr>
                <w:sz w:val="16"/>
              </w:rPr>
              <w:t>$0.065</w:t>
            </w:r>
          </w:p>
        </w:tc>
        <w:tc>
          <w:tcPr>
            <w:tcW w:w="500" w:type="dxa"/>
          </w:tcPr>
          <w:p w14:paraId="4057DC58" w14:textId="77777777" w:rsidR="00825DE6" w:rsidRDefault="003931CA">
            <w:pPr>
              <w:spacing w:before="10" w:after="10"/>
              <w:jc w:val="right"/>
            </w:pPr>
            <w:r>
              <w:rPr>
                <w:sz w:val="16"/>
              </w:rPr>
              <w:t>1.09</w:t>
            </w:r>
          </w:p>
        </w:tc>
        <w:tc>
          <w:tcPr>
            <w:tcW w:w="850" w:type="dxa"/>
          </w:tcPr>
          <w:p w14:paraId="05ACF9EF" w14:textId="77777777" w:rsidR="00825DE6" w:rsidRDefault="003931CA">
            <w:pPr>
              <w:spacing w:before="10" w:after="10"/>
              <w:jc w:val="right"/>
            </w:pPr>
            <w:r>
              <w:rPr>
                <w:sz w:val="16"/>
              </w:rPr>
              <w:t>$0.095</w:t>
            </w:r>
          </w:p>
        </w:tc>
        <w:tc>
          <w:tcPr>
            <w:tcW w:w="750" w:type="dxa"/>
          </w:tcPr>
          <w:p w14:paraId="57FCF0C2" w14:textId="77777777" w:rsidR="00825DE6" w:rsidRDefault="003931CA">
            <w:pPr>
              <w:spacing w:before="10" w:after="10"/>
              <w:jc w:val="right"/>
            </w:pPr>
            <w:r>
              <w:rPr>
                <w:sz w:val="16"/>
              </w:rPr>
              <w:t>—</w:t>
            </w:r>
          </w:p>
        </w:tc>
        <w:tc>
          <w:tcPr>
            <w:tcW w:w="750" w:type="dxa"/>
          </w:tcPr>
          <w:p w14:paraId="1DAD1F64" w14:textId="77777777" w:rsidR="00825DE6" w:rsidRDefault="003931CA">
            <w:pPr>
              <w:spacing w:before="10" w:after="10"/>
            </w:pPr>
            <w:r>
              <w:rPr>
                <w:sz w:val="16"/>
              </w:rPr>
              <w:t>hybrid</w:t>
            </w:r>
          </w:p>
        </w:tc>
      </w:tr>
      <w:tr w:rsidR="00825DE6" w14:paraId="26A32411" w14:textId="77777777">
        <w:trPr>
          <w:jc w:val="center"/>
        </w:trPr>
        <w:tc>
          <w:tcPr>
            <w:tcW w:w="550" w:type="dxa"/>
          </w:tcPr>
          <w:p w14:paraId="4F5D8AFD" w14:textId="77777777" w:rsidR="00825DE6" w:rsidRDefault="003931CA">
            <w:pPr>
              <w:spacing w:before="10" w:after="10"/>
            </w:pPr>
            <w:r>
              <w:rPr>
                <w:sz w:val="16"/>
              </w:rPr>
              <w:t>43(40)</w:t>
            </w:r>
          </w:p>
        </w:tc>
        <w:tc>
          <w:tcPr>
            <w:tcW w:w="1500" w:type="dxa"/>
          </w:tcPr>
          <w:p w14:paraId="52A9E97F" w14:textId="77777777" w:rsidR="00825DE6" w:rsidRDefault="003931CA">
            <w:pPr>
              <w:spacing w:before="10" w:after="10"/>
            </w:pPr>
            <w:r>
              <w:rPr>
                <w:sz w:val="16"/>
              </w:rPr>
              <w:t>Mexico</w:t>
            </w:r>
          </w:p>
        </w:tc>
        <w:tc>
          <w:tcPr>
            <w:tcW w:w="900" w:type="dxa"/>
          </w:tcPr>
          <w:p w14:paraId="5B6F81F4" w14:textId="77777777" w:rsidR="00825DE6" w:rsidRDefault="003931CA">
            <w:pPr>
              <w:spacing w:before="10" w:after="10"/>
              <w:jc w:val="right"/>
            </w:pPr>
            <w:r>
              <w:rPr>
                <w:sz w:val="16"/>
              </w:rPr>
              <w:t>$1.20</w:t>
            </w:r>
          </w:p>
        </w:tc>
        <w:tc>
          <w:tcPr>
            <w:tcW w:w="900" w:type="dxa"/>
          </w:tcPr>
          <w:p w14:paraId="5FD95F28" w14:textId="77777777" w:rsidR="00825DE6" w:rsidRDefault="003931CA">
            <w:pPr>
              <w:spacing w:before="10" w:after="10"/>
              <w:jc w:val="right"/>
            </w:pPr>
            <w:r>
              <w:rPr>
                <w:sz w:val="16"/>
              </w:rPr>
              <w:t>$0.083</w:t>
            </w:r>
          </w:p>
        </w:tc>
        <w:tc>
          <w:tcPr>
            <w:tcW w:w="900" w:type="dxa"/>
          </w:tcPr>
          <w:p w14:paraId="3124627D" w14:textId="77777777" w:rsidR="00825DE6" w:rsidRDefault="003931CA">
            <w:pPr>
              <w:spacing w:before="10" w:after="10"/>
              <w:jc w:val="right"/>
            </w:pPr>
            <w:r>
              <w:rPr>
                <w:sz w:val="16"/>
              </w:rPr>
              <w:t>$0.055</w:t>
            </w:r>
          </w:p>
        </w:tc>
        <w:tc>
          <w:tcPr>
            <w:tcW w:w="500" w:type="dxa"/>
          </w:tcPr>
          <w:p w14:paraId="5BE330E5" w14:textId="77777777" w:rsidR="00825DE6" w:rsidRDefault="003931CA">
            <w:pPr>
              <w:spacing w:before="10" w:after="10"/>
              <w:jc w:val="right"/>
            </w:pPr>
            <w:r>
              <w:rPr>
                <w:sz w:val="16"/>
              </w:rPr>
              <w:t>1.25</w:t>
            </w:r>
          </w:p>
        </w:tc>
        <w:tc>
          <w:tcPr>
            <w:tcW w:w="850" w:type="dxa"/>
          </w:tcPr>
          <w:p w14:paraId="35D7B914" w14:textId="77777777" w:rsidR="00825DE6" w:rsidRDefault="003931CA">
            <w:pPr>
              <w:spacing w:before="10" w:after="10"/>
              <w:jc w:val="right"/>
            </w:pPr>
            <w:r>
              <w:rPr>
                <w:sz w:val="16"/>
              </w:rPr>
              <w:t>$0.095</w:t>
            </w:r>
          </w:p>
        </w:tc>
        <w:tc>
          <w:tcPr>
            <w:tcW w:w="750" w:type="dxa"/>
          </w:tcPr>
          <w:p w14:paraId="2FE3FFB8" w14:textId="77777777" w:rsidR="00825DE6" w:rsidRDefault="003931CA">
            <w:pPr>
              <w:spacing w:before="10" w:after="10"/>
              <w:jc w:val="right"/>
            </w:pPr>
            <w:r>
              <w:rPr>
                <w:sz w:val="16"/>
              </w:rPr>
              <w:t>—</w:t>
            </w:r>
          </w:p>
        </w:tc>
        <w:tc>
          <w:tcPr>
            <w:tcW w:w="750" w:type="dxa"/>
          </w:tcPr>
          <w:p w14:paraId="58D60C4F" w14:textId="77777777" w:rsidR="00825DE6" w:rsidRDefault="003931CA">
            <w:pPr>
              <w:spacing w:before="10" w:after="10"/>
            </w:pPr>
            <w:r>
              <w:rPr>
                <w:sz w:val="16"/>
              </w:rPr>
              <w:t>import</w:t>
            </w:r>
          </w:p>
        </w:tc>
      </w:tr>
      <w:tr w:rsidR="00825DE6" w14:paraId="2755995E" w14:textId="77777777">
        <w:trPr>
          <w:jc w:val="center"/>
        </w:trPr>
        <w:tc>
          <w:tcPr>
            <w:tcW w:w="550" w:type="dxa"/>
          </w:tcPr>
          <w:p w14:paraId="5BAB7332" w14:textId="77777777" w:rsidR="00825DE6" w:rsidRDefault="003931CA">
            <w:pPr>
              <w:spacing w:before="10" w:after="10"/>
            </w:pPr>
            <w:r>
              <w:rPr>
                <w:sz w:val="16"/>
              </w:rPr>
              <w:t>44(41)</w:t>
            </w:r>
          </w:p>
        </w:tc>
        <w:tc>
          <w:tcPr>
            <w:tcW w:w="1500" w:type="dxa"/>
          </w:tcPr>
          <w:p w14:paraId="5B6F28E4" w14:textId="77777777" w:rsidR="00825DE6" w:rsidRDefault="003931CA">
            <w:pPr>
              <w:spacing w:before="10" w:after="10"/>
            </w:pPr>
            <w:r>
              <w:rPr>
                <w:sz w:val="16"/>
              </w:rPr>
              <w:t>France</w:t>
            </w:r>
          </w:p>
        </w:tc>
        <w:tc>
          <w:tcPr>
            <w:tcW w:w="900" w:type="dxa"/>
          </w:tcPr>
          <w:p w14:paraId="5280A9F7" w14:textId="77777777" w:rsidR="00825DE6" w:rsidRDefault="003931CA">
            <w:pPr>
              <w:spacing w:before="10" w:after="10"/>
              <w:jc w:val="right"/>
            </w:pPr>
            <w:r>
              <w:rPr>
                <w:sz w:val="16"/>
              </w:rPr>
              <w:t>$1.20</w:t>
            </w:r>
          </w:p>
        </w:tc>
        <w:tc>
          <w:tcPr>
            <w:tcW w:w="900" w:type="dxa"/>
          </w:tcPr>
          <w:p w14:paraId="2D053B3A" w14:textId="77777777" w:rsidR="00825DE6" w:rsidRDefault="003931CA">
            <w:pPr>
              <w:spacing w:before="10" w:after="10"/>
              <w:jc w:val="right"/>
            </w:pPr>
            <w:r>
              <w:rPr>
                <w:sz w:val="16"/>
              </w:rPr>
              <w:t>$0.084</w:t>
            </w:r>
          </w:p>
        </w:tc>
        <w:tc>
          <w:tcPr>
            <w:tcW w:w="900" w:type="dxa"/>
          </w:tcPr>
          <w:p w14:paraId="3CBDF963" w14:textId="77777777" w:rsidR="00825DE6" w:rsidRDefault="003931CA">
            <w:pPr>
              <w:spacing w:before="10" w:after="10"/>
              <w:jc w:val="right"/>
            </w:pPr>
            <w:r>
              <w:rPr>
                <w:sz w:val="16"/>
              </w:rPr>
              <w:t>$0.056</w:t>
            </w:r>
          </w:p>
        </w:tc>
        <w:tc>
          <w:tcPr>
            <w:tcW w:w="500" w:type="dxa"/>
          </w:tcPr>
          <w:p w14:paraId="5F151238" w14:textId="77777777" w:rsidR="00825DE6" w:rsidRDefault="003931CA">
            <w:pPr>
              <w:spacing w:before="10" w:after="10"/>
              <w:jc w:val="right"/>
            </w:pPr>
            <w:r>
              <w:rPr>
                <w:sz w:val="16"/>
              </w:rPr>
              <w:t>1.17</w:t>
            </w:r>
          </w:p>
        </w:tc>
        <w:tc>
          <w:tcPr>
            <w:tcW w:w="850" w:type="dxa"/>
          </w:tcPr>
          <w:p w14:paraId="4668E495" w14:textId="77777777" w:rsidR="00825DE6" w:rsidRDefault="003931CA">
            <w:pPr>
              <w:spacing w:before="10" w:after="10"/>
              <w:jc w:val="right"/>
            </w:pPr>
            <w:r>
              <w:rPr>
                <w:sz w:val="16"/>
              </w:rPr>
              <w:t>$0.102</w:t>
            </w:r>
          </w:p>
        </w:tc>
        <w:tc>
          <w:tcPr>
            <w:tcW w:w="750" w:type="dxa"/>
          </w:tcPr>
          <w:p w14:paraId="4115F3BB" w14:textId="77777777" w:rsidR="00825DE6" w:rsidRDefault="003931CA">
            <w:pPr>
              <w:spacing w:before="10" w:after="10"/>
              <w:jc w:val="right"/>
            </w:pPr>
            <w:r>
              <w:rPr>
                <w:sz w:val="16"/>
              </w:rPr>
              <w:t>—</w:t>
            </w:r>
          </w:p>
        </w:tc>
        <w:tc>
          <w:tcPr>
            <w:tcW w:w="750" w:type="dxa"/>
          </w:tcPr>
          <w:p w14:paraId="02343157" w14:textId="77777777" w:rsidR="00825DE6" w:rsidRDefault="003931CA">
            <w:pPr>
              <w:spacing w:before="10" w:after="10"/>
            </w:pPr>
            <w:r>
              <w:rPr>
                <w:sz w:val="16"/>
              </w:rPr>
              <w:t>import</w:t>
            </w:r>
          </w:p>
        </w:tc>
      </w:tr>
      <w:tr w:rsidR="00825DE6" w14:paraId="2E828536" w14:textId="77777777">
        <w:trPr>
          <w:jc w:val="center"/>
        </w:trPr>
        <w:tc>
          <w:tcPr>
            <w:tcW w:w="550" w:type="dxa"/>
          </w:tcPr>
          <w:p w14:paraId="19E97EEC" w14:textId="77777777" w:rsidR="00825DE6" w:rsidRDefault="003931CA">
            <w:pPr>
              <w:spacing w:before="10" w:after="10"/>
            </w:pPr>
            <w:r>
              <w:rPr>
                <w:sz w:val="16"/>
              </w:rPr>
              <w:t>46(44)</w:t>
            </w:r>
          </w:p>
        </w:tc>
        <w:tc>
          <w:tcPr>
            <w:tcW w:w="1500" w:type="dxa"/>
          </w:tcPr>
          <w:p w14:paraId="2DB6F110" w14:textId="77777777" w:rsidR="00825DE6" w:rsidRDefault="003931CA">
            <w:pPr>
              <w:spacing w:before="10" w:after="10"/>
            </w:pPr>
            <w:r>
              <w:rPr>
                <w:sz w:val="16"/>
              </w:rPr>
              <w:t>Chile</w:t>
            </w:r>
          </w:p>
        </w:tc>
        <w:tc>
          <w:tcPr>
            <w:tcW w:w="900" w:type="dxa"/>
          </w:tcPr>
          <w:p w14:paraId="5E4AB7AC" w14:textId="77777777" w:rsidR="00825DE6" w:rsidRDefault="003931CA">
            <w:pPr>
              <w:spacing w:before="10" w:after="10"/>
              <w:jc w:val="right"/>
            </w:pPr>
            <w:r>
              <w:rPr>
                <w:sz w:val="16"/>
              </w:rPr>
              <w:t>$1.20</w:t>
            </w:r>
          </w:p>
        </w:tc>
        <w:tc>
          <w:tcPr>
            <w:tcW w:w="900" w:type="dxa"/>
          </w:tcPr>
          <w:p w14:paraId="7375188C" w14:textId="77777777" w:rsidR="00825DE6" w:rsidRDefault="003931CA">
            <w:pPr>
              <w:spacing w:before="10" w:after="10"/>
              <w:jc w:val="right"/>
            </w:pPr>
            <w:r>
              <w:rPr>
                <w:sz w:val="16"/>
              </w:rPr>
              <w:t>$0.098</w:t>
            </w:r>
          </w:p>
        </w:tc>
        <w:tc>
          <w:tcPr>
            <w:tcW w:w="900" w:type="dxa"/>
          </w:tcPr>
          <w:p w14:paraId="6E3BB59B" w14:textId="77777777" w:rsidR="00825DE6" w:rsidRDefault="003931CA">
            <w:pPr>
              <w:spacing w:before="10" w:after="10"/>
              <w:jc w:val="right"/>
            </w:pPr>
            <w:r>
              <w:rPr>
                <w:sz w:val="16"/>
              </w:rPr>
              <w:t>$0.046</w:t>
            </w:r>
          </w:p>
        </w:tc>
        <w:tc>
          <w:tcPr>
            <w:tcW w:w="500" w:type="dxa"/>
          </w:tcPr>
          <w:p w14:paraId="03B2FA2B" w14:textId="77777777" w:rsidR="00825DE6" w:rsidRDefault="003931CA">
            <w:pPr>
              <w:spacing w:before="10" w:after="10"/>
              <w:jc w:val="right"/>
            </w:pPr>
            <w:r>
              <w:rPr>
                <w:sz w:val="16"/>
              </w:rPr>
              <w:t>1.08</w:t>
            </w:r>
          </w:p>
        </w:tc>
        <w:tc>
          <w:tcPr>
            <w:tcW w:w="850" w:type="dxa"/>
          </w:tcPr>
          <w:p w14:paraId="0433E4AB" w14:textId="77777777" w:rsidR="00825DE6" w:rsidRDefault="003931CA">
            <w:pPr>
              <w:spacing w:before="10" w:after="10"/>
              <w:jc w:val="right"/>
            </w:pPr>
            <w:r>
              <w:rPr>
                <w:sz w:val="16"/>
              </w:rPr>
              <w:t>$0.130</w:t>
            </w:r>
          </w:p>
        </w:tc>
        <w:tc>
          <w:tcPr>
            <w:tcW w:w="750" w:type="dxa"/>
          </w:tcPr>
          <w:p w14:paraId="55D82B91" w14:textId="77777777" w:rsidR="00825DE6" w:rsidRDefault="003931CA">
            <w:pPr>
              <w:spacing w:before="10" w:after="10"/>
              <w:jc w:val="right"/>
            </w:pPr>
            <w:r>
              <w:rPr>
                <w:sz w:val="16"/>
              </w:rPr>
              <w:t>—</w:t>
            </w:r>
          </w:p>
        </w:tc>
        <w:tc>
          <w:tcPr>
            <w:tcW w:w="750" w:type="dxa"/>
          </w:tcPr>
          <w:p w14:paraId="610C4366" w14:textId="77777777" w:rsidR="00825DE6" w:rsidRDefault="003931CA">
            <w:pPr>
              <w:spacing w:before="10" w:after="10"/>
            </w:pPr>
            <w:r>
              <w:rPr>
                <w:sz w:val="16"/>
              </w:rPr>
              <w:t>hybrid</w:t>
            </w:r>
          </w:p>
        </w:tc>
      </w:tr>
      <w:tr w:rsidR="00825DE6" w14:paraId="7C1D28B0" w14:textId="77777777">
        <w:trPr>
          <w:jc w:val="center"/>
        </w:trPr>
        <w:tc>
          <w:tcPr>
            <w:tcW w:w="550" w:type="dxa"/>
          </w:tcPr>
          <w:p w14:paraId="603D2455" w14:textId="77777777" w:rsidR="00825DE6" w:rsidRDefault="003931CA">
            <w:pPr>
              <w:spacing w:before="10" w:after="10"/>
            </w:pPr>
            <w:r>
              <w:rPr>
                <w:sz w:val="16"/>
              </w:rPr>
              <w:t>48(46)</w:t>
            </w:r>
          </w:p>
        </w:tc>
        <w:tc>
          <w:tcPr>
            <w:tcW w:w="1500" w:type="dxa"/>
          </w:tcPr>
          <w:p w14:paraId="24A7C82B" w14:textId="77777777" w:rsidR="00825DE6" w:rsidRDefault="003931CA">
            <w:pPr>
              <w:spacing w:before="10" w:after="10"/>
            </w:pPr>
            <w:r>
              <w:rPr>
                <w:sz w:val="16"/>
              </w:rPr>
              <w:t>Portugal</w:t>
            </w:r>
          </w:p>
        </w:tc>
        <w:tc>
          <w:tcPr>
            <w:tcW w:w="900" w:type="dxa"/>
          </w:tcPr>
          <w:p w14:paraId="53B6D3B1" w14:textId="77777777" w:rsidR="00825DE6" w:rsidRDefault="003931CA">
            <w:pPr>
              <w:spacing w:before="10" w:after="10"/>
              <w:jc w:val="right"/>
            </w:pPr>
            <w:r>
              <w:rPr>
                <w:sz w:val="16"/>
              </w:rPr>
              <w:t>$1.20</w:t>
            </w:r>
          </w:p>
        </w:tc>
        <w:tc>
          <w:tcPr>
            <w:tcW w:w="900" w:type="dxa"/>
          </w:tcPr>
          <w:p w14:paraId="27E3FE60" w14:textId="77777777" w:rsidR="00825DE6" w:rsidRDefault="003931CA">
            <w:pPr>
              <w:spacing w:before="10" w:after="10"/>
              <w:jc w:val="right"/>
            </w:pPr>
            <w:r>
              <w:rPr>
                <w:sz w:val="16"/>
              </w:rPr>
              <w:t>$0.091</w:t>
            </w:r>
          </w:p>
        </w:tc>
        <w:tc>
          <w:tcPr>
            <w:tcW w:w="900" w:type="dxa"/>
          </w:tcPr>
          <w:p w14:paraId="70A270E1" w14:textId="77777777" w:rsidR="00825DE6" w:rsidRDefault="003931CA">
            <w:pPr>
              <w:spacing w:before="10" w:after="10"/>
              <w:jc w:val="right"/>
            </w:pPr>
            <w:r>
              <w:rPr>
                <w:sz w:val="16"/>
              </w:rPr>
              <w:t>$0.055</w:t>
            </w:r>
          </w:p>
        </w:tc>
        <w:tc>
          <w:tcPr>
            <w:tcW w:w="500" w:type="dxa"/>
          </w:tcPr>
          <w:p w14:paraId="22D156EF" w14:textId="77777777" w:rsidR="00825DE6" w:rsidRDefault="003931CA">
            <w:pPr>
              <w:spacing w:before="10" w:after="10"/>
              <w:jc w:val="right"/>
            </w:pPr>
            <w:r>
              <w:rPr>
                <w:sz w:val="16"/>
              </w:rPr>
              <w:t>1.20</w:t>
            </w:r>
          </w:p>
        </w:tc>
        <w:tc>
          <w:tcPr>
            <w:tcW w:w="850" w:type="dxa"/>
          </w:tcPr>
          <w:p w14:paraId="5400D794" w14:textId="77777777" w:rsidR="00825DE6" w:rsidRDefault="003931CA">
            <w:pPr>
              <w:spacing w:before="10" w:after="10"/>
              <w:jc w:val="right"/>
            </w:pPr>
            <w:r>
              <w:rPr>
                <w:sz w:val="16"/>
              </w:rPr>
              <w:t>$0.109</w:t>
            </w:r>
          </w:p>
        </w:tc>
        <w:tc>
          <w:tcPr>
            <w:tcW w:w="750" w:type="dxa"/>
          </w:tcPr>
          <w:p w14:paraId="3F5B30EB" w14:textId="77777777" w:rsidR="00825DE6" w:rsidRDefault="003931CA">
            <w:pPr>
              <w:spacing w:before="10" w:after="10"/>
              <w:jc w:val="right"/>
            </w:pPr>
            <w:r>
              <w:rPr>
                <w:sz w:val="16"/>
              </w:rPr>
              <w:t>—</w:t>
            </w:r>
          </w:p>
        </w:tc>
        <w:tc>
          <w:tcPr>
            <w:tcW w:w="750" w:type="dxa"/>
          </w:tcPr>
          <w:p w14:paraId="28706D48" w14:textId="77777777" w:rsidR="00825DE6" w:rsidRDefault="003931CA">
            <w:pPr>
              <w:spacing w:before="10" w:after="10"/>
            </w:pPr>
            <w:r>
              <w:rPr>
                <w:sz w:val="16"/>
              </w:rPr>
              <w:t>import</w:t>
            </w:r>
          </w:p>
        </w:tc>
      </w:tr>
      <w:tr w:rsidR="00825DE6" w14:paraId="1EF10990" w14:textId="77777777">
        <w:trPr>
          <w:jc w:val="center"/>
        </w:trPr>
        <w:tc>
          <w:tcPr>
            <w:tcW w:w="550" w:type="dxa"/>
          </w:tcPr>
          <w:p w14:paraId="05AED75C" w14:textId="77777777" w:rsidR="00825DE6" w:rsidRDefault="003931CA">
            <w:pPr>
              <w:spacing w:before="10" w:after="10"/>
            </w:pPr>
            <w:r>
              <w:rPr>
                <w:sz w:val="16"/>
              </w:rPr>
              <w:t>49(47)</w:t>
            </w:r>
          </w:p>
        </w:tc>
        <w:tc>
          <w:tcPr>
            <w:tcW w:w="1500" w:type="dxa"/>
          </w:tcPr>
          <w:p w14:paraId="1F889BCC" w14:textId="77777777" w:rsidR="00825DE6" w:rsidRDefault="003931CA">
            <w:pPr>
              <w:spacing w:before="10" w:after="10"/>
            </w:pPr>
            <w:r>
              <w:rPr>
                <w:sz w:val="16"/>
              </w:rPr>
              <w:t>Malaysia</w:t>
            </w:r>
          </w:p>
        </w:tc>
        <w:tc>
          <w:tcPr>
            <w:tcW w:w="900" w:type="dxa"/>
          </w:tcPr>
          <w:p w14:paraId="56CD9D80" w14:textId="77777777" w:rsidR="00825DE6" w:rsidRDefault="003931CA">
            <w:pPr>
              <w:spacing w:before="10" w:after="10"/>
              <w:jc w:val="right"/>
            </w:pPr>
            <w:r>
              <w:rPr>
                <w:sz w:val="16"/>
              </w:rPr>
              <w:t>$1.20</w:t>
            </w:r>
          </w:p>
        </w:tc>
        <w:tc>
          <w:tcPr>
            <w:tcW w:w="900" w:type="dxa"/>
          </w:tcPr>
          <w:p w14:paraId="292020C7" w14:textId="77777777" w:rsidR="00825DE6" w:rsidRDefault="003931CA">
            <w:pPr>
              <w:spacing w:before="10" w:after="10"/>
              <w:jc w:val="right"/>
            </w:pPr>
            <w:r>
              <w:rPr>
                <w:sz w:val="16"/>
              </w:rPr>
              <w:t>$0.087</w:t>
            </w:r>
          </w:p>
        </w:tc>
        <w:tc>
          <w:tcPr>
            <w:tcW w:w="900" w:type="dxa"/>
          </w:tcPr>
          <w:p w14:paraId="50962DA3" w14:textId="77777777" w:rsidR="00825DE6" w:rsidRDefault="003931CA">
            <w:pPr>
              <w:spacing w:before="10" w:after="10"/>
              <w:jc w:val="right"/>
            </w:pPr>
            <w:r>
              <w:rPr>
                <w:sz w:val="16"/>
              </w:rPr>
              <w:t>$0.061</w:t>
            </w:r>
          </w:p>
        </w:tc>
        <w:tc>
          <w:tcPr>
            <w:tcW w:w="500" w:type="dxa"/>
          </w:tcPr>
          <w:p w14:paraId="2C619AA9" w14:textId="77777777" w:rsidR="00825DE6" w:rsidRDefault="003931CA">
            <w:pPr>
              <w:spacing w:before="10" w:after="10"/>
              <w:jc w:val="right"/>
            </w:pPr>
            <w:r>
              <w:rPr>
                <w:sz w:val="16"/>
              </w:rPr>
              <w:t>1.26</w:t>
            </w:r>
          </w:p>
        </w:tc>
        <w:tc>
          <w:tcPr>
            <w:tcW w:w="850" w:type="dxa"/>
          </w:tcPr>
          <w:p w14:paraId="37771412" w14:textId="77777777" w:rsidR="00825DE6" w:rsidRDefault="003931CA">
            <w:pPr>
              <w:spacing w:before="10" w:after="10"/>
              <w:jc w:val="right"/>
            </w:pPr>
            <w:r>
              <w:rPr>
                <w:sz w:val="16"/>
              </w:rPr>
              <w:t>$0.099</w:t>
            </w:r>
          </w:p>
        </w:tc>
        <w:tc>
          <w:tcPr>
            <w:tcW w:w="750" w:type="dxa"/>
          </w:tcPr>
          <w:p w14:paraId="6E49C5BC" w14:textId="77777777" w:rsidR="00825DE6" w:rsidRDefault="003931CA">
            <w:pPr>
              <w:spacing w:before="10" w:after="10"/>
              <w:jc w:val="right"/>
            </w:pPr>
            <w:r>
              <w:rPr>
                <w:sz w:val="16"/>
              </w:rPr>
              <w:t>—</w:t>
            </w:r>
          </w:p>
        </w:tc>
        <w:tc>
          <w:tcPr>
            <w:tcW w:w="750" w:type="dxa"/>
          </w:tcPr>
          <w:p w14:paraId="1F33BD47" w14:textId="77777777" w:rsidR="00825DE6" w:rsidRDefault="003931CA">
            <w:pPr>
              <w:spacing w:before="10" w:after="10"/>
            </w:pPr>
            <w:r>
              <w:rPr>
                <w:sz w:val="16"/>
              </w:rPr>
              <w:t>hybrid</w:t>
            </w:r>
          </w:p>
        </w:tc>
      </w:tr>
      <w:tr w:rsidR="00825DE6" w14:paraId="4995030C" w14:textId="77777777">
        <w:trPr>
          <w:jc w:val="center"/>
        </w:trPr>
        <w:tc>
          <w:tcPr>
            <w:tcW w:w="550" w:type="dxa"/>
          </w:tcPr>
          <w:p w14:paraId="200898B4" w14:textId="77777777" w:rsidR="00825DE6" w:rsidRDefault="003931CA">
            <w:pPr>
              <w:spacing w:before="10" w:after="10"/>
            </w:pPr>
            <w:r>
              <w:rPr>
                <w:sz w:val="16"/>
              </w:rPr>
              <w:t>50(48)</w:t>
            </w:r>
          </w:p>
        </w:tc>
        <w:tc>
          <w:tcPr>
            <w:tcW w:w="1500" w:type="dxa"/>
          </w:tcPr>
          <w:p w14:paraId="04D6FE7F" w14:textId="77777777" w:rsidR="00825DE6" w:rsidRDefault="003931CA">
            <w:pPr>
              <w:spacing w:before="10" w:after="10"/>
            </w:pPr>
            <w:r>
              <w:rPr>
                <w:sz w:val="16"/>
              </w:rPr>
              <w:t>Philippines</w:t>
            </w:r>
          </w:p>
        </w:tc>
        <w:tc>
          <w:tcPr>
            <w:tcW w:w="900" w:type="dxa"/>
          </w:tcPr>
          <w:p w14:paraId="46EDFE17" w14:textId="77777777" w:rsidR="00825DE6" w:rsidRDefault="003931CA">
            <w:pPr>
              <w:spacing w:before="10" w:after="10"/>
              <w:jc w:val="right"/>
            </w:pPr>
            <w:r>
              <w:rPr>
                <w:sz w:val="16"/>
              </w:rPr>
              <w:t>$1.20</w:t>
            </w:r>
          </w:p>
        </w:tc>
        <w:tc>
          <w:tcPr>
            <w:tcW w:w="900" w:type="dxa"/>
          </w:tcPr>
          <w:p w14:paraId="33399BC9" w14:textId="77777777" w:rsidR="00825DE6" w:rsidRDefault="003931CA">
            <w:pPr>
              <w:spacing w:before="10" w:after="10"/>
              <w:jc w:val="right"/>
            </w:pPr>
            <w:r>
              <w:rPr>
                <w:sz w:val="16"/>
              </w:rPr>
              <w:t>$0.102</w:t>
            </w:r>
          </w:p>
        </w:tc>
        <w:tc>
          <w:tcPr>
            <w:tcW w:w="900" w:type="dxa"/>
          </w:tcPr>
          <w:p w14:paraId="441A4948" w14:textId="77777777" w:rsidR="00825DE6" w:rsidRDefault="003931CA">
            <w:pPr>
              <w:spacing w:before="10" w:after="10"/>
              <w:jc w:val="right"/>
            </w:pPr>
            <w:r>
              <w:rPr>
                <w:sz w:val="16"/>
              </w:rPr>
              <w:t>$0.046</w:t>
            </w:r>
          </w:p>
        </w:tc>
        <w:tc>
          <w:tcPr>
            <w:tcW w:w="500" w:type="dxa"/>
          </w:tcPr>
          <w:p w14:paraId="3F7A3223" w14:textId="77777777" w:rsidR="00825DE6" w:rsidRDefault="003931CA">
            <w:pPr>
              <w:spacing w:before="10" w:after="10"/>
              <w:jc w:val="right"/>
            </w:pPr>
            <w:r>
              <w:rPr>
                <w:sz w:val="16"/>
              </w:rPr>
              <w:t>1.27</w:t>
            </w:r>
          </w:p>
        </w:tc>
        <w:tc>
          <w:tcPr>
            <w:tcW w:w="850" w:type="dxa"/>
          </w:tcPr>
          <w:p w14:paraId="4DE24088" w14:textId="77777777" w:rsidR="00825DE6" w:rsidRDefault="003931CA">
            <w:pPr>
              <w:spacing w:before="10" w:after="10"/>
              <w:jc w:val="right"/>
            </w:pPr>
            <w:r>
              <w:rPr>
                <w:sz w:val="16"/>
              </w:rPr>
              <w:t>$0.115</w:t>
            </w:r>
          </w:p>
        </w:tc>
        <w:tc>
          <w:tcPr>
            <w:tcW w:w="750" w:type="dxa"/>
          </w:tcPr>
          <w:p w14:paraId="7BD276BF" w14:textId="77777777" w:rsidR="00825DE6" w:rsidRDefault="003931CA">
            <w:pPr>
              <w:spacing w:before="10" w:after="10"/>
              <w:jc w:val="right"/>
            </w:pPr>
            <w:r>
              <w:rPr>
                <w:sz w:val="16"/>
              </w:rPr>
              <w:t>—</w:t>
            </w:r>
          </w:p>
        </w:tc>
        <w:tc>
          <w:tcPr>
            <w:tcW w:w="750" w:type="dxa"/>
          </w:tcPr>
          <w:p w14:paraId="54227951" w14:textId="77777777" w:rsidR="00825DE6" w:rsidRDefault="003931CA">
            <w:pPr>
              <w:spacing w:before="10" w:after="10"/>
            </w:pPr>
            <w:r>
              <w:rPr>
                <w:sz w:val="16"/>
              </w:rPr>
              <w:t>hybrid</w:t>
            </w:r>
          </w:p>
        </w:tc>
      </w:tr>
      <w:tr w:rsidR="00825DE6" w14:paraId="790EC319" w14:textId="77777777">
        <w:trPr>
          <w:jc w:val="center"/>
        </w:trPr>
        <w:tc>
          <w:tcPr>
            <w:tcW w:w="550" w:type="dxa"/>
          </w:tcPr>
          <w:p w14:paraId="74A2CF67" w14:textId="77777777" w:rsidR="00825DE6" w:rsidRDefault="003931CA">
            <w:pPr>
              <w:spacing w:before="10" w:after="10"/>
            </w:pPr>
            <w:r>
              <w:rPr>
                <w:sz w:val="16"/>
              </w:rPr>
              <w:t>51(49)</w:t>
            </w:r>
          </w:p>
        </w:tc>
        <w:tc>
          <w:tcPr>
            <w:tcW w:w="1500" w:type="dxa"/>
          </w:tcPr>
          <w:p w14:paraId="24FB9FC6" w14:textId="77777777" w:rsidR="00825DE6" w:rsidRDefault="003931CA">
            <w:pPr>
              <w:spacing w:before="10" w:after="10"/>
            </w:pPr>
            <w:r>
              <w:rPr>
                <w:sz w:val="16"/>
              </w:rPr>
              <w:t>Taiwan</w:t>
            </w:r>
          </w:p>
        </w:tc>
        <w:tc>
          <w:tcPr>
            <w:tcW w:w="900" w:type="dxa"/>
          </w:tcPr>
          <w:p w14:paraId="642D446C" w14:textId="77777777" w:rsidR="00825DE6" w:rsidRDefault="003931CA">
            <w:pPr>
              <w:spacing w:before="10" w:after="10"/>
              <w:jc w:val="right"/>
            </w:pPr>
            <w:r>
              <w:rPr>
                <w:sz w:val="16"/>
              </w:rPr>
              <w:t>$1.21</w:t>
            </w:r>
          </w:p>
        </w:tc>
        <w:tc>
          <w:tcPr>
            <w:tcW w:w="900" w:type="dxa"/>
          </w:tcPr>
          <w:p w14:paraId="37A6C6BD" w14:textId="77777777" w:rsidR="00825DE6" w:rsidRDefault="003931CA">
            <w:pPr>
              <w:spacing w:before="10" w:after="10"/>
              <w:jc w:val="right"/>
            </w:pPr>
            <w:r>
              <w:rPr>
                <w:sz w:val="16"/>
              </w:rPr>
              <w:t>$0.082</w:t>
            </w:r>
          </w:p>
        </w:tc>
        <w:tc>
          <w:tcPr>
            <w:tcW w:w="900" w:type="dxa"/>
          </w:tcPr>
          <w:p w14:paraId="142322E5" w14:textId="77777777" w:rsidR="00825DE6" w:rsidRDefault="003931CA">
            <w:pPr>
              <w:spacing w:before="10" w:after="10"/>
              <w:jc w:val="right"/>
            </w:pPr>
            <w:r>
              <w:rPr>
                <w:sz w:val="16"/>
              </w:rPr>
              <w:t>$0.067</w:t>
            </w:r>
          </w:p>
        </w:tc>
        <w:tc>
          <w:tcPr>
            <w:tcW w:w="500" w:type="dxa"/>
          </w:tcPr>
          <w:p w14:paraId="22FE63B0" w14:textId="77777777" w:rsidR="00825DE6" w:rsidRDefault="003931CA">
            <w:pPr>
              <w:spacing w:before="10" w:after="10"/>
              <w:jc w:val="right"/>
            </w:pPr>
            <w:r>
              <w:rPr>
                <w:sz w:val="16"/>
              </w:rPr>
              <w:t>1.25</w:t>
            </w:r>
          </w:p>
        </w:tc>
        <w:tc>
          <w:tcPr>
            <w:tcW w:w="850" w:type="dxa"/>
          </w:tcPr>
          <w:p w14:paraId="14432F22" w14:textId="77777777" w:rsidR="00825DE6" w:rsidRDefault="003931CA">
            <w:pPr>
              <w:spacing w:before="10" w:after="10"/>
              <w:jc w:val="right"/>
            </w:pPr>
            <w:r>
              <w:rPr>
                <w:sz w:val="16"/>
              </w:rPr>
              <w:t>$0.094</w:t>
            </w:r>
          </w:p>
        </w:tc>
        <w:tc>
          <w:tcPr>
            <w:tcW w:w="750" w:type="dxa"/>
          </w:tcPr>
          <w:p w14:paraId="7073D6CF" w14:textId="77777777" w:rsidR="00825DE6" w:rsidRDefault="003931CA">
            <w:pPr>
              <w:spacing w:before="10" w:after="10"/>
              <w:jc w:val="right"/>
            </w:pPr>
            <w:r>
              <w:rPr>
                <w:sz w:val="16"/>
              </w:rPr>
              <w:t>—</w:t>
            </w:r>
          </w:p>
        </w:tc>
        <w:tc>
          <w:tcPr>
            <w:tcW w:w="750" w:type="dxa"/>
          </w:tcPr>
          <w:p w14:paraId="2704AA87" w14:textId="77777777" w:rsidR="00825DE6" w:rsidRDefault="003931CA">
            <w:pPr>
              <w:spacing w:before="10" w:after="10"/>
            </w:pPr>
            <w:r>
              <w:rPr>
                <w:sz w:val="16"/>
              </w:rPr>
              <w:t>hybrid</w:t>
            </w:r>
          </w:p>
        </w:tc>
      </w:tr>
      <w:tr w:rsidR="00825DE6" w14:paraId="01A7F583" w14:textId="77777777">
        <w:trPr>
          <w:jc w:val="center"/>
        </w:trPr>
        <w:tc>
          <w:tcPr>
            <w:tcW w:w="550" w:type="dxa"/>
          </w:tcPr>
          <w:p w14:paraId="465F8FEA" w14:textId="77777777" w:rsidR="00825DE6" w:rsidRDefault="003931CA">
            <w:pPr>
              <w:spacing w:before="10" w:after="10"/>
            </w:pPr>
            <w:r>
              <w:rPr>
                <w:sz w:val="16"/>
              </w:rPr>
              <w:t>52(50)</w:t>
            </w:r>
          </w:p>
        </w:tc>
        <w:tc>
          <w:tcPr>
            <w:tcW w:w="1500" w:type="dxa"/>
          </w:tcPr>
          <w:p w14:paraId="5B20EB55" w14:textId="77777777" w:rsidR="00825DE6" w:rsidRDefault="003931CA">
            <w:pPr>
              <w:spacing w:before="10" w:after="10"/>
            </w:pPr>
            <w:r>
              <w:rPr>
                <w:sz w:val="16"/>
              </w:rPr>
              <w:t>Israel</w:t>
            </w:r>
          </w:p>
        </w:tc>
        <w:tc>
          <w:tcPr>
            <w:tcW w:w="900" w:type="dxa"/>
          </w:tcPr>
          <w:p w14:paraId="18F1083A" w14:textId="77777777" w:rsidR="00825DE6" w:rsidRDefault="003931CA">
            <w:pPr>
              <w:spacing w:before="10" w:after="10"/>
              <w:jc w:val="right"/>
            </w:pPr>
            <w:r>
              <w:rPr>
                <w:sz w:val="16"/>
              </w:rPr>
              <w:t>$1.21</w:t>
            </w:r>
          </w:p>
        </w:tc>
        <w:tc>
          <w:tcPr>
            <w:tcW w:w="900" w:type="dxa"/>
          </w:tcPr>
          <w:p w14:paraId="71D56592" w14:textId="77777777" w:rsidR="00825DE6" w:rsidRDefault="003931CA">
            <w:pPr>
              <w:spacing w:before="10" w:after="10"/>
              <w:jc w:val="right"/>
            </w:pPr>
            <w:r>
              <w:rPr>
                <w:sz w:val="16"/>
              </w:rPr>
              <w:t>$0.097</w:t>
            </w:r>
          </w:p>
        </w:tc>
        <w:tc>
          <w:tcPr>
            <w:tcW w:w="900" w:type="dxa"/>
          </w:tcPr>
          <w:p w14:paraId="22A67D57" w14:textId="77777777" w:rsidR="00825DE6" w:rsidRDefault="003931CA">
            <w:pPr>
              <w:spacing w:before="10" w:after="10"/>
              <w:jc w:val="right"/>
            </w:pPr>
            <w:r>
              <w:rPr>
                <w:sz w:val="16"/>
              </w:rPr>
              <w:t>$0.053</w:t>
            </w:r>
          </w:p>
        </w:tc>
        <w:tc>
          <w:tcPr>
            <w:tcW w:w="500" w:type="dxa"/>
          </w:tcPr>
          <w:p w14:paraId="68232A46" w14:textId="77777777" w:rsidR="00825DE6" w:rsidRDefault="003931CA">
            <w:pPr>
              <w:spacing w:before="10" w:after="10"/>
              <w:jc w:val="right"/>
            </w:pPr>
            <w:r>
              <w:rPr>
                <w:sz w:val="16"/>
              </w:rPr>
              <w:t>1.28</w:t>
            </w:r>
          </w:p>
        </w:tc>
        <w:tc>
          <w:tcPr>
            <w:tcW w:w="850" w:type="dxa"/>
          </w:tcPr>
          <w:p w14:paraId="2819BE0F" w14:textId="77777777" w:rsidR="00825DE6" w:rsidRDefault="003931CA">
            <w:pPr>
              <w:spacing w:before="10" w:after="10"/>
              <w:jc w:val="right"/>
            </w:pPr>
            <w:r>
              <w:rPr>
                <w:sz w:val="16"/>
              </w:rPr>
              <w:t>$0.108</w:t>
            </w:r>
          </w:p>
        </w:tc>
        <w:tc>
          <w:tcPr>
            <w:tcW w:w="750" w:type="dxa"/>
          </w:tcPr>
          <w:p w14:paraId="7E9D1E3C" w14:textId="77777777" w:rsidR="00825DE6" w:rsidRDefault="003931CA">
            <w:pPr>
              <w:spacing w:before="10" w:after="10"/>
              <w:jc w:val="right"/>
            </w:pPr>
            <w:r>
              <w:rPr>
                <w:sz w:val="16"/>
              </w:rPr>
              <w:t>—</w:t>
            </w:r>
          </w:p>
        </w:tc>
        <w:tc>
          <w:tcPr>
            <w:tcW w:w="750" w:type="dxa"/>
          </w:tcPr>
          <w:p w14:paraId="6C9DED5D" w14:textId="77777777" w:rsidR="00825DE6" w:rsidRDefault="003931CA">
            <w:pPr>
              <w:spacing w:before="10" w:after="10"/>
            </w:pPr>
            <w:r>
              <w:rPr>
                <w:sz w:val="16"/>
              </w:rPr>
              <w:t>import</w:t>
            </w:r>
          </w:p>
        </w:tc>
      </w:tr>
      <w:tr w:rsidR="00825DE6" w14:paraId="0F751856" w14:textId="77777777">
        <w:trPr>
          <w:jc w:val="center"/>
        </w:trPr>
        <w:tc>
          <w:tcPr>
            <w:tcW w:w="550" w:type="dxa"/>
          </w:tcPr>
          <w:p w14:paraId="23824549" w14:textId="77777777" w:rsidR="00825DE6" w:rsidRDefault="003931CA">
            <w:pPr>
              <w:spacing w:before="10" w:after="10"/>
            </w:pPr>
            <w:r>
              <w:rPr>
                <w:sz w:val="16"/>
              </w:rPr>
              <w:t>53(51)</w:t>
            </w:r>
          </w:p>
        </w:tc>
        <w:tc>
          <w:tcPr>
            <w:tcW w:w="1500" w:type="dxa"/>
          </w:tcPr>
          <w:p w14:paraId="57A8B8D1" w14:textId="77777777" w:rsidR="00825DE6" w:rsidRDefault="003931CA">
            <w:pPr>
              <w:spacing w:before="10" w:after="10"/>
            </w:pPr>
            <w:r>
              <w:rPr>
                <w:sz w:val="16"/>
              </w:rPr>
              <w:t>Thailand</w:t>
            </w:r>
          </w:p>
        </w:tc>
        <w:tc>
          <w:tcPr>
            <w:tcW w:w="900" w:type="dxa"/>
          </w:tcPr>
          <w:p w14:paraId="7EC71136" w14:textId="77777777" w:rsidR="00825DE6" w:rsidRDefault="003931CA">
            <w:pPr>
              <w:spacing w:before="10" w:after="10"/>
              <w:jc w:val="right"/>
            </w:pPr>
            <w:r>
              <w:rPr>
                <w:sz w:val="16"/>
              </w:rPr>
              <w:t>$1.21</w:t>
            </w:r>
          </w:p>
        </w:tc>
        <w:tc>
          <w:tcPr>
            <w:tcW w:w="900" w:type="dxa"/>
          </w:tcPr>
          <w:p w14:paraId="35EC40B3" w14:textId="77777777" w:rsidR="00825DE6" w:rsidRDefault="003931CA">
            <w:pPr>
              <w:spacing w:before="10" w:after="10"/>
              <w:jc w:val="right"/>
            </w:pPr>
            <w:r>
              <w:rPr>
                <w:sz w:val="16"/>
              </w:rPr>
              <w:t>$0.098</w:t>
            </w:r>
          </w:p>
        </w:tc>
        <w:tc>
          <w:tcPr>
            <w:tcW w:w="900" w:type="dxa"/>
          </w:tcPr>
          <w:p w14:paraId="437AE513" w14:textId="77777777" w:rsidR="00825DE6" w:rsidRDefault="003931CA">
            <w:pPr>
              <w:spacing w:before="10" w:after="10"/>
              <w:jc w:val="right"/>
            </w:pPr>
            <w:r>
              <w:rPr>
                <w:sz w:val="16"/>
              </w:rPr>
              <w:t>$0.052</w:t>
            </w:r>
          </w:p>
        </w:tc>
        <w:tc>
          <w:tcPr>
            <w:tcW w:w="500" w:type="dxa"/>
          </w:tcPr>
          <w:p w14:paraId="5CB2DFC5" w14:textId="77777777" w:rsidR="00825DE6" w:rsidRDefault="003931CA">
            <w:pPr>
              <w:spacing w:before="10" w:after="10"/>
              <w:jc w:val="right"/>
            </w:pPr>
            <w:r>
              <w:rPr>
                <w:sz w:val="16"/>
              </w:rPr>
              <w:t>1.29</w:t>
            </w:r>
          </w:p>
        </w:tc>
        <w:tc>
          <w:tcPr>
            <w:tcW w:w="850" w:type="dxa"/>
          </w:tcPr>
          <w:p w14:paraId="553F688C" w14:textId="77777777" w:rsidR="00825DE6" w:rsidRDefault="003931CA">
            <w:pPr>
              <w:spacing w:before="10" w:after="10"/>
              <w:jc w:val="right"/>
            </w:pPr>
            <w:r>
              <w:rPr>
                <w:sz w:val="16"/>
              </w:rPr>
              <w:t>$0.108</w:t>
            </w:r>
          </w:p>
        </w:tc>
        <w:tc>
          <w:tcPr>
            <w:tcW w:w="750" w:type="dxa"/>
          </w:tcPr>
          <w:p w14:paraId="7C9AB6D8" w14:textId="77777777" w:rsidR="00825DE6" w:rsidRDefault="003931CA">
            <w:pPr>
              <w:spacing w:before="10" w:after="10"/>
              <w:jc w:val="right"/>
            </w:pPr>
            <w:r>
              <w:rPr>
                <w:sz w:val="16"/>
              </w:rPr>
              <w:t>—</w:t>
            </w:r>
          </w:p>
        </w:tc>
        <w:tc>
          <w:tcPr>
            <w:tcW w:w="750" w:type="dxa"/>
          </w:tcPr>
          <w:p w14:paraId="56658390" w14:textId="77777777" w:rsidR="00825DE6" w:rsidRDefault="003931CA">
            <w:pPr>
              <w:spacing w:before="10" w:after="10"/>
            </w:pPr>
            <w:r>
              <w:rPr>
                <w:sz w:val="16"/>
              </w:rPr>
              <w:t>hybrid</w:t>
            </w:r>
          </w:p>
        </w:tc>
      </w:tr>
      <w:tr w:rsidR="00825DE6" w14:paraId="336DB150" w14:textId="77777777">
        <w:trPr>
          <w:jc w:val="center"/>
        </w:trPr>
        <w:tc>
          <w:tcPr>
            <w:tcW w:w="550" w:type="dxa"/>
          </w:tcPr>
          <w:p w14:paraId="1A3359BC" w14:textId="77777777" w:rsidR="00825DE6" w:rsidRDefault="003931CA">
            <w:pPr>
              <w:spacing w:before="10" w:after="10"/>
            </w:pPr>
            <w:r>
              <w:rPr>
                <w:sz w:val="16"/>
              </w:rPr>
              <w:t>54(52)</w:t>
            </w:r>
          </w:p>
        </w:tc>
        <w:tc>
          <w:tcPr>
            <w:tcW w:w="1500" w:type="dxa"/>
          </w:tcPr>
          <w:p w14:paraId="3F064781" w14:textId="77777777" w:rsidR="00825DE6" w:rsidRDefault="003931CA">
            <w:pPr>
              <w:spacing w:before="10" w:after="10"/>
            </w:pPr>
            <w:r>
              <w:rPr>
                <w:sz w:val="16"/>
              </w:rPr>
              <w:t>Spain</w:t>
            </w:r>
          </w:p>
        </w:tc>
        <w:tc>
          <w:tcPr>
            <w:tcW w:w="900" w:type="dxa"/>
          </w:tcPr>
          <w:p w14:paraId="6EF20144" w14:textId="77777777" w:rsidR="00825DE6" w:rsidRDefault="003931CA">
            <w:pPr>
              <w:spacing w:before="10" w:after="10"/>
              <w:jc w:val="right"/>
            </w:pPr>
            <w:r>
              <w:rPr>
                <w:sz w:val="16"/>
              </w:rPr>
              <w:t>$1.21</w:t>
            </w:r>
          </w:p>
        </w:tc>
        <w:tc>
          <w:tcPr>
            <w:tcW w:w="900" w:type="dxa"/>
          </w:tcPr>
          <w:p w14:paraId="55279300" w14:textId="77777777" w:rsidR="00825DE6" w:rsidRDefault="003931CA">
            <w:pPr>
              <w:spacing w:before="10" w:after="10"/>
              <w:jc w:val="right"/>
            </w:pPr>
            <w:r>
              <w:rPr>
                <w:sz w:val="16"/>
              </w:rPr>
              <w:t>$0.097</w:t>
            </w:r>
          </w:p>
        </w:tc>
        <w:tc>
          <w:tcPr>
            <w:tcW w:w="900" w:type="dxa"/>
          </w:tcPr>
          <w:p w14:paraId="6A3F463B" w14:textId="77777777" w:rsidR="00825DE6" w:rsidRDefault="003931CA">
            <w:pPr>
              <w:spacing w:before="10" w:after="10"/>
              <w:jc w:val="right"/>
            </w:pPr>
            <w:r>
              <w:rPr>
                <w:sz w:val="16"/>
              </w:rPr>
              <w:t>$0.053</w:t>
            </w:r>
          </w:p>
        </w:tc>
        <w:tc>
          <w:tcPr>
            <w:tcW w:w="500" w:type="dxa"/>
          </w:tcPr>
          <w:p w14:paraId="18764078" w14:textId="77777777" w:rsidR="00825DE6" w:rsidRDefault="003931CA">
            <w:pPr>
              <w:spacing w:before="10" w:after="10"/>
              <w:jc w:val="right"/>
            </w:pPr>
            <w:r>
              <w:rPr>
                <w:sz w:val="16"/>
              </w:rPr>
              <w:t>1.23</w:t>
            </w:r>
          </w:p>
        </w:tc>
        <w:tc>
          <w:tcPr>
            <w:tcW w:w="850" w:type="dxa"/>
          </w:tcPr>
          <w:p w14:paraId="0B93F8D0" w14:textId="77777777" w:rsidR="00825DE6" w:rsidRDefault="003931CA">
            <w:pPr>
              <w:spacing w:before="10" w:after="10"/>
              <w:jc w:val="right"/>
            </w:pPr>
            <w:r>
              <w:rPr>
                <w:sz w:val="16"/>
              </w:rPr>
              <w:t>$0.113</w:t>
            </w:r>
          </w:p>
        </w:tc>
        <w:tc>
          <w:tcPr>
            <w:tcW w:w="750" w:type="dxa"/>
          </w:tcPr>
          <w:p w14:paraId="46BD0666" w14:textId="77777777" w:rsidR="00825DE6" w:rsidRDefault="003931CA">
            <w:pPr>
              <w:spacing w:before="10" w:after="10"/>
              <w:jc w:val="right"/>
            </w:pPr>
            <w:r>
              <w:rPr>
                <w:sz w:val="16"/>
              </w:rPr>
              <w:t>—</w:t>
            </w:r>
          </w:p>
        </w:tc>
        <w:tc>
          <w:tcPr>
            <w:tcW w:w="750" w:type="dxa"/>
          </w:tcPr>
          <w:p w14:paraId="5CAB51CB" w14:textId="77777777" w:rsidR="00825DE6" w:rsidRDefault="003931CA">
            <w:pPr>
              <w:spacing w:before="10" w:after="10"/>
            </w:pPr>
            <w:r>
              <w:rPr>
                <w:sz w:val="16"/>
              </w:rPr>
              <w:t>import</w:t>
            </w:r>
          </w:p>
        </w:tc>
      </w:tr>
      <w:tr w:rsidR="00825DE6" w14:paraId="446DDAA0" w14:textId="77777777">
        <w:trPr>
          <w:jc w:val="center"/>
        </w:trPr>
        <w:tc>
          <w:tcPr>
            <w:tcW w:w="550" w:type="dxa"/>
          </w:tcPr>
          <w:p w14:paraId="1238185E" w14:textId="77777777" w:rsidR="00825DE6" w:rsidRDefault="003931CA">
            <w:pPr>
              <w:spacing w:before="10" w:after="10"/>
            </w:pPr>
            <w:r>
              <w:rPr>
                <w:sz w:val="16"/>
              </w:rPr>
              <w:t>56(54)</w:t>
            </w:r>
          </w:p>
        </w:tc>
        <w:tc>
          <w:tcPr>
            <w:tcW w:w="1500" w:type="dxa"/>
          </w:tcPr>
          <w:p w14:paraId="0D0B7A82" w14:textId="77777777" w:rsidR="00825DE6" w:rsidRDefault="003931CA">
            <w:pPr>
              <w:spacing w:before="10" w:after="10"/>
            </w:pPr>
            <w:r>
              <w:rPr>
                <w:sz w:val="16"/>
              </w:rPr>
              <w:t>Malta</w:t>
            </w:r>
          </w:p>
        </w:tc>
        <w:tc>
          <w:tcPr>
            <w:tcW w:w="900" w:type="dxa"/>
          </w:tcPr>
          <w:p w14:paraId="0C679516" w14:textId="77777777" w:rsidR="00825DE6" w:rsidRDefault="003931CA">
            <w:pPr>
              <w:spacing w:before="10" w:after="10"/>
              <w:jc w:val="right"/>
            </w:pPr>
            <w:r>
              <w:rPr>
                <w:sz w:val="16"/>
              </w:rPr>
              <w:t>$1.21</w:t>
            </w:r>
          </w:p>
        </w:tc>
        <w:tc>
          <w:tcPr>
            <w:tcW w:w="900" w:type="dxa"/>
          </w:tcPr>
          <w:p w14:paraId="7CCF27E2" w14:textId="77777777" w:rsidR="00825DE6" w:rsidRDefault="003931CA">
            <w:pPr>
              <w:spacing w:before="10" w:after="10"/>
              <w:jc w:val="right"/>
            </w:pPr>
            <w:r>
              <w:rPr>
                <w:sz w:val="16"/>
              </w:rPr>
              <w:t>$0.097</w:t>
            </w:r>
          </w:p>
        </w:tc>
        <w:tc>
          <w:tcPr>
            <w:tcW w:w="900" w:type="dxa"/>
          </w:tcPr>
          <w:p w14:paraId="323A0077" w14:textId="77777777" w:rsidR="00825DE6" w:rsidRDefault="003931CA">
            <w:pPr>
              <w:spacing w:before="10" w:after="10"/>
              <w:jc w:val="right"/>
            </w:pPr>
            <w:r>
              <w:rPr>
                <w:sz w:val="16"/>
              </w:rPr>
              <w:t>$0.057</w:t>
            </w:r>
          </w:p>
        </w:tc>
        <w:tc>
          <w:tcPr>
            <w:tcW w:w="500" w:type="dxa"/>
          </w:tcPr>
          <w:p w14:paraId="76309657" w14:textId="77777777" w:rsidR="00825DE6" w:rsidRDefault="003931CA">
            <w:pPr>
              <w:spacing w:before="10" w:after="10"/>
              <w:jc w:val="right"/>
            </w:pPr>
            <w:r>
              <w:rPr>
                <w:sz w:val="16"/>
              </w:rPr>
              <w:t>1.26</w:t>
            </w:r>
          </w:p>
        </w:tc>
        <w:tc>
          <w:tcPr>
            <w:tcW w:w="850" w:type="dxa"/>
          </w:tcPr>
          <w:p w14:paraId="410481E4" w14:textId="77777777" w:rsidR="00825DE6" w:rsidRDefault="003931CA">
            <w:pPr>
              <w:spacing w:before="10" w:after="10"/>
              <w:jc w:val="right"/>
            </w:pPr>
            <w:r>
              <w:rPr>
                <w:sz w:val="16"/>
              </w:rPr>
              <w:t>$0.111</w:t>
            </w:r>
          </w:p>
        </w:tc>
        <w:tc>
          <w:tcPr>
            <w:tcW w:w="750" w:type="dxa"/>
          </w:tcPr>
          <w:p w14:paraId="64F7CC16" w14:textId="77777777" w:rsidR="00825DE6" w:rsidRDefault="003931CA">
            <w:pPr>
              <w:spacing w:before="10" w:after="10"/>
              <w:jc w:val="right"/>
            </w:pPr>
            <w:r>
              <w:rPr>
                <w:sz w:val="16"/>
              </w:rPr>
              <w:t>—</w:t>
            </w:r>
          </w:p>
        </w:tc>
        <w:tc>
          <w:tcPr>
            <w:tcW w:w="750" w:type="dxa"/>
          </w:tcPr>
          <w:p w14:paraId="115D540B" w14:textId="77777777" w:rsidR="00825DE6" w:rsidRDefault="003931CA">
            <w:pPr>
              <w:spacing w:before="10" w:after="10"/>
            </w:pPr>
            <w:r>
              <w:rPr>
                <w:sz w:val="16"/>
              </w:rPr>
              <w:t>import</w:t>
            </w:r>
          </w:p>
        </w:tc>
      </w:tr>
      <w:tr w:rsidR="00825DE6" w14:paraId="6425C63B" w14:textId="77777777">
        <w:trPr>
          <w:jc w:val="center"/>
        </w:trPr>
        <w:tc>
          <w:tcPr>
            <w:tcW w:w="550" w:type="dxa"/>
          </w:tcPr>
          <w:p w14:paraId="4569018B" w14:textId="77777777" w:rsidR="00825DE6" w:rsidRDefault="003931CA">
            <w:pPr>
              <w:spacing w:before="10" w:after="10"/>
            </w:pPr>
            <w:r>
              <w:rPr>
                <w:sz w:val="16"/>
              </w:rPr>
              <w:t>57(55)</w:t>
            </w:r>
          </w:p>
        </w:tc>
        <w:tc>
          <w:tcPr>
            <w:tcW w:w="1500" w:type="dxa"/>
          </w:tcPr>
          <w:p w14:paraId="686D0E08" w14:textId="77777777" w:rsidR="00825DE6" w:rsidRDefault="003931CA">
            <w:pPr>
              <w:spacing w:before="10" w:after="10"/>
            </w:pPr>
            <w:r>
              <w:rPr>
                <w:sz w:val="16"/>
              </w:rPr>
              <w:t>Pakistan</w:t>
            </w:r>
          </w:p>
        </w:tc>
        <w:tc>
          <w:tcPr>
            <w:tcW w:w="900" w:type="dxa"/>
          </w:tcPr>
          <w:p w14:paraId="3AC02F42" w14:textId="77777777" w:rsidR="00825DE6" w:rsidRDefault="003931CA">
            <w:pPr>
              <w:spacing w:before="10" w:after="10"/>
              <w:jc w:val="right"/>
            </w:pPr>
            <w:r>
              <w:rPr>
                <w:sz w:val="16"/>
              </w:rPr>
              <w:t>$1.21</w:t>
            </w:r>
          </w:p>
        </w:tc>
        <w:tc>
          <w:tcPr>
            <w:tcW w:w="900" w:type="dxa"/>
          </w:tcPr>
          <w:p w14:paraId="79E1D575" w14:textId="77777777" w:rsidR="00825DE6" w:rsidRDefault="003931CA">
            <w:pPr>
              <w:spacing w:before="10" w:after="10"/>
              <w:jc w:val="right"/>
            </w:pPr>
            <w:r>
              <w:rPr>
                <w:sz w:val="16"/>
              </w:rPr>
              <w:t>$0.122</w:t>
            </w:r>
          </w:p>
        </w:tc>
        <w:tc>
          <w:tcPr>
            <w:tcW w:w="900" w:type="dxa"/>
          </w:tcPr>
          <w:p w14:paraId="67C6EB94" w14:textId="77777777" w:rsidR="00825DE6" w:rsidRDefault="003931CA">
            <w:pPr>
              <w:spacing w:before="10" w:after="10"/>
              <w:jc w:val="right"/>
            </w:pPr>
            <w:r>
              <w:rPr>
                <w:sz w:val="16"/>
              </w:rPr>
              <w:t>$0.034</w:t>
            </w:r>
          </w:p>
        </w:tc>
        <w:tc>
          <w:tcPr>
            <w:tcW w:w="500" w:type="dxa"/>
          </w:tcPr>
          <w:p w14:paraId="55487331" w14:textId="77777777" w:rsidR="00825DE6" w:rsidRDefault="003931CA">
            <w:pPr>
              <w:spacing w:before="10" w:after="10"/>
              <w:jc w:val="right"/>
            </w:pPr>
            <w:r>
              <w:rPr>
                <w:sz w:val="16"/>
              </w:rPr>
              <w:t>1.30</w:t>
            </w:r>
          </w:p>
        </w:tc>
        <w:tc>
          <w:tcPr>
            <w:tcW w:w="850" w:type="dxa"/>
          </w:tcPr>
          <w:p w14:paraId="57780441" w14:textId="77777777" w:rsidR="00825DE6" w:rsidRDefault="003931CA">
            <w:pPr>
              <w:spacing w:before="10" w:after="10"/>
              <w:jc w:val="right"/>
            </w:pPr>
            <w:r>
              <w:rPr>
                <w:sz w:val="16"/>
              </w:rPr>
              <w:t>$0.134</w:t>
            </w:r>
          </w:p>
        </w:tc>
        <w:tc>
          <w:tcPr>
            <w:tcW w:w="750" w:type="dxa"/>
          </w:tcPr>
          <w:p w14:paraId="32480935" w14:textId="77777777" w:rsidR="00825DE6" w:rsidRDefault="003931CA">
            <w:pPr>
              <w:spacing w:before="10" w:after="10"/>
              <w:jc w:val="right"/>
            </w:pPr>
            <w:r>
              <w:rPr>
                <w:sz w:val="16"/>
              </w:rPr>
              <w:t>—</w:t>
            </w:r>
          </w:p>
        </w:tc>
        <w:tc>
          <w:tcPr>
            <w:tcW w:w="750" w:type="dxa"/>
          </w:tcPr>
          <w:p w14:paraId="1095F6B2" w14:textId="77777777" w:rsidR="00825DE6" w:rsidRDefault="003931CA">
            <w:pPr>
              <w:spacing w:before="10" w:after="10"/>
            </w:pPr>
            <w:r>
              <w:rPr>
                <w:sz w:val="16"/>
              </w:rPr>
              <w:t>hybrid</w:t>
            </w:r>
          </w:p>
        </w:tc>
      </w:tr>
      <w:tr w:rsidR="00825DE6" w14:paraId="6EA4006A" w14:textId="77777777">
        <w:trPr>
          <w:jc w:val="center"/>
        </w:trPr>
        <w:tc>
          <w:tcPr>
            <w:tcW w:w="550" w:type="dxa"/>
          </w:tcPr>
          <w:p w14:paraId="1832AEC9" w14:textId="77777777" w:rsidR="00825DE6" w:rsidRDefault="003931CA">
            <w:pPr>
              <w:spacing w:before="10" w:after="10"/>
            </w:pPr>
            <w:r>
              <w:rPr>
                <w:sz w:val="16"/>
              </w:rPr>
              <w:t>59(58)</w:t>
            </w:r>
          </w:p>
        </w:tc>
        <w:tc>
          <w:tcPr>
            <w:tcW w:w="1500" w:type="dxa"/>
          </w:tcPr>
          <w:p w14:paraId="6B681754" w14:textId="77777777" w:rsidR="00825DE6" w:rsidRDefault="003931CA">
            <w:pPr>
              <w:spacing w:before="10" w:after="10"/>
            </w:pPr>
            <w:r>
              <w:rPr>
                <w:sz w:val="16"/>
              </w:rPr>
              <w:t>Belgium</w:t>
            </w:r>
          </w:p>
        </w:tc>
        <w:tc>
          <w:tcPr>
            <w:tcW w:w="900" w:type="dxa"/>
          </w:tcPr>
          <w:p w14:paraId="1353E835" w14:textId="77777777" w:rsidR="00825DE6" w:rsidRDefault="003931CA">
            <w:pPr>
              <w:spacing w:before="10" w:after="10"/>
              <w:jc w:val="right"/>
            </w:pPr>
            <w:r>
              <w:rPr>
                <w:sz w:val="16"/>
              </w:rPr>
              <w:t>$1.22</w:t>
            </w:r>
          </w:p>
        </w:tc>
        <w:tc>
          <w:tcPr>
            <w:tcW w:w="900" w:type="dxa"/>
          </w:tcPr>
          <w:p w14:paraId="14FFE1F1" w14:textId="77777777" w:rsidR="00825DE6" w:rsidRDefault="003931CA">
            <w:pPr>
              <w:spacing w:before="10" w:after="10"/>
              <w:jc w:val="right"/>
            </w:pPr>
            <w:r>
              <w:rPr>
                <w:sz w:val="16"/>
              </w:rPr>
              <w:t>$0.100</w:t>
            </w:r>
          </w:p>
        </w:tc>
        <w:tc>
          <w:tcPr>
            <w:tcW w:w="900" w:type="dxa"/>
          </w:tcPr>
          <w:p w14:paraId="378BA63B" w14:textId="77777777" w:rsidR="00825DE6" w:rsidRDefault="003931CA">
            <w:pPr>
              <w:spacing w:before="10" w:after="10"/>
              <w:jc w:val="right"/>
            </w:pPr>
            <w:r>
              <w:rPr>
                <w:sz w:val="16"/>
              </w:rPr>
              <w:t>$0.060</w:t>
            </w:r>
          </w:p>
        </w:tc>
        <w:tc>
          <w:tcPr>
            <w:tcW w:w="500" w:type="dxa"/>
          </w:tcPr>
          <w:p w14:paraId="0374EA72" w14:textId="77777777" w:rsidR="00825DE6" w:rsidRDefault="003931CA">
            <w:pPr>
              <w:spacing w:before="10" w:after="10"/>
              <w:jc w:val="right"/>
            </w:pPr>
            <w:r>
              <w:rPr>
                <w:sz w:val="16"/>
              </w:rPr>
              <w:t>1.14</w:t>
            </w:r>
          </w:p>
        </w:tc>
        <w:tc>
          <w:tcPr>
            <w:tcW w:w="850" w:type="dxa"/>
          </w:tcPr>
          <w:p w14:paraId="3752D60E" w14:textId="77777777" w:rsidR="00825DE6" w:rsidRDefault="003931CA">
            <w:pPr>
              <w:spacing w:before="10" w:after="10"/>
              <w:jc w:val="right"/>
            </w:pPr>
            <w:r>
              <w:rPr>
                <w:sz w:val="16"/>
              </w:rPr>
              <w:t>$0.125</w:t>
            </w:r>
          </w:p>
        </w:tc>
        <w:tc>
          <w:tcPr>
            <w:tcW w:w="750" w:type="dxa"/>
          </w:tcPr>
          <w:p w14:paraId="7FEAAB3A" w14:textId="77777777" w:rsidR="00825DE6" w:rsidRDefault="003931CA">
            <w:pPr>
              <w:spacing w:before="10" w:after="10"/>
              <w:jc w:val="right"/>
            </w:pPr>
            <w:r>
              <w:rPr>
                <w:sz w:val="16"/>
              </w:rPr>
              <w:t>—</w:t>
            </w:r>
          </w:p>
        </w:tc>
        <w:tc>
          <w:tcPr>
            <w:tcW w:w="750" w:type="dxa"/>
          </w:tcPr>
          <w:p w14:paraId="68B7CF99" w14:textId="77777777" w:rsidR="00825DE6" w:rsidRDefault="003931CA">
            <w:pPr>
              <w:spacing w:before="10" w:after="10"/>
            </w:pPr>
            <w:r>
              <w:rPr>
                <w:sz w:val="16"/>
              </w:rPr>
              <w:t>import</w:t>
            </w:r>
          </w:p>
        </w:tc>
      </w:tr>
      <w:tr w:rsidR="00825DE6" w14:paraId="3607985B" w14:textId="77777777">
        <w:trPr>
          <w:jc w:val="center"/>
        </w:trPr>
        <w:tc>
          <w:tcPr>
            <w:tcW w:w="550" w:type="dxa"/>
          </w:tcPr>
          <w:p w14:paraId="24B0C890" w14:textId="77777777" w:rsidR="00825DE6" w:rsidRDefault="003931CA">
            <w:pPr>
              <w:spacing w:before="10" w:after="10"/>
            </w:pPr>
            <w:r>
              <w:rPr>
                <w:sz w:val="16"/>
              </w:rPr>
              <w:t>60</w:t>
            </w:r>
          </w:p>
        </w:tc>
        <w:tc>
          <w:tcPr>
            <w:tcW w:w="1500" w:type="dxa"/>
          </w:tcPr>
          <w:p w14:paraId="2D0AFF13" w14:textId="77777777" w:rsidR="00825DE6" w:rsidRDefault="003931CA">
            <w:pPr>
              <w:spacing w:before="10" w:after="10"/>
            </w:pPr>
            <w:r>
              <w:rPr>
                <w:sz w:val="16"/>
              </w:rPr>
              <w:t>Netherlands</w:t>
            </w:r>
          </w:p>
        </w:tc>
        <w:tc>
          <w:tcPr>
            <w:tcW w:w="900" w:type="dxa"/>
          </w:tcPr>
          <w:p w14:paraId="19E84FAD" w14:textId="77777777" w:rsidR="00825DE6" w:rsidRDefault="003931CA">
            <w:pPr>
              <w:spacing w:before="10" w:after="10"/>
              <w:jc w:val="right"/>
            </w:pPr>
            <w:r>
              <w:rPr>
                <w:sz w:val="16"/>
              </w:rPr>
              <w:t>$1.22</w:t>
            </w:r>
          </w:p>
        </w:tc>
        <w:tc>
          <w:tcPr>
            <w:tcW w:w="900" w:type="dxa"/>
          </w:tcPr>
          <w:p w14:paraId="0045562D" w14:textId="77777777" w:rsidR="00825DE6" w:rsidRDefault="003931CA">
            <w:pPr>
              <w:spacing w:before="10" w:after="10"/>
              <w:jc w:val="right"/>
            </w:pPr>
            <w:r>
              <w:rPr>
                <w:sz w:val="16"/>
              </w:rPr>
              <w:t>$0.103</w:t>
            </w:r>
          </w:p>
        </w:tc>
        <w:tc>
          <w:tcPr>
            <w:tcW w:w="900" w:type="dxa"/>
          </w:tcPr>
          <w:p w14:paraId="7F07A3E8" w14:textId="77777777" w:rsidR="00825DE6" w:rsidRDefault="003931CA">
            <w:pPr>
              <w:spacing w:before="10" w:after="10"/>
              <w:jc w:val="right"/>
            </w:pPr>
            <w:r>
              <w:rPr>
                <w:sz w:val="16"/>
              </w:rPr>
              <w:t>$0.058</w:t>
            </w:r>
          </w:p>
        </w:tc>
        <w:tc>
          <w:tcPr>
            <w:tcW w:w="500" w:type="dxa"/>
          </w:tcPr>
          <w:p w14:paraId="6327F7E3" w14:textId="77777777" w:rsidR="00825DE6" w:rsidRDefault="003931CA">
            <w:pPr>
              <w:spacing w:before="10" w:after="10"/>
              <w:jc w:val="right"/>
            </w:pPr>
            <w:r>
              <w:rPr>
                <w:sz w:val="16"/>
              </w:rPr>
              <w:t>1.14</w:t>
            </w:r>
          </w:p>
        </w:tc>
        <w:tc>
          <w:tcPr>
            <w:tcW w:w="850" w:type="dxa"/>
          </w:tcPr>
          <w:p w14:paraId="0F5DAA64" w14:textId="77777777" w:rsidR="00825DE6" w:rsidRDefault="003931CA">
            <w:pPr>
              <w:spacing w:before="10" w:after="10"/>
              <w:jc w:val="right"/>
            </w:pPr>
            <w:r>
              <w:rPr>
                <w:sz w:val="16"/>
              </w:rPr>
              <w:t>$0.130</w:t>
            </w:r>
          </w:p>
        </w:tc>
        <w:tc>
          <w:tcPr>
            <w:tcW w:w="750" w:type="dxa"/>
          </w:tcPr>
          <w:p w14:paraId="175E7986" w14:textId="77777777" w:rsidR="00825DE6" w:rsidRDefault="003931CA">
            <w:pPr>
              <w:spacing w:before="10" w:after="10"/>
              <w:jc w:val="right"/>
            </w:pPr>
            <w:r>
              <w:rPr>
                <w:sz w:val="16"/>
              </w:rPr>
              <w:t>—</w:t>
            </w:r>
          </w:p>
        </w:tc>
        <w:tc>
          <w:tcPr>
            <w:tcW w:w="750" w:type="dxa"/>
          </w:tcPr>
          <w:p w14:paraId="1E68D031" w14:textId="77777777" w:rsidR="00825DE6" w:rsidRDefault="003931CA">
            <w:pPr>
              <w:spacing w:before="10" w:after="10"/>
            </w:pPr>
            <w:r>
              <w:rPr>
                <w:sz w:val="16"/>
              </w:rPr>
              <w:t>import</w:t>
            </w:r>
          </w:p>
        </w:tc>
      </w:tr>
      <w:tr w:rsidR="00825DE6" w14:paraId="7D8DA484" w14:textId="77777777">
        <w:trPr>
          <w:jc w:val="center"/>
        </w:trPr>
        <w:tc>
          <w:tcPr>
            <w:tcW w:w="550" w:type="dxa"/>
          </w:tcPr>
          <w:p w14:paraId="5C6CA982" w14:textId="77777777" w:rsidR="00825DE6" w:rsidRDefault="003931CA">
            <w:pPr>
              <w:spacing w:before="10" w:after="10"/>
            </w:pPr>
            <w:r>
              <w:rPr>
                <w:sz w:val="16"/>
              </w:rPr>
              <w:t>61</w:t>
            </w:r>
          </w:p>
        </w:tc>
        <w:tc>
          <w:tcPr>
            <w:tcW w:w="1500" w:type="dxa"/>
          </w:tcPr>
          <w:p w14:paraId="4FAFC0E2" w14:textId="77777777" w:rsidR="00825DE6" w:rsidRDefault="003931CA">
            <w:pPr>
              <w:spacing w:before="10" w:after="10"/>
            </w:pPr>
            <w:r>
              <w:rPr>
                <w:sz w:val="16"/>
              </w:rPr>
              <w:t>South Korea</w:t>
            </w:r>
          </w:p>
        </w:tc>
        <w:tc>
          <w:tcPr>
            <w:tcW w:w="900" w:type="dxa"/>
          </w:tcPr>
          <w:p w14:paraId="24878415" w14:textId="77777777" w:rsidR="00825DE6" w:rsidRDefault="003931CA">
            <w:pPr>
              <w:spacing w:before="10" w:after="10"/>
              <w:jc w:val="right"/>
            </w:pPr>
            <w:r>
              <w:rPr>
                <w:sz w:val="16"/>
              </w:rPr>
              <w:t>$1.22</w:t>
            </w:r>
          </w:p>
        </w:tc>
        <w:tc>
          <w:tcPr>
            <w:tcW w:w="900" w:type="dxa"/>
          </w:tcPr>
          <w:p w14:paraId="7DE2D545" w14:textId="77777777" w:rsidR="00825DE6" w:rsidRDefault="003931CA">
            <w:pPr>
              <w:spacing w:before="10" w:after="10"/>
              <w:jc w:val="right"/>
            </w:pPr>
            <w:r>
              <w:rPr>
                <w:sz w:val="16"/>
              </w:rPr>
              <w:t>$0.109</w:t>
            </w:r>
          </w:p>
        </w:tc>
        <w:tc>
          <w:tcPr>
            <w:tcW w:w="900" w:type="dxa"/>
          </w:tcPr>
          <w:p w14:paraId="021CA863" w14:textId="77777777" w:rsidR="00825DE6" w:rsidRDefault="003931CA">
            <w:pPr>
              <w:spacing w:before="10" w:after="10"/>
              <w:jc w:val="right"/>
            </w:pPr>
            <w:r>
              <w:rPr>
                <w:sz w:val="16"/>
              </w:rPr>
              <w:t>$0.054</w:t>
            </w:r>
          </w:p>
        </w:tc>
        <w:tc>
          <w:tcPr>
            <w:tcW w:w="500" w:type="dxa"/>
          </w:tcPr>
          <w:p w14:paraId="20749C3C" w14:textId="77777777" w:rsidR="00825DE6" w:rsidRDefault="003931CA">
            <w:pPr>
              <w:spacing w:before="10" w:after="10"/>
              <w:jc w:val="right"/>
            </w:pPr>
            <w:r>
              <w:rPr>
                <w:sz w:val="16"/>
              </w:rPr>
              <w:t>1.25</w:t>
            </w:r>
          </w:p>
        </w:tc>
        <w:tc>
          <w:tcPr>
            <w:tcW w:w="850" w:type="dxa"/>
          </w:tcPr>
          <w:p w14:paraId="349A5B1A" w14:textId="77777777" w:rsidR="00825DE6" w:rsidRDefault="003931CA">
            <w:pPr>
              <w:spacing w:before="10" w:after="10"/>
              <w:jc w:val="right"/>
            </w:pPr>
            <w:r>
              <w:rPr>
                <w:sz w:val="16"/>
              </w:rPr>
              <w:t>$0.125</w:t>
            </w:r>
          </w:p>
        </w:tc>
        <w:tc>
          <w:tcPr>
            <w:tcW w:w="750" w:type="dxa"/>
          </w:tcPr>
          <w:p w14:paraId="20A5D2DB" w14:textId="77777777" w:rsidR="00825DE6" w:rsidRDefault="003931CA">
            <w:pPr>
              <w:spacing w:before="10" w:after="10"/>
              <w:jc w:val="right"/>
            </w:pPr>
            <w:r>
              <w:rPr>
                <w:sz w:val="16"/>
              </w:rPr>
              <w:t>—</w:t>
            </w:r>
          </w:p>
        </w:tc>
        <w:tc>
          <w:tcPr>
            <w:tcW w:w="750" w:type="dxa"/>
          </w:tcPr>
          <w:p w14:paraId="1496F04E" w14:textId="77777777" w:rsidR="00825DE6" w:rsidRDefault="003931CA">
            <w:pPr>
              <w:spacing w:before="10" w:after="10"/>
            </w:pPr>
            <w:r>
              <w:rPr>
                <w:sz w:val="16"/>
              </w:rPr>
              <w:t>hybrid</w:t>
            </w:r>
          </w:p>
        </w:tc>
      </w:tr>
      <w:tr w:rsidR="00825DE6" w14:paraId="73E71984" w14:textId="77777777">
        <w:trPr>
          <w:jc w:val="center"/>
        </w:trPr>
        <w:tc>
          <w:tcPr>
            <w:tcW w:w="550" w:type="dxa"/>
          </w:tcPr>
          <w:p w14:paraId="3DED6765" w14:textId="77777777" w:rsidR="00825DE6" w:rsidRDefault="003931CA">
            <w:pPr>
              <w:spacing w:before="10" w:after="10"/>
            </w:pPr>
            <w:r>
              <w:rPr>
                <w:sz w:val="16"/>
              </w:rPr>
              <w:t>63</w:t>
            </w:r>
          </w:p>
        </w:tc>
        <w:tc>
          <w:tcPr>
            <w:tcW w:w="1500" w:type="dxa"/>
          </w:tcPr>
          <w:p w14:paraId="57A468E1" w14:textId="77777777" w:rsidR="00825DE6" w:rsidRDefault="003931CA">
            <w:pPr>
              <w:spacing w:before="10" w:after="10"/>
            </w:pPr>
            <w:r>
              <w:rPr>
                <w:sz w:val="16"/>
              </w:rPr>
              <w:t>Ghana</w:t>
            </w:r>
          </w:p>
        </w:tc>
        <w:tc>
          <w:tcPr>
            <w:tcW w:w="900" w:type="dxa"/>
          </w:tcPr>
          <w:p w14:paraId="59585BC0" w14:textId="77777777" w:rsidR="00825DE6" w:rsidRDefault="003931CA">
            <w:pPr>
              <w:spacing w:before="10" w:after="10"/>
              <w:jc w:val="right"/>
            </w:pPr>
            <w:r>
              <w:rPr>
                <w:sz w:val="16"/>
              </w:rPr>
              <w:t>$1.22</w:t>
            </w:r>
          </w:p>
        </w:tc>
        <w:tc>
          <w:tcPr>
            <w:tcW w:w="900" w:type="dxa"/>
          </w:tcPr>
          <w:p w14:paraId="2DC4B0B0" w14:textId="77777777" w:rsidR="00825DE6" w:rsidRDefault="003931CA">
            <w:pPr>
              <w:spacing w:before="10" w:after="10"/>
              <w:jc w:val="right"/>
            </w:pPr>
            <w:r>
              <w:rPr>
                <w:sz w:val="16"/>
              </w:rPr>
              <w:t>$0.110</w:t>
            </w:r>
          </w:p>
        </w:tc>
        <w:tc>
          <w:tcPr>
            <w:tcW w:w="900" w:type="dxa"/>
          </w:tcPr>
          <w:p w14:paraId="6DBB24E7" w14:textId="77777777" w:rsidR="00825DE6" w:rsidRDefault="003931CA">
            <w:pPr>
              <w:spacing w:before="10" w:after="10"/>
              <w:jc w:val="right"/>
            </w:pPr>
            <w:r>
              <w:rPr>
                <w:sz w:val="16"/>
              </w:rPr>
              <w:t>$0.053</w:t>
            </w:r>
          </w:p>
        </w:tc>
        <w:tc>
          <w:tcPr>
            <w:tcW w:w="500" w:type="dxa"/>
          </w:tcPr>
          <w:p w14:paraId="3F83B15F" w14:textId="77777777" w:rsidR="00825DE6" w:rsidRDefault="003931CA">
            <w:pPr>
              <w:spacing w:before="10" w:after="10"/>
              <w:jc w:val="right"/>
            </w:pPr>
            <w:r>
              <w:rPr>
                <w:sz w:val="16"/>
              </w:rPr>
              <w:t>1.31</w:t>
            </w:r>
          </w:p>
        </w:tc>
        <w:tc>
          <w:tcPr>
            <w:tcW w:w="850" w:type="dxa"/>
          </w:tcPr>
          <w:p w14:paraId="3A38624D" w14:textId="77777777" w:rsidR="00825DE6" w:rsidRDefault="003931CA">
            <w:pPr>
              <w:spacing w:before="10" w:after="10"/>
              <w:jc w:val="right"/>
            </w:pPr>
            <w:r>
              <w:rPr>
                <w:sz w:val="16"/>
              </w:rPr>
              <w:t>$0.120</w:t>
            </w:r>
          </w:p>
        </w:tc>
        <w:tc>
          <w:tcPr>
            <w:tcW w:w="750" w:type="dxa"/>
          </w:tcPr>
          <w:p w14:paraId="2020072E" w14:textId="77777777" w:rsidR="00825DE6" w:rsidRDefault="003931CA">
            <w:pPr>
              <w:spacing w:before="10" w:after="10"/>
              <w:jc w:val="right"/>
            </w:pPr>
            <w:r>
              <w:rPr>
                <w:sz w:val="16"/>
              </w:rPr>
              <w:t>—</w:t>
            </w:r>
          </w:p>
        </w:tc>
        <w:tc>
          <w:tcPr>
            <w:tcW w:w="750" w:type="dxa"/>
          </w:tcPr>
          <w:p w14:paraId="07C03613" w14:textId="77777777" w:rsidR="00825DE6" w:rsidRDefault="003931CA">
            <w:pPr>
              <w:spacing w:before="10" w:after="10"/>
            </w:pPr>
            <w:r>
              <w:rPr>
                <w:sz w:val="16"/>
              </w:rPr>
              <w:t>hybrid</w:t>
            </w:r>
          </w:p>
        </w:tc>
      </w:tr>
      <w:tr w:rsidR="00825DE6" w14:paraId="624FED8E" w14:textId="77777777">
        <w:trPr>
          <w:jc w:val="center"/>
        </w:trPr>
        <w:tc>
          <w:tcPr>
            <w:tcW w:w="550" w:type="dxa"/>
          </w:tcPr>
          <w:p w14:paraId="03CADA03" w14:textId="77777777" w:rsidR="00825DE6" w:rsidRDefault="003931CA">
            <w:pPr>
              <w:spacing w:before="10" w:after="10"/>
            </w:pPr>
            <w:r>
              <w:rPr>
                <w:sz w:val="16"/>
              </w:rPr>
              <w:t>65</w:t>
            </w:r>
          </w:p>
        </w:tc>
        <w:tc>
          <w:tcPr>
            <w:tcW w:w="1500" w:type="dxa"/>
          </w:tcPr>
          <w:p w14:paraId="181A5EB6" w14:textId="77777777" w:rsidR="00825DE6" w:rsidRDefault="003931CA">
            <w:pPr>
              <w:spacing w:before="10" w:after="10"/>
            </w:pPr>
            <w:r>
              <w:rPr>
                <w:sz w:val="16"/>
              </w:rPr>
              <w:t>Denmark</w:t>
            </w:r>
          </w:p>
        </w:tc>
        <w:tc>
          <w:tcPr>
            <w:tcW w:w="900" w:type="dxa"/>
          </w:tcPr>
          <w:p w14:paraId="46B039BE" w14:textId="77777777" w:rsidR="00825DE6" w:rsidRDefault="003931CA">
            <w:pPr>
              <w:spacing w:before="10" w:after="10"/>
              <w:jc w:val="right"/>
            </w:pPr>
            <w:r>
              <w:rPr>
                <w:sz w:val="16"/>
              </w:rPr>
              <w:t>$1.22</w:t>
            </w:r>
          </w:p>
        </w:tc>
        <w:tc>
          <w:tcPr>
            <w:tcW w:w="900" w:type="dxa"/>
          </w:tcPr>
          <w:p w14:paraId="71A40EC1" w14:textId="77777777" w:rsidR="00825DE6" w:rsidRDefault="003931CA">
            <w:pPr>
              <w:spacing w:before="10" w:after="10"/>
              <w:jc w:val="right"/>
            </w:pPr>
            <w:r>
              <w:rPr>
                <w:sz w:val="16"/>
              </w:rPr>
              <w:t>$0.101</w:t>
            </w:r>
          </w:p>
        </w:tc>
        <w:tc>
          <w:tcPr>
            <w:tcW w:w="900" w:type="dxa"/>
          </w:tcPr>
          <w:p w14:paraId="3DD6EF0F" w14:textId="77777777" w:rsidR="00825DE6" w:rsidRDefault="003931CA">
            <w:pPr>
              <w:spacing w:before="10" w:after="10"/>
              <w:jc w:val="right"/>
            </w:pPr>
            <w:r>
              <w:rPr>
                <w:sz w:val="16"/>
              </w:rPr>
              <w:t>$0.064</w:t>
            </w:r>
          </w:p>
        </w:tc>
        <w:tc>
          <w:tcPr>
            <w:tcW w:w="500" w:type="dxa"/>
          </w:tcPr>
          <w:p w14:paraId="799DF07B" w14:textId="77777777" w:rsidR="00825DE6" w:rsidRDefault="003931CA">
            <w:pPr>
              <w:spacing w:before="10" w:after="10"/>
              <w:jc w:val="right"/>
            </w:pPr>
            <w:r>
              <w:rPr>
                <w:sz w:val="16"/>
              </w:rPr>
              <w:t>1.11</w:t>
            </w:r>
          </w:p>
        </w:tc>
        <w:tc>
          <w:tcPr>
            <w:tcW w:w="850" w:type="dxa"/>
          </w:tcPr>
          <w:p w14:paraId="3B1F9D50" w14:textId="77777777" w:rsidR="00825DE6" w:rsidRDefault="003931CA">
            <w:pPr>
              <w:spacing w:before="10" w:after="10"/>
              <w:jc w:val="right"/>
            </w:pPr>
            <w:r>
              <w:rPr>
                <w:sz w:val="16"/>
              </w:rPr>
              <w:t>$0.129</w:t>
            </w:r>
          </w:p>
        </w:tc>
        <w:tc>
          <w:tcPr>
            <w:tcW w:w="750" w:type="dxa"/>
          </w:tcPr>
          <w:p w14:paraId="46E2DF01" w14:textId="77777777" w:rsidR="00825DE6" w:rsidRDefault="003931CA">
            <w:pPr>
              <w:spacing w:before="10" w:after="10"/>
              <w:jc w:val="right"/>
            </w:pPr>
            <w:r>
              <w:rPr>
                <w:sz w:val="16"/>
              </w:rPr>
              <w:t>—</w:t>
            </w:r>
          </w:p>
        </w:tc>
        <w:tc>
          <w:tcPr>
            <w:tcW w:w="750" w:type="dxa"/>
          </w:tcPr>
          <w:p w14:paraId="0891F425" w14:textId="77777777" w:rsidR="00825DE6" w:rsidRDefault="003931CA">
            <w:pPr>
              <w:spacing w:before="10" w:after="10"/>
            </w:pPr>
            <w:r>
              <w:rPr>
                <w:sz w:val="16"/>
              </w:rPr>
              <w:t>import</w:t>
            </w:r>
          </w:p>
        </w:tc>
      </w:tr>
      <w:tr w:rsidR="00825DE6" w14:paraId="7ACFCD18" w14:textId="77777777">
        <w:trPr>
          <w:jc w:val="center"/>
        </w:trPr>
        <w:tc>
          <w:tcPr>
            <w:tcW w:w="550" w:type="dxa"/>
          </w:tcPr>
          <w:p w14:paraId="2F5950AE" w14:textId="77777777" w:rsidR="00825DE6" w:rsidRDefault="003931CA">
            <w:pPr>
              <w:spacing w:before="10" w:after="10"/>
            </w:pPr>
            <w:r>
              <w:rPr>
                <w:sz w:val="16"/>
              </w:rPr>
              <w:t>67</w:t>
            </w:r>
          </w:p>
        </w:tc>
        <w:tc>
          <w:tcPr>
            <w:tcW w:w="1500" w:type="dxa"/>
          </w:tcPr>
          <w:p w14:paraId="1078F2DD" w14:textId="77777777" w:rsidR="00825DE6" w:rsidRDefault="003931CA">
            <w:pPr>
              <w:spacing w:before="10" w:after="10"/>
            </w:pPr>
            <w:r>
              <w:rPr>
                <w:sz w:val="16"/>
              </w:rPr>
              <w:t>Luxembourg</w:t>
            </w:r>
          </w:p>
        </w:tc>
        <w:tc>
          <w:tcPr>
            <w:tcW w:w="900" w:type="dxa"/>
          </w:tcPr>
          <w:p w14:paraId="0B09BEFD" w14:textId="77777777" w:rsidR="00825DE6" w:rsidRDefault="003931CA">
            <w:pPr>
              <w:spacing w:before="10" w:after="10"/>
              <w:jc w:val="right"/>
            </w:pPr>
            <w:r>
              <w:rPr>
                <w:sz w:val="16"/>
              </w:rPr>
              <w:t>$1.23</w:t>
            </w:r>
          </w:p>
        </w:tc>
        <w:tc>
          <w:tcPr>
            <w:tcW w:w="900" w:type="dxa"/>
          </w:tcPr>
          <w:p w14:paraId="0FF093F4" w14:textId="77777777" w:rsidR="00825DE6" w:rsidRDefault="003931CA">
            <w:pPr>
              <w:spacing w:before="10" w:after="10"/>
              <w:jc w:val="right"/>
            </w:pPr>
            <w:r>
              <w:rPr>
                <w:sz w:val="16"/>
              </w:rPr>
              <w:t>$0.101</w:t>
            </w:r>
          </w:p>
        </w:tc>
        <w:tc>
          <w:tcPr>
            <w:tcW w:w="900" w:type="dxa"/>
          </w:tcPr>
          <w:p w14:paraId="1B68B948" w14:textId="77777777" w:rsidR="00825DE6" w:rsidRDefault="003931CA">
            <w:pPr>
              <w:spacing w:before="10" w:after="10"/>
              <w:jc w:val="right"/>
            </w:pPr>
            <w:r>
              <w:rPr>
                <w:sz w:val="16"/>
              </w:rPr>
              <w:t>$0.071</w:t>
            </w:r>
          </w:p>
        </w:tc>
        <w:tc>
          <w:tcPr>
            <w:tcW w:w="500" w:type="dxa"/>
          </w:tcPr>
          <w:p w14:paraId="1B98B721" w14:textId="77777777" w:rsidR="00825DE6" w:rsidRDefault="003931CA">
            <w:pPr>
              <w:spacing w:before="10" w:after="10"/>
              <w:jc w:val="right"/>
            </w:pPr>
            <w:r>
              <w:rPr>
                <w:sz w:val="16"/>
              </w:rPr>
              <w:t>1.12</w:t>
            </w:r>
          </w:p>
        </w:tc>
        <w:tc>
          <w:tcPr>
            <w:tcW w:w="850" w:type="dxa"/>
          </w:tcPr>
          <w:p w14:paraId="4CB63AC3" w14:textId="77777777" w:rsidR="00825DE6" w:rsidRDefault="003931CA">
            <w:pPr>
              <w:spacing w:before="10" w:after="10"/>
              <w:jc w:val="right"/>
            </w:pPr>
            <w:r>
              <w:rPr>
                <w:sz w:val="16"/>
              </w:rPr>
              <w:t>$0.128</w:t>
            </w:r>
          </w:p>
        </w:tc>
        <w:tc>
          <w:tcPr>
            <w:tcW w:w="750" w:type="dxa"/>
          </w:tcPr>
          <w:p w14:paraId="05F93983" w14:textId="77777777" w:rsidR="00825DE6" w:rsidRDefault="003931CA">
            <w:pPr>
              <w:spacing w:before="10" w:after="10"/>
              <w:jc w:val="right"/>
            </w:pPr>
            <w:r>
              <w:rPr>
                <w:sz w:val="16"/>
              </w:rPr>
              <w:t>—</w:t>
            </w:r>
          </w:p>
        </w:tc>
        <w:tc>
          <w:tcPr>
            <w:tcW w:w="750" w:type="dxa"/>
          </w:tcPr>
          <w:p w14:paraId="452014EE" w14:textId="77777777" w:rsidR="00825DE6" w:rsidRDefault="003931CA">
            <w:pPr>
              <w:spacing w:before="10" w:after="10"/>
            </w:pPr>
            <w:r>
              <w:rPr>
                <w:sz w:val="16"/>
              </w:rPr>
              <w:t>import</w:t>
            </w:r>
          </w:p>
        </w:tc>
      </w:tr>
      <w:tr w:rsidR="00825DE6" w14:paraId="7091E5AF" w14:textId="77777777">
        <w:trPr>
          <w:jc w:val="center"/>
        </w:trPr>
        <w:tc>
          <w:tcPr>
            <w:tcW w:w="550" w:type="dxa"/>
          </w:tcPr>
          <w:p w14:paraId="10FBFB5F" w14:textId="77777777" w:rsidR="00825DE6" w:rsidRDefault="003931CA">
            <w:pPr>
              <w:spacing w:before="10" w:after="10"/>
            </w:pPr>
            <w:r>
              <w:rPr>
                <w:sz w:val="16"/>
              </w:rPr>
              <w:t>71</w:t>
            </w:r>
          </w:p>
        </w:tc>
        <w:tc>
          <w:tcPr>
            <w:tcW w:w="1500" w:type="dxa"/>
          </w:tcPr>
          <w:p w14:paraId="2DE7237C" w14:textId="77777777" w:rsidR="00825DE6" w:rsidRDefault="003931CA">
            <w:pPr>
              <w:spacing w:before="10" w:after="10"/>
            </w:pPr>
            <w:r>
              <w:rPr>
                <w:sz w:val="16"/>
              </w:rPr>
              <w:t>Germany</w:t>
            </w:r>
          </w:p>
        </w:tc>
        <w:tc>
          <w:tcPr>
            <w:tcW w:w="900" w:type="dxa"/>
          </w:tcPr>
          <w:p w14:paraId="174919D3" w14:textId="77777777" w:rsidR="00825DE6" w:rsidRDefault="003931CA">
            <w:pPr>
              <w:spacing w:before="10" w:after="10"/>
              <w:jc w:val="right"/>
            </w:pPr>
            <w:r>
              <w:rPr>
                <w:sz w:val="16"/>
              </w:rPr>
              <w:t>$1.24</w:t>
            </w:r>
          </w:p>
        </w:tc>
        <w:tc>
          <w:tcPr>
            <w:tcW w:w="900" w:type="dxa"/>
          </w:tcPr>
          <w:p w14:paraId="6A707BF5" w14:textId="77777777" w:rsidR="00825DE6" w:rsidRDefault="003931CA">
            <w:pPr>
              <w:spacing w:before="10" w:after="10"/>
              <w:jc w:val="right"/>
            </w:pPr>
            <w:r>
              <w:rPr>
                <w:sz w:val="16"/>
              </w:rPr>
              <w:t>$0.124</w:t>
            </w:r>
          </w:p>
        </w:tc>
        <w:tc>
          <w:tcPr>
            <w:tcW w:w="900" w:type="dxa"/>
          </w:tcPr>
          <w:p w14:paraId="78504AB4" w14:textId="77777777" w:rsidR="00825DE6" w:rsidRDefault="003931CA">
            <w:pPr>
              <w:spacing w:before="10" w:after="10"/>
              <w:jc w:val="right"/>
            </w:pPr>
            <w:r>
              <w:rPr>
                <w:sz w:val="16"/>
              </w:rPr>
              <w:t>$0.061</w:t>
            </w:r>
          </w:p>
        </w:tc>
        <w:tc>
          <w:tcPr>
            <w:tcW w:w="500" w:type="dxa"/>
          </w:tcPr>
          <w:p w14:paraId="3B4EE064" w14:textId="77777777" w:rsidR="00825DE6" w:rsidRDefault="003931CA">
            <w:pPr>
              <w:spacing w:before="10" w:after="10"/>
              <w:jc w:val="right"/>
            </w:pPr>
            <w:r>
              <w:rPr>
                <w:sz w:val="16"/>
              </w:rPr>
              <w:t>1.14</w:t>
            </w:r>
          </w:p>
        </w:tc>
        <w:tc>
          <w:tcPr>
            <w:tcW w:w="850" w:type="dxa"/>
          </w:tcPr>
          <w:p w14:paraId="5C031FB0" w14:textId="77777777" w:rsidR="00825DE6" w:rsidRDefault="003931CA">
            <w:pPr>
              <w:spacing w:before="10" w:after="10"/>
              <w:jc w:val="right"/>
            </w:pPr>
            <w:r>
              <w:rPr>
                <w:sz w:val="16"/>
              </w:rPr>
              <w:t>$0.155</w:t>
            </w:r>
          </w:p>
        </w:tc>
        <w:tc>
          <w:tcPr>
            <w:tcW w:w="750" w:type="dxa"/>
          </w:tcPr>
          <w:p w14:paraId="7EE38816" w14:textId="77777777" w:rsidR="00825DE6" w:rsidRDefault="003931CA">
            <w:pPr>
              <w:spacing w:before="10" w:after="10"/>
              <w:jc w:val="right"/>
            </w:pPr>
            <w:r>
              <w:rPr>
                <w:sz w:val="16"/>
              </w:rPr>
              <w:t>—</w:t>
            </w:r>
          </w:p>
        </w:tc>
        <w:tc>
          <w:tcPr>
            <w:tcW w:w="750" w:type="dxa"/>
          </w:tcPr>
          <w:p w14:paraId="79E8BC6F" w14:textId="77777777" w:rsidR="00825DE6" w:rsidRDefault="003931CA">
            <w:pPr>
              <w:spacing w:before="10" w:after="10"/>
            </w:pPr>
            <w:r>
              <w:rPr>
                <w:sz w:val="16"/>
              </w:rPr>
              <w:t>import</w:t>
            </w:r>
          </w:p>
        </w:tc>
      </w:tr>
      <w:tr w:rsidR="00825DE6" w14:paraId="599DF0C1" w14:textId="77777777">
        <w:trPr>
          <w:jc w:val="center"/>
        </w:trPr>
        <w:tc>
          <w:tcPr>
            <w:tcW w:w="550" w:type="dxa"/>
          </w:tcPr>
          <w:p w14:paraId="2825520D" w14:textId="77777777" w:rsidR="00825DE6" w:rsidRDefault="003931CA">
            <w:pPr>
              <w:spacing w:before="10" w:after="10"/>
            </w:pPr>
            <w:r>
              <w:rPr>
                <w:sz w:val="16"/>
              </w:rPr>
              <w:t>73</w:t>
            </w:r>
          </w:p>
        </w:tc>
        <w:tc>
          <w:tcPr>
            <w:tcW w:w="1500" w:type="dxa"/>
          </w:tcPr>
          <w:p w14:paraId="3AC990B8" w14:textId="77777777" w:rsidR="00825DE6" w:rsidRDefault="003931CA">
            <w:pPr>
              <w:spacing w:before="10" w:after="10"/>
            </w:pPr>
            <w:r>
              <w:rPr>
                <w:sz w:val="16"/>
              </w:rPr>
              <w:t>Greece</w:t>
            </w:r>
          </w:p>
        </w:tc>
        <w:tc>
          <w:tcPr>
            <w:tcW w:w="900" w:type="dxa"/>
          </w:tcPr>
          <w:p w14:paraId="61C1AE12" w14:textId="77777777" w:rsidR="00825DE6" w:rsidRDefault="003931CA">
            <w:pPr>
              <w:spacing w:before="10" w:after="10"/>
              <w:jc w:val="right"/>
            </w:pPr>
            <w:r>
              <w:rPr>
                <w:sz w:val="16"/>
              </w:rPr>
              <w:t>$1.24</w:t>
            </w:r>
          </w:p>
        </w:tc>
        <w:tc>
          <w:tcPr>
            <w:tcW w:w="900" w:type="dxa"/>
          </w:tcPr>
          <w:p w14:paraId="5E3FD077" w14:textId="77777777" w:rsidR="00825DE6" w:rsidRDefault="003931CA">
            <w:pPr>
              <w:spacing w:before="10" w:after="10"/>
              <w:jc w:val="right"/>
            </w:pPr>
            <w:r>
              <w:rPr>
                <w:sz w:val="16"/>
              </w:rPr>
              <w:t>$0.144</w:t>
            </w:r>
          </w:p>
        </w:tc>
        <w:tc>
          <w:tcPr>
            <w:tcW w:w="900" w:type="dxa"/>
          </w:tcPr>
          <w:p w14:paraId="512D3C99" w14:textId="77777777" w:rsidR="00825DE6" w:rsidRDefault="003931CA">
            <w:pPr>
              <w:spacing w:before="10" w:after="10"/>
              <w:jc w:val="right"/>
            </w:pPr>
            <w:r>
              <w:rPr>
                <w:sz w:val="16"/>
              </w:rPr>
              <w:t>$0.042</w:t>
            </w:r>
          </w:p>
        </w:tc>
        <w:tc>
          <w:tcPr>
            <w:tcW w:w="500" w:type="dxa"/>
          </w:tcPr>
          <w:p w14:paraId="4F7A8B7A" w14:textId="77777777" w:rsidR="00825DE6" w:rsidRDefault="003931CA">
            <w:pPr>
              <w:spacing w:before="10" w:after="10"/>
              <w:jc w:val="right"/>
            </w:pPr>
            <w:r>
              <w:rPr>
                <w:sz w:val="16"/>
              </w:rPr>
              <w:t>1.25</w:t>
            </w:r>
          </w:p>
        </w:tc>
        <w:tc>
          <w:tcPr>
            <w:tcW w:w="850" w:type="dxa"/>
          </w:tcPr>
          <w:p w14:paraId="2B45B59E" w14:textId="77777777" w:rsidR="00825DE6" w:rsidRDefault="003931CA">
            <w:pPr>
              <w:spacing w:before="10" w:after="10"/>
              <w:jc w:val="right"/>
            </w:pPr>
            <w:r>
              <w:rPr>
                <w:sz w:val="16"/>
              </w:rPr>
              <w:t>$0.165</w:t>
            </w:r>
          </w:p>
        </w:tc>
        <w:tc>
          <w:tcPr>
            <w:tcW w:w="750" w:type="dxa"/>
          </w:tcPr>
          <w:p w14:paraId="2C553043" w14:textId="77777777" w:rsidR="00825DE6" w:rsidRDefault="003931CA">
            <w:pPr>
              <w:spacing w:before="10" w:after="10"/>
              <w:jc w:val="right"/>
            </w:pPr>
            <w:r>
              <w:rPr>
                <w:sz w:val="16"/>
              </w:rPr>
              <w:t>—</w:t>
            </w:r>
          </w:p>
        </w:tc>
        <w:tc>
          <w:tcPr>
            <w:tcW w:w="750" w:type="dxa"/>
          </w:tcPr>
          <w:p w14:paraId="5B294737" w14:textId="77777777" w:rsidR="00825DE6" w:rsidRDefault="003931CA">
            <w:pPr>
              <w:spacing w:before="10" w:after="10"/>
            </w:pPr>
            <w:r>
              <w:rPr>
                <w:sz w:val="16"/>
              </w:rPr>
              <w:t>import</w:t>
            </w:r>
          </w:p>
        </w:tc>
      </w:tr>
      <w:tr w:rsidR="00825DE6" w14:paraId="42B15FA7" w14:textId="77777777">
        <w:trPr>
          <w:jc w:val="center"/>
        </w:trPr>
        <w:tc>
          <w:tcPr>
            <w:tcW w:w="550" w:type="dxa"/>
          </w:tcPr>
          <w:p w14:paraId="1B2A0BE9" w14:textId="77777777" w:rsidR="00825DE6" w:rsidRDefault="003931CA">
            <w:pPr>
              <w:spacing w:before="10" w:after="10"/>
            </w:pPr>
            <w:r>
              <w:rPr>
                <w:sz w:val="16"/>
              </w:rPr>
              <w:t>74</w:t>
            </w:r>
          </w:p>
        </w:tc>
        <w:tc>
          <w:tcPr>
            <w:tcW w:w="1500" w:type="dxa"/>
          </w:tcPr>
          <w:p w14:paraId="37179D6C" w14:textId="77777777" w:rsidR="00825DE6" w:rsidRDefault="003931CA">
            <w:pPr>
              <w:spacing w:before="10" w:after="10"/>
            </w:pPr>
            <w:r>
              <w:rPr>
                <w:sz w:val="16"/>
              </w:rPr>
              <w:t>Austria</w:t>
            </w:r>
          </w:p>
        </w:tc>
        <w:tc>
          <w:tcPr>
            <w:tcW w:w="900" w:type="dxa"/>
          </w:tcPr>
          <w:p w14:paraId="1FFEFF6B" w14:textId="77777777" w:rsidR="00825DE6" w:rsidRDefault="003931CA">
            <w:pPr>
              <w:spacing w:before="10" w:after="10"/>
              <w:jc w:val="right"/>
            </w:pPr>
            <w:r>
              <w:rPr>
                <w:sz w:val="16"/>
              </w:rPr>
              <w:t>$1.25</w:t>
            </w:r>
          </w:p>
        </w:tc>
        <w:tc>
          <w:tcPr>
            <w:tcW w:w="900" w:type="dxa"/>
          </w:tcPr>
          <w:p w14:paraId="149974C8" w14:textId="77777777" w:rsidR="00825DE6" w:rsidRDefault="003931CA">
            <w:pPr>
              <w:spacing w:before="10" w:after="10"/>
              <w:jc w:val="right"/>
            </w:pPr>
            <w:r>
              <w:rPr>
                <w:sz w:val="16"/>
              </w:rPr>
              <w:t>$0.127</w:t>
            </w:r>
          </w:p>
        </w:tc>
        <w:tc>
          <w:tcPr>
            <w:tcW w:w="900" w:type="dxa"/>
          </w:tcPr>
          <w:p w14:paraId="5E21C604" w14:textId="77777777" w:rsidR="00825DE6" w:rsidRDefault="003931CA">
            <w:pPr>
              <w:spacing w:before="10" w:after="10"/>
              <w:jc w:val="right"/>
            </w:pPr>
            <w:r>
              <w:rPr>
                <w:sz w:val="16"/>
              </w:rPr>
              <w:t>$0.063</w:t>
            </w:r>
          </w:p>
        </w:tc>
        <w:tc>
          <w:tcPr>
            <w:tcW w:w="500" w:type="dxa"/>
          </w:tcPr>
          <w:p w14:paraId="50B66B7B" w14:textId="77777777" w:rsidR="00825DE6" w:rsidRDefault="003931CA">
            <w:pPr>
              <w:spacing w:before="10" w:after="10"/>
              <w:jc w:val="right"/>
            </w:pPr>
            <w:r>
              <w:rPr>
                <w:sz w:val="16"/>
              </w:rPr>
              <w:t>1.13</w:t>
            </w:r>
          </w:p>
        </w:tc>
        <w:tc>
          <w:tcPr>
            <w:tcW w:w="850" w:type="dxa"/>
          </w:tcPr>
          <w:p w14:paraId="01463A55" w14:textId="77777777" w:rsidR="00825DE6" w:rsidRDefault="003931CA">
            <w:pPr>
              <w:spacing w:before="10" w:after="10"/>
              <w:jc w:val="right"/>
            </w:pPr>
            <w:r>
              <w:rPr>
                <w:sz w:val="16"/>
              </w:rPr>
              <w:t>$0.160</w:t>
            </w:r>
          </w:p>
        </w:tc>
        <w:tc>
          <w:tcPr>
            <w:tcW w:w="750" w:type="dxa"/>
          </w:tcPr>
          <w:p w14:paraId="7E3890E3" w14:textId="77777777" w:rsidR="00825DE6" w:rsidRDefault="003931CA">
            <w:pPr>
              <w:spacing w:before="10" w:after="10"/>
              <w:jc w:val="right"/>
            </w:pPr>
            <w:r>
              <w:rPr>
                <w:sz w:val="16"/>
              </w:rPr>
              <w:t>—</w:t>
            </w:r>
          </w:p>
        </w:tc>
        <w:tc>
          <w:tcPr>
            <w:tcW w:w="750" w:type="dxa"/>
          </w:tcPr>
          <w:p w14:paraId="5B1B55A4" w14:textId="77777777" w:rsidR="00825DE6" w:rsidRDefault="003931CA">
            <w:pPr>
              <w:spacing w:before="10" w:after="10"/>
            </w:pPr>
            <w:r>
              <w:rPr>
                <w:sz w:val="16"/>
              </w:rPr>
              <w:t>import</w:t>
            </w:r>
          </w:p>
        </w:tc>
      </w:tr>
      <w:tr w:rsidR="00825DE6" w14:paraId="4975FD23" w14:textId="77777777">
        <w:trPr>
          <w:jc w:val="center"/>
        </w:trPr>
        <w:tc>
          <w:tcPr>
            <w:tcW w:w="550" w:type="dxa"/>
          </w:tcPr>
          <w:p w14:paraId="29AF52CD" w14:textId="77777777" w:rsidR="00825DE6" w:rsidRDefault="003931CA">
            <w:pPr>
              <w:spacing w:before="10" w:after="10"/>
            </w:pPr>
            <w:r>
              <w:rPr>
                <w:sz w:val="16"/>
              </w:rPr>
              <w:t>75</w:t>
            </w:r>
          </w:p>
        </w:tc>
        <w:tc>
          <w:tcPr>
            <w:tcW w:w="1500" w:type="dxa"/>
          </w:tcPr>
          <w:p w14:paraId="460840BD" w14:textId="77777777" w:rsidR="00825DE6" w:rsidRDefault="003931CA">
            <w:pPr>
              <w:spacing w:before="10" w:after="10"/>
            </w:pPr>
            <w:r>
              <w:rPr>
                <w:sz w:val="16"/>
              </w:rPr>
              <w:t>Italy</w:t>
            </w:r>
          </w:p>
        </w:tc>
        <w:tc>
          <w:tcPr>
            <w:tcW w:w="900" w:type="dxa"/>
          </w:tcPr>
          <w:p w14:paraId="45A86A54" w14:textId="77777777" w:rsidR="00825DE6" w:rsidRDefault="003931CA">
            <w:pPr>
              <w:spacing w:before="10" w:after="10"/>
              <w:jc w:val="right"/>
            </w:pPr>
            <w:r>
              <w:rPr>
                <w:sz w:val="16"/>
              </w:rPr>
              <w:t>$1.25</w:t>
            </w:r>
          </w:p>
        </w:tc>
        <w:tc>
          <w:tcPr>
            <w:tcW w:w="900" w:type="dxa"/>
          </w:tcPr>
          <w:p w14:paraId="6903DFEC" w14:textId="77777777" w:rsidR="00825DE6" w:rsidRDefault="003931CA">
            <w:pPr>
              <w:spacing w:before="10" w:after="10"/>
              <w:jc w:val="right"/>
            </w:pPr>
            <w:r>
              <w:rPr>
                <w:sz w:val="16"/>
              </w:rPr>
              <w:t>$0.138</w:t>
            </w:r>
          </w:p>
        </w:tc>
        <w:tc>
          <w:tcPr>
            <w:tcW w:w="900" w:type="dxa"/>
          </w:tcPr>
          <w:p w14:paraId="54B23E8B" w14:textId="77777777" w:rsidR="00825DE6" w:rsidRDefault="003931CA">
            <w:pPr>
              <w:spacing w:before="10" w:after="10"/>
              <w:jc w:val="right"/>
            </w:pPr>
            <w:r>
              <w:rPr>
                <w:sz w:val="16"/>
              </w:rPr>
              <w:t>$0.052</w:t>
            </w:r>
          </w:p>
        </w:tc>
        <w:tc>
          <w:tcPr>
            <w:tcW w:w="500" w:type="dxa"/>
          </w:tcPr>
          <w:p w14:paraId="55164438" w14:textId="77777777" w:rsidR="00825DE6" w:rsidRDefault="003931CA">
            <w:pPr>
              <w:spacing w:before="10" w:after="10"/>
              <w:jc w:val="right"/>
            </w:pPr>
            <w:r>
              <w:rPr>
                <w:sz w:val="16"/>
              </w:rPr>
              <w:t>1.22</w:t>
            </w:r>
          </w:p>
        </w:tc>
        <w:tc>
          <w:tcPr>
            <w:tcW w:w="850" w:type="dxa"/>
          </w:tcPr>
          <w:p w14:paraId="5243FD7F" w14:textId="77777777" w:rsidR="00825DE6" w:rsidRDefault="003931CA">
            <w:pPr>
              <w:spacing w:before="10" w:after="10"/>
              <w:jc w:val="right"/>
            </w:pPr>
            <w:r>
              <w:rPr>
                <w:sz w:val="16"/>
              </w:rPr>
              <w:t>$0.162</w:t>
            </w:r>
          </w:p>
        </w:tc>
        <w:tc>
          <w:tcPr>
            <w:tcW w:w="750" w:type="dxa"/>
          </w:tcPr>
          <w:p w14:paraId="1560D339" w14:textId="77777777" w:rsidR="00825DE6" w:rsidRDefault="003931CA">
            <w:pPr>
              <w:spacing w:before="10" w:after="10"/>
              <w:jc w:val="right"/>
            </w:pPr>
            <w:r>
              <w:rPr>
                <w:sz w:val="16"/>
              </w:rPr>
              <w:t>—</w:t>
            </w:r>
          </w:p>
        </w:tc>
        <w:tc>
          <w:tcPr>
            <w:tcW w:w="750" w:type="dxa"/>
          </w:tcPr>
          <w:p w14:paraId="3E93DC44" w14:textId="77777777" w:rsidR="00825DE6" w:rsidRDefault="003931CA">
            <w:pPr>
              <w:spacing w:before="10" w:after="10"/>
            </w:pPr>
            <w:r>
              <w:rPr>
                <w:sz w:val="16"/>
              </w:rPr>
              <w:t>import</w:t>
            </w:r>
          </w:p>
        </w:tc>
      </w:tr>
      <w:tr w:rsidR="00825DE6" w14:paraId="3D7BA221" w14:textId="77777777">
        <w:trPr>
          <w:jc w:val="center"/>
        </w:trPr>
        <w:tc>
          <w:tcPr>
            <w:tcW w:w="550" w:type="dxa"/>
          </w:tcPr>
          <w:p w14:paraId="4E7CF8C9" w14:textId="77777777" w:rsidR="00825DE6" w:rsidRDefault="003931CA">
            <w:pPr>
              <w:spacing w:before="10" w:after="10"/>
            </w:pPr>
            <w:r>
              <w:rPr>
                <w:sz w:val="16"/>
              </w:rPr>
              <w:t>77</w:t>
            </w:r>
          </w:p>
        </w:tc>
        <w:tc>
          <w:tcPr>
            <w:tcW w:w="1500" w:type="dxa"/>
          </w:tcPr>
          <w:p w14:paraId="2B612564" w14:textId="77777777" w:rsidR="00825DE6" w:rsidRDefault="003931CA">
            <w:pPr>
              <w:spacing w:before="10" w:after="10"/>
            </w:pPr>
            <w:r>
              <w:rPr>
                <w:sz w:val="16"/>
              </w:rPr>
              <w:t>Japan</w:t>
            </w:r>
          </w:p>
        </w:tc>
        <w:tc>
          <w:tcPr>
            <w:tcW w:w="900" w:type="dxa"/>
          </w:tcPr>
          <w:p w14:paraId="48E43629" w14:textId="77777777" w:rsidR="00825DE6" w:rsidRDefault="003931CA">
            <w:pPr>
              <w:spacing w:before="10" w:after="10"/>
              <w:jc w:val="right"/>
            </w:pPr>
            <w:r>
              <w:rPr>
                <w:sz w:val="16"/>
              </w:rPr>
              <w:t>$1.25</w:t>
            </w:r>
          </w:p>
        </w:tc>
        <w:tc>
          <w:tcPr>
            <w:tcW w:w="900" w:type="dxa"/>
          </w:tcPr>
          <w:p w14:paraId="75FE8BA6" w14:textId="77777777" w:rsidR="00825DE6" w:rsidRDefault="003931CA">
            <w:pPr>
              <w:spacing w:before="10" w:after="10"/>
              <w:jc w:val="right"/>
            </w:pPr>
            <w:r>
              <w:rPr>
                <w:sz w:val="16"/>
              </w:rPr>
              <w:t>$0.117</w:t>
            </w:r>
          </w:p>
        </w:tc>
        <w:tc>
          <w:tcPr>
            <w:tcW w:w="900" w:type="dxa"/>
          </w:tcPr>
          <w:p w14:paraId="41404775" w14:textId="77777777" w:rsidR="00825DE6" w:rsidRDefault="003931CA">
            <w:pPr>
              <w:spacing w:before="10" w:after="10"/>
              <w:jc w:val="right"/>
            </w:pPr>
            <w:r>
              <w:rPr>
                <w:sz w:val="16"/>
              </w:rPr>
              <w:t>$0.078</w:t>
            </w:r>
          </w:p>
        </w:tc>
        <w:tc>
          <w:tcPr>
            <w:tcW w:w="500" w:type="dxa"/>
          </w:tcPr>
          <w:p w14:paraId="5A021990" w14:textId="77777777" w:rsidR="00825DE6" w:rsidRDefault="003931CA">
            <w:pPr>
              <w:spacing w:before="10" w:after="10"/>
              <w:jc w:val="right"/>
            </w:pPr>
            <w:r>
              <w:rPr>
                <w:sz w:val="16"/>
              </w:rPr>
              <w:t>1.23</w:t>
            </w:r>
          </w:p>
        </w:tc>
        <w:tc>
          <w:tcPr>
            <w:tcW w:w="850" w:type="dxa"/>
          </w:tcPr>
          <w:p w14:paraId="1D9B7CC9" w14:textId="77777777" w:rsidR="00825DE6" w:rsidRDefault="003931CA">
            <w:pPr>
              <w:spacing w:before="10" w:after="10"/>
              <w:jc w:val="right"/>
            </w:pPr>
            <w:r>
              <w:rPr>
                <w:sz w:val="16"/>
              </w:rPr>
              <w:t>$0.135</w:t>
            </w:r>
          </w:p>
        </w:tc>
        <w:tc>
          <w:tcPr>
            <w:tcW w:w="750" w:type="dxa"/>
          </w:tcPr>
          <w:p w14:paraId="710EEBD4" w14:textId="77777777" w:rsidR="00825DE6" w:rsidRDefault="003931CA">
            <w:pPr>
              <w:spacing w:before="10" w:after="10"/>
              <w:jc w:val="right"/>
            </w:pPr>
            <w:r>
              <w:rPr>
                <w:sz w:val="16"/>
              </w:rPr>
              <w:t>—</w:t>
            </w:r>
          </w:p>
        </w:tc>
        <w:tc>
          <w:tcPr>
            <w:tcW w:w="750" w:type="dxa"/>
          </w:tcPr>
          <w:p w14:paraId="647A28C9" w14:textId="77777777" w:rsidR="00825DE6" w:rsidRDefault="003931CA">
            <w:pPr>
              <w:spacing w:before="10" w:after="10"/>
            </w:pPr>
            <w:r>
              <w:rPr>
                <w:sz w:val="16"/>
              </w:rPr>
              <w:t>import</w:t>
            </w:r>
          </w:p>
        </w:tc>
      </w:tr>
      <w:tr w:rsidR="00825DE6" w14:paraId="1696A814" w14:textId="77777777">
        <w:trPr>
          <w:jc w:val="center"/>
        </w:trPr>
        <w:tc>
          <w:tcPr>
            <w:tcW w:w="550" w:type="dxa"/>
          </w:tcPr>
          <w:p w14:paraId="4B07902C" w14:textId="77777777" w:rsidR="00825DE6" w:rsidRDefault="003931CA">
            <w:pPr>
              <w:spacing w:before="10" w:after="10"/>
            </w:pPr>
            <w:r>
              <w:rPr>
                <w:sz w:val="16"/>
              </w:rPr>
              <w:t>79</w:t>
            </w:r>
          </w:p>
        </w:tc>
        <w:tc>
          <w:tcPr>
            <w:tcW w:w="1500" w:type="dxa"/>
          </w:tcPr>
          <w:p w14:paraId="7C32CD0F" w14:textId="77777777" w:rsidR="00825DE6" w:rsidRDefault="003931CA">
            <w:pPr>
              <w:spacing w:before="10" w:after="10"/>
            </w:pPr>
            <w:r>
              <w:rPr>
                <w:sz w:val="16"/>
              </w:rPr>
              <w:t>Switzerland</w:t>
            </w:r>
          </w:p>
        </w:tc>
        <w:tc>
          <w:tcPr>
            <w:tcW w:w="900" w:type="dxa"/>
          </w:tcPr>
          <w:p w14:paraId="43F1B9ED" w14:textId="77777777" w:rsidR="00825DE6" w:rsidRDefault="003931CA">
            <w:pPr>
              <w:spacing w:before="10" w:after="10"/>
              <w:jc w:val="right"/>
            </w:pPr>
            <w:r>
              <w:rPr>
                <w:sz w:val="16"/>
              </w:rPr>
              <w:t>$1.25</w:t>
            </w:r>
          </w:p>
        </w:tc>
        <w:tc>
          <w:tcPr>
            <w:tcW w:w="900" w:type="dxa"/>
          </w:tcPr>
          <w:p w14:paraId="2B768E25" w14:textId="77777777" w:rsidR="00825DE6" w:rsidRDefault="003931CA">
            <w:pPr>
              <w:spacing w:before="10" w:after="10"/>
              <w:jc w:val="right"/>
            </w:pPr>
            <w:r>
              <w:rPr>
                <w:sz w:val="16"/>
              </w:rPr>
              <w:t>$0.122</w:t>
            </w:r>
          </w:p>
        </w:tc>
        <w:tc>
          <w:tcPr>
            <w:tcW w:w="900" w:type="dxa"/>
          </w:tcPr>
          <w:p w14:paraId="7E37DB22" w14:textId="77777777" w:rsidR="00825DE6" w:rsidRDefault="003931CA">
            <w:pPr>
              <w:spacing w:before="10" w:after="10"/>
              <w:jc w:val="right"/>
            </w:pPr>
            <w:r>
              <w:rPr>
                <w:sz w:val="16"/>
              </w:rPr>
              <w:t>$0.076</w:t>
            </w:r>
          </w:p>
        </w:tc>
        <w:tc>
          <w:tcPr>
            <w:tcW w:w="500" w:type="dxa"/>
          </w:tcPr>
          <w:p w14:paraId="3FDEA24F" w14:textId="77777777" w:rsidR="00825DE6" w:rsidRDefault="003931CA">
            <w:pPr>
              <w:spacing w:before="10" w:after="10"/>
              <w:jc w:val="right"/>
            </w:pPr>
            <w:r>
              <w:rPr>
                <w:sz w:val="16"/>
              </w:rPr>
              <w:t>1.09</w:t>
            </w:r>
          </w:p>
        </w:tc>
        <w:tc>
          <w:tcPr>
            <w:tcW w:w="850" w:type="dxa"/>
          </w:tcPr>
          <w:p w14:paraId="5B058D62" w14:textId="77777777" w:rsidR="00825DE6" w:rsidRDefault="003931CA">
            <w:pPr>
              <w:spacing w:before="10" w:after="10"/>
              <w:jc w:val="right"/>
            </w:pPr>
            <w:r>
              <w:rPr>
                <w:sz w:val="16"/>
              </w:rPr>
              <w:t>$0.160</w:t>
            </w:r>
          </w:p>
        </w:tc>
        <w:tc>
          <w:tcPr>
            <w:tcW w:w="750" w:type="dxa"/>
          </w:tcPr>
          <w:p w14:paraId="7F0DDCE3" w14:textId="77777777" w:rsidR="00825DE6" w:rsidRDefault="003931CA">
            <w:pPr>
              <w:spacing w:before="10" w:after="10"/>
              <w:jc w:val="right"/>
            </w:pPr>
            <w:r>
              <w:rPr>
                <w:sz w:val="16"/>
              </w:rPr>
              <w:t>—</w:t>
            </w:r>
          </w:p>
        </w:tc>
        <w:tc>
          <w:tcPr>
            <w:tcW w:w="750" w:type="dxa"/>
          </w:tcPr>
          <w:p w14:paraId="51DFED12" w14:textId="77777777" w:rsidR="00825DE6" w:rsidRDefault="003931CA">
            <w:pPr>
              <w:spacing w:before="10" w:after="10"/>
            </w:pPr>
            <w:r>
              <w:rPr>
                <w:sz w:val="16"/>
              </w:rPr>
              <w:t>import</w:t>
            </w:r>
          </w:p>
        </w:tc>
      </w:tr>
      <w:tr w:rsidR="00825DE6" w14:paraId="2B3B96B7" w14:textId="77777777">
        <w:trPr>
          <w:jc w:val="center"/>
        </w:trPr>
        <w:tc>
          <w:tcPr>
            <w:tcW w:w="550" w:type="dxa"/>
          </w:tcPr>
          <w:p w14:paraId="2CBAC742" w14:textId="77777777" w:rsidR="00825DE6" w:rsidRDefault="003931CA">
            <w:pPr>
              <w:spacing w:before="10" w:after="10"/>
            </w:pPr>
            <w:r>
              <w:rPr>
                <w:sz w:val="16"/>
              </w:rPr>
              <w:t>81</w:t>
            </w:r>
          </w:p>
        </w:tc>
        <w:tc>
          <w:tcPr>
            <w:tcW w:w="1500" w:type="dxa"/>
          </w:tcPr>
          <w:p w14:paraId="147AE71A" w14:textId="77777777" w:rsidR="00825DE6" w:rsidRDefault="003931CA">
            <w:pPr>
              <w:spacing w:before="10" w:after="10"/>
            </w:pPr>
            <w:r>
              <w:rPr>
                <w:sz w:val="16"/>
              </w:rPr>
              <w:t>Singapore</w:t>
            </w:r>
          </w:p>
        </w:tc>
        <w:tc>
          <w:tcPr>
            <w:tcW w:w="900" w:type="dxa"/>
          </w:tcPr>
          <w:p w14:paraId="4A0085CB" w14:textId="77777777" w:rsidR="00825DE6" w:rsidRDefault="003931CA">
            <w:pPr>
              <w:spacing w:before="10" w:after="10"/>
              <w:jc w:val="right"/>
            </w:pPr>
            <w:r>
              <w:rPr>
                <w:sz w:val="16"/>
              </w:rPr>
              <w:t>$1.26</w:t>
            </w:r>
          </w:p>
        </w:tc>
        <w:tc>
          <w:tcPr>
            <w:tcW w:w="900" w:type="dxa"/>
          </w:tcPr>
          <w:p w14:paraId="1119A32D" w14:textId="77777777" w:rsidR="00825DE6" w:rsidRDefault="003931CA">
            <w:pPr>
              <w:spacing w:before="10" w:after="10"/>
              <w:jc w:val="right"/>
            </w:pPr>
            <w:r>
              <w:rPr>
                <w:sz w:val="16"/>
              </w:rPr>
              <w:t>$0.130</w:t>
            </w:r>
          </w:p>
        </w:tc>
        <w:tc>
          <w:tcPr>
            <w:tcW w:w="900" w:type="dxa"/>
          </w:tcPr>
          <w:p w14:paraId="1F95B471" w14:textId="77777777" w:rsidR="00825DE6" w:rsidRDefault="003931CA">
            <w:pPr>
              <w:spacing w:before="10" w:after="10"/>
              <w:jc w:val="right"/>
            </w:pPr>
            <w:r>
              <w:rPr>
                <w:sz w:val="16"/>
              </w:rPr>
              <w:t>$0.077</w:t>
            </w:r>
          </w:p>
        </w:tc>
        <w:tc>
          <w:tcPr>
            <w:tcW w:w="500" w:type="dxa"/>
          </w:tcPr>
          <w:p w14:paraId="4D380447" w14:textId="77777777" w:rsidR="00825DE6" w:rsidRDefault="003931CA">
            <w:pPr>
              <w:spacing w:before="10" w:after="10"/>
              <w:jc w:val="right"/>
            </w:pPr>
            <w:r>
              <w:rPr>
                <w:sz w:val="16"/>
              </w:rPr>
              <w:t>1.28</w:t>
            </w:r>
          </w:p>
        </w:tc>
        <w:tc>
          <w:tcPr>
            <w:tcW w:w="850" w:type="dxa"/>
          </w:tcPr>
          <w:p w14:paraId="7908FE97" w14:textId="77777777" w:rsidR="00825DE6" w:rsidRDefault="003931CA">
            <w:pPr>
              <w:spacing w:before="10" w:after="10"/>
              <w:jc w:val="right"/>
            </w:pPr>
            <w:r>
              <w:rPr>
                <w:sz w:val="16"/>
              </w:rPr>
              <w:t>$0.145</w:t>
            </w:r>
          </w:p>
        </w:tc>
        <w:tc>
          <w:tcPr>
            <w:tcW w:w="750" w:type="dxa"/>
          </w:tcPr>
          <w:p w14:paraId="691BEF26" w14:textId="77777777" w:rsidR="00825DE6" w:rsidRDefault="003931CA">
            <w:pPr>
              <w:spacing w:before="10" w:after="10"/>
              <w:jc w:val="right"/>
            </w:pPr>
            <w:r>
              <w:rPr>
                <w:sz w:val="16"/>
              </w:rPr>
              <w:t>—</w:t>
            </w:r>
          </w:p>
        </w:tc>
        <w:tc>
          <w:tcPr>
            <w:tcW w:w="750" w:type="dxa"/>
          </w:tcPr>
          <w:p w14:paraId="6FB26E3A" w14:textId="77777777" w:rsidR="00825DE6" w:rsidRDefault="003931CA">
            <w:pPr>
              <w:spacing w:before="10" w:after="10"/>
            </w:pPr>
            <w:r>
              <w:rPr>
                <w:sz w:val="16"/>
              </w:rPr>
              <w:t>import</w:t>
            </w:r>
          </w:p>
        </w:tc>
      </w:tr>
      <w:tr w:rsidR="00825DE6" w14:paraId="03D61B25" w14:textId="77777777">
        <w:trPr>
          <w:jc w:val="center"/>
        </w:trPr>
        <w:tc>
          <w:tcPr>
            <w:tcW w:w="550" w:type="dxa"/>
          </w:tcPr>
          <w:p w14:paraId="2811B6D6" w14:textId="77777777" w:rsidR="00825DE6" w:rsidRDefault="003931CA">
            <w:pPr>
              <w:spacing w:before="10" w:after="10"/>
            </w:pPr>
            <w:r>
              <w:rPr>
                <w:sz w:val="16"/>
              </w:rPr>
              <w:t>82</w:t>
            </w:r>
          </w:p>
        </w:tc>
        <w:tc>
          <w:tcPr>
            <w:tcW w:w="1500" w:type="dxa"/>
          </w:tcPr>
          <w:p w14:paraId="4A9FE6BD" w14:textId="77777777" w:rsidR="00825DE6" w:rsidRDefault="003931CA">
            <w:pPr>
              <w:spacing w:before="10" w:after="10"/>
            </w:pPr>
            <w:r>
              <w:rPr>
                <w:sz w:val="16"/>
              </w:rPr>
              <w:t>Senegal</w:t>
            </w:r>
          </w:p>
        </w:tc>
        <w:tc>
          <w:tcPr>
            <w:tcW w:w="900" w:type="dxa"/>
          </w:tcPr>
          <w:p w14:paraId="7363C6EF" w14:textId="77777777" w:rsidR="00825DE6" w:rsidRDefault="003931CA">
            <w:pPr>
              <w:spacing w:before="10" w:after="10"/>
              <w:jc w:val="right"/>
            </w:pPr>
            <w:r>
              <w:rPr>
                <w:sz w:val="16"/>
              </w:rPr>
              <w:t>$1.27</w:t>
            </w:r>
          </w:p>
        </w:tc>
        <w:tc>
          <w:tcPr>
            <w:tcW w:w="900" w:type="dxa"/>
          </w:tcPr>
          <w:p w14:paraId="55D3BCB4" w14:textId="77777777" w:rsidR="00825DE6" w:rsidRDefault="003931CA">
            <w:pPr>
              <w:spacing w:before="10" w:after="10"/>
              <w:jc w:val="right"/>
            </w:pPr>
            <w:r>
              <w:rPr>
                <w:sz w:val="16"/>
              </w:rPr>
              <w:t>$0.169</w:t>
            </w:r>
          </w:p>
        </w:tc>
        <w:tc>
          <w:tcPr>
            <w:tcW w:w="900" w:type="dxa"/>
          </w:tcPr>
          <w:p w14:paraId="36FB253A" w14:textId="77777777" w:rsidR="00825DE6" w:rsidRDefault="003931CA">
            <w:pPr>
              <w:spacing w:before="10" w:after="10"/>
              <w:jc w:val="right"/>
            </w:pPr>
            <w:r>
              <w:rPr>
                <w:sz w:val="16"/>
              </w:rPr>
              <w:t>$0.050</w:t>
            </w:r>
          </w:p>
        </w:tc>
        <w:tc>
          <w:tcPr>
            <w:tcW w:w="500" w:type="dxa"/>
          </w:tcPr>
          <w:p w14:paraId="5BCFE1C2" w14:textId="77777777" w:rsidR="00825DE6" w:rsidRDefault="003931CA">
            <w:pPr>
              <w:spacing w:before="10" w:after="10"/>
              <w:jc w:val="right"/>
            </w:pPr>
            <w:r>
              <w:rPr>
                <w:sz w:val="16"/>
              </w:rPr>
              <w:t>1.34</w:t>
            </w:r>
          </w:p>
        </w:tc>
        <w:tc>
          <w:tcPr>
            <w:tcW w:w="850" w:type="dxa"/>
          </w:tcPr>
          <w:p w14:paraId="5114B873" w14:textId="77777777" w:rsidR="00825DE6" w:rsidRDefault="003931CA">
            <w:pPr>
              <w:spacing w:before="10" w:after="10"/>
              <w:jc w:val="right"/>
            </w:pPr>
            <w:r>
              <w:rPr>
                <w:sz w:val="16"/>
              </w:rPr>
              <w:t>$0.180</w:t>
            </w:r>
          </w:p>
        </w:tc>
        <w:tc>
          <w:tcPr>
            <w:tcW w:w="750" w:type="dxa"/>
          </w:tcPr>
          <w:p w14:paraId="22F4FFFA" w14:textId="77777777" w:rsidR="00825DE6" w:rsidRDefault="003931CA">
            <w:pPr>
              <w:spacing w:before="10" w:after="10"/>
              <w:jc w:val="right"/>
            </w:pPr>
            <w:r>
              <w:rPr>
                <w:sz w:val="16"/>
              </w:rPr>
              <w:t>—</w:t>
            </w:r>
          </w:p>
        </w:tc>
        <w:tc>
          <w:tcPr>
            <w:tcW w:w="750" w:type="dxa"/>
          </w:tcPr>
          <w:p w14:paraId="2C0CD863" w14:textId="77777777" w:rsidR="00825DE6" w:rsidRDefault="003931CA">
            <w:pPr>
              <w:spacing w:before="10" w:after="10"/>
            </w:pPr>
            <w:r>
              <w:rPr>
                <w:sz w:val="16"/>
              </w:rPr>
              <w:t>n/a</w:t>
            </w:r>
          </w:p>
        </w:tc>
      </w:tr>
      <w:tr w:rsidR="00825DE6" w14:paraId="2D8EAC93" w14:textId="77777777">
        <w:trPr>
          <w:jc w:val="center"/>
        </w:trPr>
        <w:tc>
          <w:tcPr>
            <w:tcW w:w="550" w:type="dxa"/>
          </w:tcPr>
          <w:p w14:paraId="47DC115D" w14:textId="77777777" w:rsidR="00825DE6" w:rsidRDefault="003931CA">
            <w:pPr>
              <w:spacing w:before="10" w:after="10"/>
            </w:pPr>
            <w:r>
              <w:rPr>
                <w:sz w:val="16"/>
              </w:rPr>
              <w:t>83</w:t>
            </w:r>
          </w:p>
        </w:tc>
        <w:tc>
          <w:tcPr>
            <w:tcW w:w="1500" w:type="dxa"/>
          </w:tcPr>
          <w:p w14:paraId="6092FC18" w14:textId="77777777" w:rsidR="00825DE6" w:rsidRDefault="003931CA">
            <w:pPr>
              <w:spacing w:before="10" w:after="10"/>
            </w:pPr>
            <w:r>
              <w:rPr>
                <w:sz w:val="16"/>
              </w:rPr>
              <w:t>Cyprus</w:t>
            </w:r>
          </w:p>
        </w:tc>
        <w:tc>
          <w:tcPr>
            <w:tcW w:w="900" w:type="dxa"/>
          </w:tcPr>
          <w:p w14:paraId="01DE005C" w14:textId="77777777" w:rsidR="00825DE6" w:rsidRDefault="003931CA">
            <w:pPr>
              <w:spacing w:before="10" w:after="10"/>
              <w:jc w:val="right"/>
            </w:pPr>
            <w:r>
              <w:rPr>
                <w:sz w:val="16"/>
              </w:rPr>
              <w:t>$1.28</w:t>
            </w:r>
          </w:p>
        </w:tc>
        <w:tc>
          <w:tcPr>
            <w:tcW w:w="900" w:type="dxa"/>
          </w:tcPr>
          <w:p w14:paraId="3CC08285" w14:textId="77777777" w:rsidR="00825DE6" w:rsidRDefault="003931CA">
            <w:pPr>
              <w:spacing w:before="10" w:after="10"/>
              <w:jc w:val="right"/>
            </w:pPr>
            <w:r>
              <w:rPr>
                <w:sz w:val="16"/>
              </w:rPr>
              <w:t>$0.165</w:t>
            </w:r>
          </w:p>
        </w:tc>
        <w:tc>
          <w:tcPr>
            <w:tcW w:w="900" w:type="dxa"/>
          </w:tcPr>
          <w:p w14:paraId="405BEB88" w14:textId="77777777" w:rsidR="00825DE6" w:rsidRDefault="003931CA">
            <w:pPr>
              <w:spacing w:before="10" w:after="10"/>
              <w:jc w:val="right"/>
            </w:pPr>
            <w:r>
              <w:rPr>
                <w:sz w:val="16"/>
              </w:rPr>
              <w:t>$0.060</w:t>
            </w:r>
          </w:p>
        </w:tc>
        <w:tc>
          <w:tcPr>
            <w:tcW w:w="500" w:type="dxa"/>
          </w:tcPr>
          <w:p w14:paraId="21678844" w14:textId="77777777" w:rsidR="00825DE6" w:rsidRDefault="003931CA">
            <w:pPr>
              <w:spacing w:before="10" w:after="10"/>
              <w:jc w:val="right"/>
            </w:pPr>
            <w:r>
              <w:rPr>
                <w:sz w:val="16"/>
              </w:rPr>
              <w:t>1.27</w:t>
            </w:r>
          </w:p>
        </w:tc>
        <w:tc>
          <w:tcPr>
            <w:tcW w:w="850" w:type="dxa"/>
          </w:tcPr>
          <w:p w14:paraId="1BE35399" w14:textId="77777777" w:rsidR="00825DE6" w:rsidRDefault="003931CA">
            <w:pPr>
              <w:spacing w:before="10" w:after="10"/>
              <w:jc w:val="right"/>
            </w:pPr>
            <w:r>
              <w:rPr>
                <w:sz w:val="16"/>
              </w:rPr>
              <w:t>$0.185</w:t>
            </w:r>
          </w:p>
        </w:tc>
        <w:tc>
          <w:tcPr>
            <w:tcW w:w="750" w:type="dxa"/>
          </w:tcPr>
          <w:p w14:paraId="7B0AE594" w14:textId="77777777" w:rsidR="00825DE6" w:rsidRDefault="003931CA">
            <w:pPr>
              <w:spacing w:before="10" w:after="10"/>
              <w:jc w:val="right"/>
            </w:pPr>
            <w:r>
              <w:rPr>
                <w:sz w:val="16"/>
              </w:rPr>
              <w:t>—</w:t>
            </w:r>
          </w:p>
        </w:tc>
        <w:tc>
          <w:tcPr>
            <w:tcW w:w="750" w:type="dxa"/>
          </w:tcPr>
          <w:p w14:paraId="6C16462A" w14:textId="77777777" w:rsidR="00825DE6" w:rsidRDefault="003931CA">
            <w:pPr>
              <w:spacing w:before="10" w:after="10"/>
            </w:pPr>
            <w:r>
              <w:rPr>
                <w:sz w:val="16"/>
              </w:rPr>
              <w:t>import</w:t>
            </w:r>
          </w:p>
        </w:tc>
      </w:tr>
      <w:tr w:rsidR="00825DE6" w14:paraId="4BA45DA7" w14:textId="77777777">
        <w:trPr>
          <w:jc w:val="center"/>
        </w:trPr>
        <w:tc>
          <w:tcPr>
            <w:tcW w:w="550" w:type="dxa"/>
          </w:tcPr>
          <w:p w14:paraId="557F4BDB" w14:textId="77777777" w:rsidR="00825DE6" w:rsidRDefault="003931CA">
            <w:pPr>
              <w:spacing w:before="10" w:after="10"/>
            </w:pPr>
            <w:r>
              <w:rPr>
                <w:sz w:val="16"/>
              </w:rPr>
              <w:t>84</w:t>
            </w:r>
          </w:p>
        </w:tc>
        <w:tc>
          <w:tcPr>
            <w:tcW w:w="1500" w:type="dxa"/>
          </w:tcPr>
          <w:p w14:paraId="0F8E0334" w14:textId="77777777" w:rsidR="00825DE6" w:rsidRDefault="003931CA">
            <w:pPr>
              <w:spacing w:before="10" w:after="10"/>
            </w:pPr>
            <w:r>
              <w:rPr>
                <w:sz w:val="16"/>
              </w:rPr>
              <w:t>Ireland</w:t>
            </w:r>
          </w:p>
        </w:tc>
        <w:tc>
          <w:tcPr>
            <w:tcW w:w="900" w:type="dxa"/>
          </w:tcPr>
          <w:p w14:paraId="561D91EB" w14:textId="77777777" w:rsidR="00825DE6" w:rsidRDefault="003931CA">
            <w:pPr>
              <w:spacing w:before="10" w:after="10"/>
              <w:jc w:val="right"/>
            </w:pPr>
            <w:r>
              <w:rPr>
                <w:sz w:val="16"/>
              </w:rPr>
              <w:t>$1.28</w:t>
            </w:r>
          </w:p>
        </w:tc>
        <w:tc>
          <w:tcPr>
            <w:tcW w:w="900" w:type="dxa"/>
          </w:tcPr>
          <w:p w14:paraId="4773CEC5" w14:textId="77777777" w:rsidR="00825DE6" w:rsidRDefault="003931CA">
            <w:pPr>
              <w:spacing w:before="10" w:after="10"/>
              <w:jc w:val="right"/>
            </w:pPr>
            <w:r>
              <w:rPr>
                <w:sz w:val="16"/>
              </w:rPr>
              <w:t>$0.173</w:t>
            </w:r>
          </w:p>
        </w:tc>
        <w:tc>
          <w:tcPr>
            <w:tcW w:w="900" w:type="dxa"/>
          </w:tcPr>
          <w:p w14:paraId="40D032B5" w14:textId="77777777" w:rsidR="00825DE6" w:rsidRDefault="003931CA">
            <w:pPr>
              <w:spacing w:before="10" w:after="10"/>
              <w:jc w:val="right"/>
            </w:pPr>
            <w:r>
              <w:rPr>
                <w:sz w:val="16"/>
              </w:rPr>
              <w:t>$0.053</w:t>
            </w:r>
          </w:p>
        </w:tc>
        <w:tc>
          <w:tcPr>
            <w:tcW w:w="500" w:type="dxa"/>
          </w:tcPr>
          <w:p w14:paraId="0E362D1D" w14:textId="77777777" w:rsidR="00825DE6" w:rsidRDefault="003931CA">
            <w:pPr>
              <w:spacing w:before="10" w:after="10"/>
              <w:jc w:val="right"/>
            </w:pPr>
            <w:r>
              <w:rPr>
                <w:sz w:val="16"/>
              </w:rPr>
              <w:t>1.08</w:t>
            </w:r>
          </w:p>
        </w:tc>
        <w:tc>
          <w:tcPr>
            <w:tcW w:w="850" w:type="dxa"/>
          </w:tcPr>
          <w:p w14:paraId="4F6D5F77" w14:textId="77777777" w:rsidR="00825DE6" w:rsidRDefault="003931CA">
            <w:pPr>
              <w:spacing w:before="10" w:after="10"/>
              <w:jc w:val="right"/>
            </w:pPr>
            <w:r>
              <w:rPr>
                <w:sz w:val="16"/>
              </w:rPr>
              <w:t>$0.228</w:t>
            </w:r>
          </w:p>
        </w:tc>
        <w:tc>
          <w:tcPr>
            <w:tcW w:w="750" w:type="dxa"/>
          </w:tcPr>
          <w:p w14:paraId="31F43F55" w14:textId="77777777" w:rsidR="00825DE6" w:rsidRDefault="003931CA">
            <w:pPr>
              <w:spacing w:before="10" w:after="10"/>
              <w:jc w:val="right"/>
            </w:pPr>
            <w:r>
              <w:rPr>
                <w:sz w:val="16"/>
              </w:rPr>
              <w:t>—</w:t>
            </w:r>
          </w:p>
        </w:tc>
        <w:tc>
          <w:tcPr>
            <w:tcW w:w="750" w:type="dxa"/>
          </w:tcPr>
          <w:p w14:paraId="022E7753" w14:textId="77777777" w:rsidR="00825DE6" w:rsidRDefault="003931CA">
            <w:pPr>
              <w:spacing w:before="10" w:after="10"/>
            </w:pPr>
            <w:r>
              <w:rPr>
                <w:sz w:val="16"/>
              </w:rPr>
              <w:t>import</w:t>
            </w:r>
          </w:p>
        </w:tc>
      </w:tr>
      <w:tr w:rsidR="00825DE6" w14:paraId="72C5A614" w14:textId="77777777">
        <w:trPr>
          <w:jc w:val="center"/>
        </w:trPr>
        <w:tc>
          <w:tcPr>
            <w:tcW w:w="550" w:type="dxa"/>
            <w:tcBorders>
              <w:bottom w:val="single" w:sz="4" w:space="0" w:color="auto"/>
            </w:tcBorders>
          </w:tcPr>
          <w:p w14:paraId="7BA9B9D7" w14:textId="77777777" w:rsidR="00825DE6" w:rsidRDefault="003931CA">
            <w:pPr>
              <w:spacing w:before="10" w:after="10"/>
            </w:pPr>
            <w:r>
              <w:rPr>
                <w:sz w:val="16"/>
              </w:rPr>
              <w:t>86</w:t>
            </w:r>
          </w:p>
        </w:tc>
        <w:tc>
          <w:tcPr>
            <w:tcW w:w="1500" w:type="dxa"/>
            <w:tcBorders>
              <w:bottom w:val="single" w:sz="4" w:space="0" w:color="auto"/>
            </w:tcBorders>
          </w:tcPr>
          <w:p w14:paraId="394B6CB6" w14:textId="77777777" w:rsidR="00825DE6" w:rsidRDefault="003931CA">
            <w:pPr>
              <w:spacing w:before="10" w:after="10"/>
            </w:pPr>
            <w:r>
              <w:rPr>
                <w:sz w:val="16"/>
              </w:rPr>
              <w:t>Greenland</w:t>
            </w:r>
          </w:p>
        </w:tc>
        <w:tc>
          <w:tcPr>
            <w:tcW w:w="900" w:type="dxa"/>
            <w:tcBorders>
              <w:bottom w:val="single" w:sz="4" w:space="0" w:color="auto"/>
            </w:tcBorders>
          </w:tcPr>
          <w:p w14:paraId="1D96427C" w14:textId="77777777" w:rsidR="00825DE6" w:rsidRDefault="003931CA">
            <w:pPr>
              <w:spacing w:before="10" w:after="10"/>
              <w:jc w:val="right"/>
            </w:pPr>
            <w:r>
              <w:rPr>
                <w:sz w:val="16"/>
              </w:rPr>
              <w:t>$1.32</w:t>
            </w:r>
          </w:p>
        </w:tc>
        <w:tc>
          <w:tcPr>
            <w:tcW w:w="900" w:type="dxa"/>
            <w:tcBorders>
              <w:bottom w:val="single" w:sz="4" w:space="0" w:color="auto"/>
            </w:tcBorders>
          </w:tcPr>
          <w:p w14:paraId="288143A6" w14:textId="77777777" w:rsidR="00825DE6" w:rsidRDefault="003931CA">
            <w:pPr>
              <w:spacing w:before="10" w:after="10"/>
              <w:jc w:val="right"/>
            </w:pPr>
            <w:r>
              <w:rPr>
                <w:sz w:val="16"/>
              </w:rPr>
              <w:t>$0.199</w:t>
            </w:r>
          </w:p>
        </w:tc>
        <w:tc>
          <w:tcPr>
            <w:tcW w:w="900" w:type="dxa"/>
            <w:tcBorders>
              <w:bottom w:val="single" w:sz="4" w:space="0" w:color="auto"/>
            </w:tcBorders>
          </w:tcPr>
          <w:p w14:paraId="020CFE6A" w14:textId="77777777" w:rsidR="00825DE6" w:rsidRDefault="003931CA">
            <w:pPr>
              <w:spacing w:before="10" w:after="10"/>
              <w:jc w:val="right"/>
            </w:pPr>
            <w:r>
              <w:rPr>
                <w:sz w:val="16"/>
              </w:rPr>
              <w:t>$0.066</w:t>
            </w:r>
          </w:p>
        </w:tc>
        <w:tc>
          <w:tcPr>
            <w:tcW w:w="500" w:type="dxa"/>
            <w:tcBorders>
              <w:bottom w:val="single" w:sz="4" w:space="0" w:color="auto"/>
            </w:tcBorders>
          </w:tcPr>
          <w:p w14:paraId="4788EA72" w14:textId="77777777" w:rsidR="00825DE6" w:rsidRDefault="003931CA">
            <w:pPr>
              <w:spacing w:before="10" w:after="10"/>
              <w:jc w:val="right"/>
            </w:pPr>
            <w:r>
              <w:rPr>
                <w:sz w:val="16"/>
              </w:rPr>
              <w:t>1.08</w:t>
            </w:r>
          </w:p>
        </w:tc>
        <w:tc>
          <w:tcPr>
            <w:tcW w:w="850" w:type="dxa"/>
            <w:tcBorders>
              <w:bottom w:val="single" w:sz="4" w:space="0" w:color="auto"/>
            </w:tcBorders>
          </w:tcPr>
          <w:p w14:paraId="6A96EB42" w14:textId="77777777" w:rsidR="00825DE6" w:rsidRDefault="003931CA">
            <w:pPr>
              <w:spacing w:before="10" w:after="10"/>
              <w:jc w:val="right"/>
            </w:pPr>
            <w:r>
              <w:rPr>
                <w:sz w:val="16"/>
              </w:rPr>
              <w:t>$0.263</w:t>
            </w:r>
          </w:p>
        </w:tc>
        <w:tc>
          <w:tcPr>
            <w:tcW w:w="750" w:type="dxa"/>
            <w:tcBorders>
              <w:bottom w:val="single" w:sz="4" w:space="0" w:color="auto"/>
            </w:tcBorders>
          </w:tcPr>
          <w:p w14:paraId="3ACC3DA3" w14:textId="77777777" w:rsidR="00825DE6" w:rsidRDefault="003931CA">
            <w:pPr>
              <w:spacing w:before="10" w:after="10"/>
              <w:jc w:val="right"/>
            </w:pPr>
            <w:r>
              <w:rPr>
                <w:sz w:val="16"/>
              </w:rPr>
              <w:t>—</w:t>
            </w:r>
          </w:p>
        </w:tc>
        <w:tc>
          <w:tcPr>
            <w:tcW w:w="750" w:type="dxa"/>
            <w:tcBorders>
              <w:bottom w:val="single" w:sz="4" w:space="0" w:color="auto"/>
            </w:tcBorders>
          </w:tcPr>
          <w:p w14:paraId="486556F4" w14:textId="77777777" w:rsidR="00825DE6" w:rsidRDefault="003931CA">
            <w:pPr>
              <w:spacing w:before="10" w:after="10"/>
            </w:pPr>
            <w:r>
              <w:rPr>
                <w:sz w:val="16"/>
              </w:rPr>
              <w:t>import</w:t>
            </w:r>
          </w:p>
        </w:tc>
      </w:tr>
    </w:tbl>
    <w:p w14:paraId="23814C7F" w14:textId="77777777" w:rsidR="00825DE6" w:rsidRDefault="003931CA">
      <w:r>
        <w:br w:type="page"/>
      </w:r>
    </w:p>
    <w:p w14:paraId="32606819" w14:textId="77777777" w:rsidR="00825DE6" w:rsidRDefault="003931CA">
      <w:pPr>
        <w:spacing w:after="60"/>
        <w:jc w:val="both"/>
      </w:pPr>
      <w:bookmarkStart w:id="43" w:name="TableA2"/>
      <w:r>
        <w:rPr>
          <w:b/>
          <w:sz w:val="20"/>
        </w:rPr>
        <w:t>Table A2</w:t>
      </w:r>
      <w:bookmarkEnd w:id="43"/>
      <w:r>
        <w:rPr>
          <w:b/>
          <w:sz w:val="20"/>
        </w:rPr>
        <w:t>. Data center counts and demand shares by country</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1"/>
        <w:gridCol w:w="2912"/>
        <w:gridCol w:w="1324"/>
        <w:gridCol w:w="1324"/>
        <w:gridCol w:w="2515"/>
      </w:tblGrid>
      <w:tr w:rsidR="00825DE6" w14:paraId="44D4286E" w14:textId="77777777">
        <w:trPr>
          <w:jc w:val="center"/>
        </w:trPr>
        <w:tc>
          <w:tcPr>
            <w:tcW w:w="500" w:type="dxa"/>
            <w:tcBorders>
              <w:top w:val="single" w:sz="4" w:space="0" w:color="auto"/>
              <w:bottom w:val="single" w:sz="4" w:space="0" w:color="auto"/>
            </w:tcBorders>
          </w:tcPr>
          <w:p w14:paraId="37865742" w14:textId="77777777" w:rsidR="00825DE6" w:rsidRDefault="003931CA">
            <w:pPr>
              <w:spacing w:before="10" w:after="10"/>
              <w:jc w:val="center"/>
            </w:pPr>
            <w:r>
              <w:rPr>
                <w:b/>
                <w:sz w:val="16"/>
              </w:rPr>
              <w:t>Rank</w:t>
            </w:r>
          </w:p>
        </w:tc>
        <w:tc>
          <w:tcPr>
            <w:tcW w:w="2200" w:type="dxa"/>
            <w:tcBorders>
              <w:top w:val="single" w:sz="4" w:space="0" w:color="auto"/>
              <w:bottom w:val="single" w:sz="4" w:space="0" w:color="auto"/>
            </w:tcBorders>
          </w:tcPr>
          <w:p w14:paraId="37CE4017" w14:textId="77777777" w:rsidR="00825DE6" w:rsidRDefault="003931CA">
            <w:pPr>
              <w:spacing w:before="10" w:after="10"/>
              <w:jc w:val="center"/>
            </w:pPr>
            <w:r>
              <w:rPr>
                <w:b/>
                <w:sz w:val="16"/>
              </w:rPr>
              <w:t>Country</w:t>
            </w:r>
          </w:p>
        </w:tc>
        <w:tc>
          <w:tcPr>
            <w:tcW w:w="1000" w:type="dxa"/>
            <w:tcBorders>
              <w:top w:val="single" w:sz="4" w:space="0" w:color="auto"/>
              <w:bottom w:val="single" w:sz="4" w:space="0" w:color="auto"/>
            </w:tcBorders>
          </w:tcPr>
          <w:p w14:paraId="7E7D8646" w14:textId="77777777" w:rsidR="00825DE6" w:rsidRDefault="003931CA">
            <w:pPr>
              <w:spacing w:before="10" w:after="10"/>
              <w:jc w:val="center"/>
            </w:pPr>
            <w:r>
              <w:rPr>
                <w:b/>
                <w:sz w:val="16"/>
              </w:rPr>
              <w:t>Data</w:t>
            </w:r>
            <w:r>
              <w:rPr>
                <w:b/>
                <w:sz w:val="16"/>
              </w:rPr>
              <w:br/>
              <w:t>Centers</w:t>
            </w:r>
          </w:p>
        </w:tc>
        <w:tc>
          <w:tcPr>
            <w:tcW w:w="1000" w:type="dxa"/>
            <w:tcBorders>
              <w:top w:val="single" w:sz="4" w:space="0" w:color="auto"/>
              <w:bottom w:val="single" w:sz="4" w:space="0" w:color="auto"/>
            </w:tcBorders>
          </w:tcPr>
          <w:p w14:paraId="3095160E" w14:textId="77777777" w:rsidR="00825DE6" w:rsidRDefault="003931CA">
            <w:pPr>
              <w:spacing w:before="10" w:after="10"/>
              <w:jc w:val="center"/>
            </w:pPr>
            <w:r>
              <w:rPr>
                <w:b/>
                <w:sz w:val="16"/>
              </w:rPr>
              <w:t>Demand</w:t>
            </w:r>
            <w:r>
              <w:rPr>
                <w:b/>
                <w:sz w:val="16"/>
              </w:rPr>
              <w:br/>
              <w:t>Share (%)</w:t>
            </w:r>
          </w:p>
        </w:tc>
        <w:tc>
          <w:tcPr>
            <w:tcW w:w="1900" w:type="dxa"/>
            <w:tcBorders>
              <w:top w:val="single" w:sz="4" w:space="0" w:color="auto"/>
              <w:bottom w:val="single" w:sz="4" w:space="0" w:color="auto"/>
            </w:tcBorders>
          </w:tcPr>
          <w:p w14:paraId="627BDCD8" w14:textId="77777777" w:rsidR="00825DE6" w:rsidRDefault="003931CA">
            <w:pPr>
              <w:spacing w:before="10" w:after="10"/>
              <w:jc w:val="center"/>
            </w:pPr>
            <w:r>
              <w:rPr>
                <w:b/>
                <w:sz w:val="16"/>
              </w:rPr>
              <w:t>Source</w:t>
            </w:r>
          </w:p>
        </w:tc>
      </w:tr>
      <w:tr w:rsidR="00825DE6" w14:paraId="048B0C76" w14:textId="77777777">
        <w:trPr>
          <w:jc w:val="center"/>
        </w:trPr>
        <w:tc>
          <w:tcPr>
            <w:tcW w:w="500" w:type="dxa"/>
          </w:tcPr>
          <w:p w14:paraId="1A1FD543" w14:textId="77777777" w:rsidR="00825DE6" w:rsidRDefault="003931CA">
            <w:pPr>
              <w:spacing w:before="10" w:after="10"/>
            </w:pPr>
            <w:r>
              <w:rPr>
                <w:sz w:val="16"/>
              </w:rPr>
              <w:t>1</w:t>
            </w:r>
          </w:p>
        </w:tc>
        <w:tc>
          <w:tcPr>
            <w:tcW w:w="2200" w:type="dxa"/>
          </w:tcPr>
          <w:p w14:paraId="524521E3" w14:textId="77777777" w:rsidR="00825DE6" w:rsidRDefault="003931CA">
            <w:pPr>
              <w:spacing w:before="10" w:after="10"/>
            </w:pPr>
            <w:r>
              <w:rPr>
                <w:sz w:val="16"/>
              </w:rPr>
              <w:t>United States of Amer.</w:t>
            </w:r>
          </w:p>
        </w:tc>
        <w:tc>
          <w:tcPr>
            <w:tcW w:w="1000" w:type="dxa"/>
          </w:tcPr>
          <w:p w14:paraId="4131E44C" w14:textId="77777777" w:rsidR="00825DE6" w:rsidRDefault="003931CA">
            <w:pPr>
              <w:spacing w:before="10" w:after="10"/>
              <w:jc w:val="right"/>
            </w:pPr>
            <w:r>
              <w:rPr>
                <w:sz w:val="16"/>
              </w:rPr>
              <w:t>5427</w:t>
            </w:r>
          </w:p>
        </w:tc>
        <w:tc>
          <w:tcPr>
            <w:tcW w:w="1000" w:type="dxa"/>
          </w:tcPr>
          <w:p w14:paraId="3210017D" w14:textId="77777777" w:rsidR="00825DE6" w:rsidRDefault="003931CA">
            <w:pPr>
              <w:spacing w:before="10" w:after="10"/>
              <w:jc w:val="right"/>
            </w:pPr>
            <w:r>
              <w:rPr>
                <w:sz w:val="16"/>
              </w:rPr>
              <w:t>47.1</w:t>
            </w:r>
          </w:p>
        </w:tc>
        <w:tc>
          <w:tcPr>
            <w:tcW w:w="1900" w:type="dxa"/>
          </w:tcPr>
          <w:p w14:paraId="2B15F5FF" w14:textId="77777777" w:rsidR="00825DE6" w:rsidRDefault="003931CA">
            <w:pPr>
              <w:spacing w:before="10" w:after="10"/>
              <w:jc w:val="right"/>
            </w:pPr>
            <w:r>
              <w:rPr>
                <w:sz w:val="16"/>
              </w:rPr>
              <w:t>Cloudscene</w:t>
            </w:r>
          </w:p>
        </w:tc>
      </w:tr>
      <w:tr w:rsidR="00825DE6" w14:paraId="318E92D0" w14:textId="77777777">
        <w:trPr>
          <w:jc w:val="center"/>
        </w:trPr>
        <w:tc>
          <w:tcPr>
            <w:tcW w:w="500" w:type="dxa"/>
          </w:tcPr>
          <w:p w14:paraId="6569AFA8" w14:textId="77777777" w:rsidR="00825DE6" w:rsidRDefault="003931CA">
            <w:pPr>
              <w:spacing w:before="10" w:after="10"/>
            </w:pPr>
            <w:r>
              <w:rPr>
                <w:sz w:val="16"/>
              </w:rPr>
              <w:t>2</w:t>
            </w:r>
          </w:p>
        </w:tc>
        <w:tc>
          <w:tcPr>
            <w:tcW w:w="2200" w:type="dxa"/>
          </w:tcPr>
          <w:p w14:paraId="2284A0FE" w14:textId="77777777" w:rsidR="00825DE6" w:rsidRDefault="003931CA">
            <w:pPr>
              <w:spacing w:before="10" w:after="10"/>
            </w:pPr>
            <w:r>
              <w:rPr>
                <w:sz w:val="16"/>
              </w:rPr>
              <w:t>Germany</w:t>
            </w:r>
          </w:p>
        </w:tc>
        <w:tc>
          <w:tcPr>
            <w:tcW w:w="1000" w:type="dxa"/>
          </w:tcPr>
          <w:p w14:paraId="5520E566" w14:textId="77777777" w:rsidR="00825DE6" w:rsidRDefault="003931CA">
            <w:pPr>
              <w:spacing w:before="10" w:after="10"/>
              <w:jc w:val="right"/>
            </w:pPr>
            <w:r>
              <w:rPr>
                <w:sz w:val="16"/>
              </w:rPr>
              <w:t>529</w:t>
            </w:r>
          </w:p>
        </w:tc>
        <w:tc>
          <w:tcPr>
            <w:tcW w:w="1000" w:type="dxa"/>
          </w:tcPr>
          <w:p w14:paraId="6A0D4B93" w14:textId="77777777" w:rsidR="00825DE6" w:rsidRDefault="003931CA">
            <w:pPr>
              <w:spacing w:before="10" w:after="10"/>
              <w:jc w:val="right"/>
            </w:pPr>
            <w:r>
              <w:rPr>
                <w:sz w:val="16"/>
              </w:rPr>
              <w:t>4.6</w:t>
            </w:r>
          </w:p>
        </w:tc>
        <w:tc>
          <w:tcPr>
            <w:tcW w:w="1900" w:type="dxa"/>
          </w:tcPr>
          <w:p w14:paraId="1B193839" w14:textId="77777777" w:rsidR="00825DE6" w:rsidRDefault="003931CA">
            <w:pPr>
              <w:spacing w:before="10" w:after="10"/>
              <w:jc w:val="right"/>
            </w:pPr>
            <w:r>
              <w:rPr>
                <w:sz w:val="16"/>
              </w:rPr>
              <w:t>Cloudscene</w:t>
            </w:r>
          </w:p>
        </w:tc>
      </w:tr>
      <w:tr w:rsidR="00825DE6" w14:paraId="348B1BE3" w14:textId="77777777">
        <w:trPr>
          <w:jc w:val="center"/>
        </w:trPr>
        <w:tc>
          <w:tcPr>
            <w:tcW w:w="500" w:type="dxa"/>
          </w:tcPr>
          <w:p w14:paraId="45A30091" w14:textId="77777777" w:rsidR="00825DE6" w:rsidRDefault="003931CA">
            <w:pPr>
              <w:spacing w:before="10" w:after="10"/>
            </w:pPr>
            <w:r>
              <w:rPr>
                <w:sz w:val="16"/>
              </w:rPr>
              <w:t>3</w:t>
            </w:r>
          </w:p>
        </w:tc>
        <w:tc>
          <w:tcPr>
            <w:tcW w:w="2200" w:type="dxa"/>
          </w:tcPr>
          <w:p w14:paraId="19598DB3" w14:textId="77777777" w:rsidR="00825DE6" w:rsidRDefault="003931CA">
            <w:pPr>
              <w:spacing w:before="10" w:after="10"/>
            </w:pPr>
            <w:r>
              <w:rPr>
                <w:sz w:val="16"/>
              </w:rPr>
              <w:t>United Kingdom</w:t>
            </w:r>
          </w:p>
        </w:tc>
        <w:tc>
          <w:tcPr>
            <w:tcW w:w="1000" w:type="dxa"/>
          </w:tcPr>
          <w:p w14:paraId="1B9DC965" w14:textId="77777777" w:rsidR="00825DE6" w:rsidRDefault="003931CA">
            <w:pPr>
              <w:spacing w:before="10" w:after="10"/>
              <w:jc w:val="right"/>
            </w:pPr>
            <w:r>
              <w:rPr>
                <w:sz w:val="16"/>
              </w:rPr>
              <w:t>523</w:t>
            </w:r>
          </w:p>
        </w:tc>
        <w:tc>
          <w:tcPr>
            <w:tcW w:w="1000" w:type="dxa"/>
          </w:tcPr>
          <w:p w14:paraId="0F43F878" w14:textId="77777777" w:rsidR="00825DE6" w:rsidRDefault="003931CA">
            <w:pPr>
              <w:spacing w:before="10" w:after="10"/>
              <w:jc w:val="right"/>
            </w:pPr>
            <w:r>
              <w:rPr>
                <w:sz w:val="16"/>
              </w:rPr>
              <w:t>4.5</w:t>
            </w:r>
          </w:p>
        </w:tc>
        <w:tc>
          <w:tcPr>
            <w:tcW w:w="1900" w:type="dxa"/>
          </w:tcPr>
          <w:p w14:paraId="3D9FBFBA" w14:textId="77777777" w:rsidR="00825DE6" w:rsidRDefault="003931CA">
            <w:pPr>
              <w:spacing w:before="10" w:after="10"/>
              <w:jc w:val="right"/>
            </w:pPr>
            <w:r>
              <w:rPr>
                <w:sz w:val="16"/>
              </w:rPr>
              <w:t>Cloudscene</w:t>
            </w:r>
          </w:p>
        </w:tc>
      </w:tr>
      <w:tr w:rsidR="00825DE6" w14:paraId="6579DD6B" w14:textId="77777777">
        <w:trPr>
          <w:jc w:val="center"/>
        </w:trPr>
        <w:tc>
          <w:tcPr>
            <w:tcW w:w="500" w:type="dxa"/>
          </w:tcPr>
          <w:p w14:paraId="57B99AB8" w14:textId="77777777" w:rsidR="00825DE6" w:rsidRDefault="003931CA">
            <w:pPr>
              <w:spacing w:before="10" w:after="10"/>
            </w:pPr>
            <w:r>
              <w:rPr>
                <w:sz w:val="16"/>
              </w:rPr>
              <w:t>4</w:t>
            </w:r>
          </w:p>
        </w:tc>
        <w:tc>
          <w:tcPr>
            <w:tcW w:w="2200" w:type="dxa"/>
          </w:tcPr>
          <w:p w14:paraId="06717B16" w14:textId="77777777" w:rsidR="00825DE6" w:rsidRDefault="003931CA">
            <w:pPr>
              <w:spacing w:before="10" w:after="10"/>
            </w:pPr>
            <w:r>
              <w:rPr>
                <w:sz w:val="16"/>
              </w:rPr>
              <w:t>China</w:t>
            </w:r>
          </w:p>
        </w:tc>
        <w:tc>
          <w:tcPr>
            <w:tcW w:w="1000" w:type="dxa"/>
          </w:tcPr>
          <w:p w14:paraId="4A8BA03B" w14:textId="77777777" w:rsidR="00825DE6" w:rsidRDefault="003931CA">
            <w:pPr>
              <w:spacing w:before="10" w:after="10"/>
              <w:jc w:val="right"/>
            </w:pPr>
            <w:r>
              <w:rPr>
                <w:sz w:val="16"/>
              </w:rPr>
              <w:t>449</w:t>
            </w:r>
          </w:p>
        </w:tc>
        <w:tc>
          <w:tcPr>
            <w:tcW w:w="1000" w:type="dxa"/>
          </w:tcPr>
          <w:p w14:paraId="698EDBD6" w14:textId="77777777" w:rsidR="00825DE6" w:rsidRDefault="003931CA">
            <w:pPr>
              <w:spacing w:before="10" w:after="10"/>
              <w:jc w:val="right"/>
            </w:pPr>
            <w:r>
              <w:rPr>
                <w:sz w:val="16"/>
              </w:rPr>
              <w:t>3.9</w:t>
            </w:r>
          </w:p>
        </w:tc>
        <w:tc>
          <w:tcPr>
            <w:tcW w:w="1900" w:type="dxa"/>
          </w:tcPr>
          <w:p w14:paraId="289489DE" w14:textId="77777777" w:rsidR="00825DE6" w:rsidRDefault="003931CA">
            <w:pPr>
              <w:spacing w:before="10" w:after="10"/>
              <w:jc w:val="right"/>
            </w:pPr>
            <w:r>
              <w:rPr>
                <w:sz w:val="16"/>
              </w:rPr>
              <w:t>Cloudscene</w:t>
            </w:r>
          </w:p>
        </w:tc>
      </w:tr>
      <w:tr w:rsidR="00825DE6" w14:paraId="77F002F0" w14:textId="77777777">
        <w:trPr>
          <w:jc w:val="center"/>
        </w:trPr>
        <w:tc>
          <w:tcPr>
            <w:tcW w:w="500" w:type="dxa"/>
          </w:tcPr>
          <w:p w14:paraId="0F302E90" w14:textId="77777777" w:rsidR="00825DE6" w:rsidRDefault="003931CA">
            <w:pPr>
              <w:spacing w:before="10" w:after="10"/>
            </w:pPr>
            <w:r>
              <w:rPr>
                <w:sz w:val="16"/>
              </w:rPr>
              <w:t>5</w:t>
            </w:r>
          </w:p>
        </w:tc>
        <w:tc>
          <w:tcPr>
            <w:tcW w:w="2200" w:type="dxa"/>
          </w:tcPr>
          <w:p w14:paraId="4676F1E0" w14:textId="77777777" w:rsidR="00825DE6" w:rsidRDefault="003931CA">
            <w:pPr>
              <w:spacing w:before="10" w:after="10"/>
            </w:pPr>
            <w:r>
              <w:rPr>
                <w:sz w:val="16"/>
              </w:rPr>
              <w:t>Canada</w:t>
            </w:r>
          </w:p>
        </w:tc>
        <w:tc>
          <w:tcPr>
            <w:tcW w:w="1000" w:type="dxa"/>
          </w:tcPr>
          <w:p w14:paraId="5C29F49E" w14:textId="77777777" w:rsidR="00825DE6" w:rsidRDefault="003931CA">
            <w:pPr>
              <w:spacing w:before="10" w:after="10"/>
              <w:jc w:val="right"/>
            </w:pPr>
            <w:r>
              <w:rPr>
                <w:sz w:val="16"/>
              </w:rPr>
              <w:t>337</w:t>
            </w:r>
          </w:p>
        </w:tc>
        <w:tc>
          <w:tcPr>
            <w:tcW w:w="1000" w:type="dxa"/>
          </w:tcPr>
          <w:p w14:paraId="509A2DDC" w14:textId="77777777" w:rsidR="00825DE6" w:rsidRDefault="003931CA">
            <w:pPr>
              <w:spacing w:before="10" w:after="10"/>
              <w:jc w:val="right"/>
            </w:pPr>
            <w:r>
              <w:rPr>
                <w:sz w:val="16"/>
              </w:rPr>
              <w:t>2.9</w:t>
            </w:r>
          </w:p>
        </w:tc>
        <w:tc>
          <w:tcPr>
            <w:tcW w:w="1900" w:type="dxa"/>
          </w:tcPr>
          <w:p w14:paraId="45DE304E" w14:textId="77777777" w:rsidR="00825DE6" w:rsidRDefault="003931CA">
            <w:pPr>
              <w:spacing w:before="10" w:after="10"/>
              <w:jc w:val="right"/>
            </w:pPr>
            <w:r>
              <w:rPr>
                <w:sz w:val="16"/>
              </w:rPr>
              <w:t>Cloudscene</w:t>
            </w:r>
          </w:p>
        </w:tc>
      </w:tr>
      <w:tr w:rsidR="00825DE6" w14:paraId="7A078FF3" w14:textId="77777777">
        <w:trPr>
          <w:jc w:val="center"/>
        </w:trPr>
        <w:tc>
          <w:tcPr>
            <w:tcW w:w="500" w:type="dxa"/>
          </w:tcPr>
          <w:p w14:paraId="4DADB2E3" w14:textId="77777777" w:rsidR="00825DE6" w:rsidRDefault="003931CA">
            <w:pPr>
              <w:spacing w:before="10" w:after="10"/>
            </w:pPr>
            <w:r>
              <w:rPr>
                <w:sz w:val="16"/>
              </w:rPr>
              <w:t>6</w:t>
            </w:r>
          </w:p>
        </w:tc>
        <w:tc>
          <w:tcPr>
            <w:tcW w:w="2200" w:type="dxa"/>
          </w:tcPr>
          <w:p w14:paraId="1BB4987E" w14:textId="77777777" w:rsidR="00825DE6" w:rsidRDefault="003931CA">
            <w:pPr>
              <w:spacing w:before="10" w:after="10"/>
            </w:pPr>
            <w:r>
              <w:rPr>
                <w:sz w:val="16"/>
              </w:rPr>
              <w:t>France</w:t>
            </w:r>
          </w:p>
        </w:tc>
        <w:tc>
          <w:tcPr>
            <w:tcW w:w="1000" w:type="dxa"/>
          </w:tcPr>
          <w:p w14:paraId="7A4ACE12" w14:textId="77777777" w:rsidR="00825DE6" w:rsidRDefault="003931CA">
            <w:pPr>
              <w:spacing w:before="10" w:after="10"/>
              <w:jc w:val="right"/>
            </w:pPr>
            <w:r>
              <w:rPr>
                <w:sz w:val="16"/>
              </w:rPr>
              <w:t>322</w:t>
            </w:r>
          </w:p>
        </w:tc>
        <w:tc>
          <w:tcPr>
            <w:tcW w:w="1000" w:type="dxa"/>
          </w:tcPr>
          <w:p w14:paraId="22D08080" w14:textId="77777777" w:rsidR="00825DE6" w:rsidRDefault="003931CA">
            <w:pPr>
              <w:spacing w:before="10" w:after="10"/>
              <w:jc w:val="right"/>
            </w:pPr>
            <w:r>
              <w:rPr>
                <w:sz w:val="16"/>
              </w:rPr>
              <w:t>2.8</w:t>
            </w:r>
          </w:p>
        </w:tc>
        <w:tc>
          <w:tcPr>
            <w:tcW w:w="1900" w:type="dxa"/>
          </w:tcPr>
          <w:p w14:paraId="33DE80FF" w14:textId="77777777" w:rsidR="00825DE6" w:rsidRDefault="003931CA">
            <w:pPr>
              <w:spacing w:before="10" w:after="10"/>
              <w:jc w:val="right"/>
            </w:pPr>
            <w:r>
              <w:rPr>
                <w:sz w:val="16"/>
              </w:rPr>
              <w:t>Cloudscene</w:t>
            </w:r>
          </w:p>
        </w:tc>
      </w:tr>
      <w:tr w:rsidR="00825DE6" w14:paraId="2C64DA73" w14:textId="77777777">
        <w:trPr>
          <w:jc w:val="center"/>
        </w:trPr>
        <w:tc>
          <w:tcPr>
            <w:tcW w:w="500" w:type="dxa"/>
          </w:tcPr>
          <w:p w14:paraId="0F2A4AE7" w14:textId="77777777" w:rsidR="00825DE6" w:rsidRDefault="003931CA">
            <w:pPr>
              <w:spacing w:before="10" w:after="10"/>
            </w:pPr>
            <w:r>
              <w:rPr>
                <w:sz w:val="16"/>
              </w:rPr>
              <w:t>7</w:t>
            </w:r>
          </w:p>
        </w:tc>
        <w:tc>
          <w:tcPr>
            <w:tcW w:w="2200" w:type="dxa"/>
          </w:tcPr>
          <w:p w14:paraId="64882980" w14:textId="77777777" w:rsidR="00825DE6" w:rsidRDefault="003931CA">
            <w:pPr>
              <w:spacing w:before="10" w:after="10"/>
            </w:pPr>
            <w:r>
              <w:rPr>
                <w:sz w:val="16"/>
              </w:rPr>
              <w:t>Australia</w:t>
            </w:r>
          </w:p>
        </w:tc>
        <w:tc>
          <w:tcPr>
            <w:tcW w:w="1000" w:type="dxa"/>
          </w:tcPr>
          <w:p w14:paraId="56AD0C6F" w14:textId="77777777" w:rsidR="00825DE6" w:rsidRDefault="003931CA">
            <w:pPr>
              <w:spacing w:before="10" w:after="10"/>
              <w:jc w:val="right"/>
            </w:pPr>
            <w:r>
              <w:rPr>
                <w:sz w:val="16"/>
              </w:rPr>
              <w:t>314</w:t>
            </w:r>
          </w:p>
        </w:tc>
        <w:tc>
          <w:tcPr>
            <w:tcW w:w="1000" w:type="dxa"/>
          </w:tcPr>
          <w:p w14:paraId="47C2DE9B" w14:textId="77777777" w:rsidR="00825DE6" w:rsidRDefault="003931CA">
            <w:pPr>
              <w:spacing w:before="10" w:after="10"/>
              <w:jc w:val="right"/>
            </w:pPr>
            <w:r>
              <w:rPr>
                <w:sz w:val="16"/>
              </w:rPr>
              <w:t>2.7</w:t>
            </w:r>
          </w:p>
        </w:tc>
        <w:tc>
          <w:tcPr>
            <w:tcW w:w="1900" w:type="dxa"/>
          </w:tcPr>
          <w:p w14:paraId="19E2C9CF" w14:textId="77777777" w:rsidR="00825DE6" w:rsidRDefault="003931CA">
            <w:pPr>
              <w:spacing w:before="10" w:after="10"/>
              <w:jc w:val="right"/>
            </w:pPr>
            <w:r>
              <w:rPr>
                <w:sz w:val="16"/>
              </w:rPr>
              <w:t>Cloudscene</w:t>
            </w:r>
          </w:p>
        </w:tc>
      </w:tr>
      <w:tr w:rsidR="00825DE6" w14:paraId="61C75973" w14:textId="77777777">
        <w:trPr>
          <w:jc w:val="center"/>
        </w:trPr>
        <w:tc>
          <w:tcPr>
            <w:tcW w:w="500" w:type="dxa"/>
          </w:tcPr>
          <w:p w14:paraId="341D35DC" w14:textId="77777777" w:rsidR="00825DE6" w:rsidRDefault="003931CA">
            <w:pPr>
              <w:spacing w:before="10" w:after="10"/>
            </w:pPr>
            <w:r>
              <w:rPr>
                <w:sz w:val="16"/>
              </w:rPr>
              <w:t>8</w:t>
            </w:r>
          </w:p>
        </w:tc>
        <w:tc>
          <w:tcPr>
            <w:tcW w:w="2200" w:type="dxa"/>
          </w:tcPr>
          <w:p w14:paraId="5FA808B8" w14:textId="77777777" w:rsidR="00825DE6" w:rsidRDefault="003931CA">
            <w:pPr>
              <w:spacing w:before="10" w:after="10"/>
            </w:pPr>
            <w:r>
              <w:rPr>
                <w:sz w:val="16"/>
              </w:rPr>
              <w:t>Netherlands</w:t>
            </w:r>
          </w:p>
        </w:tc>
        <w:tc>
          <w:tcPr>
            <w:tcW w:w="1000" w:type="dxa"/>
          </w:tcPr>
          <w:p w14:paraId="4C6365D7" w14:textId="77777777" w:rsidR="00825DE6" w:rsidRDefault="003931CA">
            <w:pPr>
              <w:spacing w:before="10" w:after="10"/>
              <w:jc w:val="right"/>
            </w:pPr>
            <w:r>
              <w:rPr>
                <w:sz w:val="16"/>
              </w:rPr>
              <w:t>298</w:t>
            </w:r>
          </w:p>
        </w:tc>
        <w:tc>
          <w:tcPr>
            <w:tcW w:w="1000" w:type="dxa"/>
          </w:tcPr>
          <w:p w14:paraId="1C46D1A2" w14:textId="77777777" w:rsidR="00825DE6" w:rsidRDefault="003931CA">
            <w:pPr>
              <w:spacing w:before="10" w:after="10"/>
              <w:jc w:val="right"/>
            </w:pPr>
            <w:r>
              <w:rPr>
                <w:sz w:val="16"/>
              </w:rPr>
              <w:t>2.6</w:t>
            </w:r>
          </w:p>
        </w:tc>
        <w:tc>
          <w:tcPr>
            <w:tcW w:w="1900" w:type="dxa"/>
          </w:tcPr>
          <w:p w14:paraId="63E4F63C" w14:textId="77777777" w:rsidR="00825DE6" w:rsidRDefault="003931CA">
            <w:pPr>
              <w:spacing w:before="10" w:after="10"/>
              <w:jc w:val="right"/>
            </w:pPr>
            <w:r>
              <w:rPr>
                <w:sz w:val="16"/>
              </w:rPr>
              <w:t>Cloudscene</w:t>
            </w:r>
          </w:p>
        </w:tc>
      </w:tr>
      <w:tr w:rsidR="00825DE6" w14:paraId="26497EFF" w14:textId="77777777">
        <w:trPr>
          <w:jc w:val="center"/>
        </w:trPr>
        <w:tc>
          <w:tcPr>
            <w:tcW w:w="500" w:type="dxa"/>
          </w:tcPr>
          <w:p w14:paraId="37BF8212" w14:textId="77777777" w:rsidR="00825DE6" w:rsidRDefault="003931CA">
            <w:pPr>
              <w:spacing w:before="10" w:after="10"/>
            </w:pPr>
            <w:r>
              <w:rPr>
                <w:sz w:val="16"/>
              </w:rPr>
              <w:t>9</w:t>
            </w:r>
          </w:p>
        </w:tc>
        <w:tc>
          <w:tcPr>
            <w:tcW w:w="2200" w:type="dxa"/>
          </w:tcPr>
          <w:p w14:paraId="48EDB897" w14:textId="77777777" w:rsidR="00825DE6" w:rsidRDefault="003931CA">
            <w:pPr>
              <w:spacing w:before="10" w:after="10"/>
            </w:pPr>
            <w:r>
              <w:rPr>
                <w:sz w:val="16"/>
              </w:rPr>
              <w:t>Russia</w:t>
            </w:r>
          </w:p>
        </w:tc>
        <w:tc>
          <w:tcPr>
            <w:tcW w:w="1000" w:type="dxa"/>
          </w:tcPr>
          <w:p w14:paraId="62CF60B4" w14:textId="77777777" w:rsidR="00825DE6" w:rsidRDefault="003931CA">
            <w:pPr>
              <w:spacing w:before="10" w:after="10"/>
              <w:jc w:val="right"/>
            </w:pPr>
            <w:r>
              <w:rPr>
                <w:sz w:val="16"/>
              </w:rPr>
              <w:t>251</w:t>
            </w:r>
          </w:p>
        </w:tc>
        <w:tc>
          <w:tcPr>
            <w:tcW w:w="1000" w:type="dxa"/>
          </w:tcPr>
          <w:p w14:paraId="48BDD027" w14:textId="77777777" w:rsidR="00825DE6" w:rsidRDefault="003931CA">
            <w:pPr>
              <w:spacing w:before="10" w:after="10"/>
              <w:jc w:val="right"/>
            </w:pPr>
            <w:r>
              <w:rPr>
                <w:sz w:val="16"/>
              </w:rPr>
              <w:t>2.2</w:t>
            </w:r>
          </w:p>
        </w:tc>
        <w:tc>
          <w:tcPr>
            <w:tcW w:w="1900" w:type="dxa"/>
          </w:tcPr>
          <w:p w14:paraId="34E73E30" w14:textId="77777777" w:rsidR="00825DE6" w:rsidRDefault="003931CA">
            <w:pPr>
              <w:spacing w:before="10" w:after="10"/>
              <w:jc w:val="right"/>
            </w:pPr>
            <w:r>
              <w:rPr>
                <w:sz w:val="16"/>
              </w:rPr>
              <w:t>Cloudscene</w:t>
            </w:r>
          </w:p>
        </w:tc>
      </w:tr>
      <w:tr w:rsidR="00825DE6" w14:paraId="707412B1" w14:textId="77777777">
        <w:trPr>
          <w:jc w:val="center"/>
        </w:trPr>
        <w:tc>
          <w:tcPr>
            <w:tcW w:w="500" w:type="dxa"/>
          </w:tcPr>
          <w:p w14:paraId="6C99C205" w14:textId="77777777" w:rsidR="00825DE6" w:rsidRDefault="003931CA">
            <w:pPr>
              <w:spacing w:before="10" w:after="10"/>
            </w:pPr>
            <w:r>
              <w:rPr>
                <w:sz w:val="16"/>
              </w:rPr>
              <w:t>10</w:t>
            </w:r>
          </w:p>
        </w:tc>
        <w:tc>
          <w:tcPr>
            <w:tcW w:w="2200" w:type="dxa"/>
          </w:tcPr>
          <w:p w14:paraId="61B51B4C" w14:textId="77777777" w:rsidR="00825DE6" w:rsidRDefault="003931CA">
            <w:pPr>
              <w:spacing w:before="10" w:after="10"/>
            </w:pPr>
            <w:r>
              <w:rPr>
                <w:sz w:val="16"/>
              </w:rPr>
              <w:t>Japan</w:t>
            </w:r>
          </w:p>
        </w:tc>
        <w:tc>
          <w:tcPr>
            <w:tcW w:w="1000" w:type="dxa"/>
          </w:tcPr>
          <w:p w14:paraId="7BE51895" w14:textId="77777777" w:rsidR="00825DE6" w:rsidRDefault="003931CA">
            <w:pPr>
              <w:spacing w:before="10" w:after="10"/>
              <w:jc w:val="right"/>
            </w:pPr>
            <w:r>
              <w:rPr>
                <w:sz w:val="16"/>
              </w:rPr>
              <w:t>222</w:t>
            </w:r>
          </w:p>
        </w:tc>
        <w:tc>
          <w:tcPr>
            <w:tcW w:w="1000" w:type="dxa"/>
          </w:tcPr>
          <w:p w14:paraId="1EED1480" w14:textId="77777777" w:rsidR="00825DE6" w:rsidRDefault="003931CA">
            <w:pPr>
              <w:spacing w:before="10" w:after="10"/>
              <w:jc w:val="right"/>
            </w:pPr>
            <w:r>
              <w:rPr>
                <w:sz w:val="16"/>
              </w:rPr>
              <w:t>1.9</w:t>
            </w:r>
          </w:p>
        </w:tc>
        <w:tc>
          <w:tcPr>
            <w:tcW w:w="1900" w:type="dxa"/>
          </w:tcPr>
          <w:p w14:paraId="08383C75" w14:textId="77777777" w:rsidR="00825DE6" w:rsidRDefault="003931CA">
            <w:pPr>
              <w:spacing w:before="10" w:after="10"/>
              <w:jc w:val="right"/>
            </w:pPr>
            <w:r>
              <w:rPr>
                <w:sz w:val="16"/>
              </w:rPr>
              <w:t>Cloudscene</w:t>
            </w:r>
          </w:p>
        </w:tc>
      </w:tr>
      <w:tr w:rsidR="00825DE6" w14:paraId="5E42ED36" w14:textId="77777777">
        <w:trPr>
          <w:jc w:val="center"/>
        </w:trPr>
        <w:tc>
          <w:tcPr>
            <w:tcW w:w="500" w:type="dxa"/>
          </w:tcPr>
          <w:p w14:paraId="2FFE075D" w14:textId="77777777" w:rsidR="00825DE6" w:rsidRDefault="003931CA">
            <w:pPr>
              <w:spacing w:before="10" w:after="10"/>
            </w:pPr>
            <w:r>
              <w:rPr>
                <w:sz w:val="16"/>
              </w:rPr>
              <w:t>11</w:t>
            </w:r>
          </w:p>
        </w:tc>
        <w:tc>
          <w:tcPr>
            <w:tcW w:w="2200" w:type="dxa"/>
          </w:tcPr>
          <w:p w14:paraId="3F6D4663" w14:textId="77777777" w:rsidR="00825DE6" w:rsidRDefault="003931CA">
            <w:pPr>
              <w:spacing w:before="10" w:after="10"/>
            </w:pPr>
            <w:r>
              <w:rPr>
                <w:sz w:val="16"/>
              </w:rPr>
              <w:t>Brazil</w:t>
            </w:r>
          </w:p>
        </w:tc>
        <w:tc>
          <w:tcPr>
            <w:tcW w:w="1000" w:type="dxa"/>
          </w:tcPr>
          <w:p w14:paraId="5E32285E" w14:textId="77777777" w:rsidR="00825DE6" w:rsidRDefault="003931CA">
            <w:pPr>
              <w:spacing w:before="10" w:after="10"/>
              <w:jc w:val="right"/>
            </w:pPr>
            <w:r>
              <w:rPr>
                <w:sz w:val="16"/>
              </w:rPr>
              <w:t>197</w:t>
            </w:r>
          </w:p>
        </w:tc>
        <w:tc>
          <w:tcPr>
            <w:tcW w:w="1000" w:type="dxa"/>
          </w:tcPr>
          <w:p w14:paraId="45438746" w14:textId="77777777" w:rsidR="00825DE6" w:rsidRDefault="003931CA">
            <w:pPr>
              <w:spacing w:before="10" w:after="10"/>
              <w:jc w:val="right"/>
            </w:pPr>
            <w:r>
              <w:rPr>
                <w:sz w:val="16"/>
              </w:rPr>
              <w:t>1.7</w:t>
            </w:r>
          </w:p>
        </w:tc>
        <w:tc>
          <w:tcPr>
            <w:tcW w:w="1900" w:type="dxa"/>
          </w:tcPr>
          <w:p w14:paraId="4AA95C33" w14:textId="77777777" w:rsidR="00825DE6" w:rsidRDefault="003931CA">
            <w:pPr>
              <w:spacing w:before="10" w:after="10"/>
              <w:jc w:val="right"/>
            </w:pPr>
            <w:r>
              <w:rPr>
                <w:sz w:val="16"/>
              </w:rPr>
              <w:t>Cloudscene</w:t>
            </w:r>
          </w:p>
        </w:tc>
      </w:tr>
      <w:tr w:rsidR="00825DE6" w14:paraId="2EB2D14C" w14:textId="77777777">
        <w:trPr>
          <w:jc w:val="center"/>
        </w:trPr>
        <w:tc>
          <w:tcPr>
            <w:tcW w:w="500" w:type="dxa"/>
          </w:tcPr>
          <w:p w14:paraId="489324E8" w14:textId="77777777" w:rsidR="00825DE6" w:rsidRDefault="003931CA">
            <w:pPr>
              <w:spacing w:before="10" w:after="10"/>
            </w:pPr>
            <w:r>
              <w:rPr>
                <w:sz w:val="16"/>
              </w:rPr>
              <w:t>12</w:t>
            </w:r>
          </w:p>
        </w:tc>
        <w:tc>
          <w:tcPr>
            <w:tcW w:w="2200" w:type="dxa"/>
          </w:tcPr>
          <w:p w14:paraId="4FFBAE86" w14:textId="77777777" w:rsidR="00825DE6" w:rsidRDefault="003931CA">
            <w:pPr>
              <w:spacing w:before="10" w:after="10"/>
            </w:pPr>
            <w:r>
              <w:rPr>
                <w:sz w:val="16"/>
              </w:rPr>
              <w:t>Mexico</w:t>
            </w:r>
          </w:p>
        </w:tc>
        <w:tc>
          <w:tcPr>
            <w:tcW w:w="1000" w:type="dxa"/>
          </w:tcPr>
          <w:p w14:paraId="05632725" w14:textId="77777777" w:rsidR="00825DE6" w:rsidRDefault="003931CA">
            <w:pPr>
              <w:spacing w:before="10" w:after="10"/>
              <w:jc w:val="right"/>
            </w:pPr>
            <w:r>
              <w:rPr>
                <w:sz w:val="16"/>
              </w:rPr>
              <w:t>173</w:t>
            </w:r>
          </w:p>
        </w:tc>
        <w:tc>
          <w:tcPr>
            <w:tcW w:w="1000" w:type="dxa"/>
          </w:tcPr>
          <w:p w14:paraId="47E16F76" w14:textId="77777777" w:rsidR="00825DE6" w:rsidRDefault="003931CA">
            <w:pPr>
              <w:spacing w:before="10" w:after="10"/>
              <w:jc w:val="right"/>
            </w:pPr>
            <w:r>
              <w:rPr>
                <w:sz w:val="16"/>
              </w:rPr>
              <w:t>1.5</w:t>
            </w:r>
          </w:p>
        </w:tc>
        <w:tc>
          <w:tcPr>
            <w:tcW w:w="1900" w:type="dxa"/>
          </w:tcPr>
          <w:p w14:paraId="2E7DE479" w14:textId="77777777" w:rsidR="00825DE6" w:rsidRDefault="003931CA">
            <w:pPr>
              <w:spacing w:before="10" w:after="10"/>
              <w:jc w:val="right"/>
            </w:pPr>
            <w:r>
              <w:rPr>
                <w:sz w:val="16"/>
              </w:rPr>
              <w:t>Cloudscene</w:t>
            </w:r>
          </w:p>
        </w:tc>
      </w:tr>
      <w:tr w:rsidR="00825DE6" w14:paraId="26BA1642" w14:textId="77777777">
        <w:trPr>
          <w:jc w:val="center"/>
        </w:trPr>
        <w:tc>
          <w:tcPr>
            <w:tcW w:w="500" w:type="dxa"/>
          </w:tcPr>
          <w:p w14:paraId="1D141432" w14:textId="77777777" w:rsidR="00825DE6" w:rsidRDefault="003931CA">
            <w:pPr>
              <w:spacing w:before="10" w:after="10"/>
            </w:pPr>
            <w:r>
              <w:rPr>
                <w:sz w:val="16"/>
              </w:rPr>
              <w:t>13</w:t>
            </w:r>
          </w:p>
        </w:tc>
        <w:tc>
          <w:tcPr>
            <w:tcW w:w="2200" w:type="dxa"/>
          </w:tcPr>
          <w:p w14:paraId="265795DC" w14:textId="77777777" w:rsidR="00825DE6" w:rsidRDefault="003931CA">
            <w:pPr>
              <w:spacing w:before="10" w:after="10"/>
            </w:pPr>
            <w:r>
              <w:rPr>
                <w:sz w:val="16"/>
              </w:rPr>
              <w:t>Italy</w:t>
            </w:r>
          </w:p>
        </w:tc>
        <w:tc>
          <w:tcPr>
            <w:tcW w:w="1000" w:type="dxa"/>
          </w:tcPr>
          <w:p w14:paraId="091CEEA5" w14:textId="77777777" w:rsidR="00825DE6" w:rsidRDefault="003931CA">
            <w:pPr>
              <w:spacing w:before="10" w:after="10"/>
              <w:jc w:val="right"/>
            </w:pPr>
            <w:r>
              <w:rPr>
                <w:sz w:val="16"/>
              </w:rPr>
              <w:t>168</w:t>
            </w:r>
          </w:p>
        </w:tc>
        <w:tc>
          <w:tcPr>
            <w:tcW w:w="1000" w:type="dxa"/>
          </w:tcPr>
          <w:p w14:paraId="35FBDBA0" w14:textId="77777777" w:rsidR="00825DE6" w:rsidRDefault="003931CA">
            <w:pPr>
              <w:spacing w:before="10" w:after="10"/>
              <w:jc w:val="right"/>
            </w:pPr>
            <w:r>
              <w:rPr>
                <w:sz w:val="16"/>
              </w:rPr>
              <w:t>1.5</w:t>
            </w:r>
          </w:p>
        </w:tc>
        <w:tc>
          <w:tcPr>
            <w:tcW w:w="1900" w:type="dxa"/>
          </w:tcPr>
          <w:p w14:paraId="1A255EFF" w14:textId="77777777" w:rsidR="00825DE6" w:rsidRDefault="003931CA">
            <w:pPr>
              <w:spacing w:before="10" w:after="10"/>
              <w:jc w:val="right"/>
            </w:pPr>
            <w:r>
              <w:rPr>
                <w:sz w:val="16"/>
              </w:rPr>
              <w:t>Cloudscene</w:t>
            </w:r>
          </w:p>
        </w:tc>
      </w:tr>
      <w:tr w:rsidR="00825DE6" w14:paraId="08CCB7BF" w14:textId="77777777">
        <w:trPr>
          <w:jc w:val="center"/>
        </w:trPr>
        <w:tc>
          <w:tcPr>
            <w:tcW w:w="500" w:type="dxa"/>
          </w:tcPr>
          <w:p w14:paraId="4BF4AF9A" w14:textId="77777777" w:rsidR="00825DE6" w:rsidRDefault="003931CA">
            <w:pPr>
              <w:spacing w:before="10" w:after="10"/>
            </w:pPr>
            <w:r>
              <w:rPr>
                <w:sz w:val="16"/>
              </w:rPr>
              <w:t>14</w:t>
            </w:r>
          </w:p>
        </w:tc>
        <w:tc>
          <w:tcPr>
            <w:tcW w:w="2200" w:type="dxa"/>
          </w:tcPr>
          <w:p w14:paraId="050187AF" w14:textId="77777777" w:rsidR="00825DE6" w:rsidRDefault="003931CA">
            <w:pPr>
              <w:spacing w:before="10" w:after="10"/>
            </w:pPr>
            <w:r>
              <w:rPr>
                <w:sz w:val="16"/>
              </w:rPr>
              <w:t>India</w:t>
            </w:r>
          </w:p>
        </w:tc>
        <w:tc>
          <w:tcPr>
            <w:tcW w:w="1000" w:type="dxa"/>
          </w:tcPr>
          <w:p w14:paraId="26BEE4CC" w14:textId="77777777" w:rsidR="00825DE6" w:rsidRDefault="003931CA">
            <w:pPr>
              <w:spacing w:before="10" w:after="10"/>
              <w:jc w:val="right"/>
            </w:pPr>
            <w:r>
              <w:rPr>
                <w:sz w:val="16"/>
              </w:rPr>
              <w:t>153</w:t>
            </w:r>
          </w:p>
        </w:tc>
        <w:tc>
          <w:tcPr>
            <w:tcW w:w="1000" w:type="dxa"/>
          </w:tcPr>
          <w:p w14:paraId="045C1DA3" w14:textId="77777777" w:rsidR="00825DE6" w:rsidRDefault="003931CA">
            <w:pPr>
              <w:spacing w:before="10" w:after="10"/>
              <w:jc w:val="right"/>
            </w:pPr>
            <w:r>
              <w:rPr>
                <w:sz w:val="16"/>
              </w:rPr>
              <w:t>1.3</w:t>
            </w:r>
          </w:p>
        </w:tc>
        <w:tc>
          <w:tcPr>
            <w:tcW w:w="1900" w:type="dxa"/>
          </w:tcPr>
          <w:p w14:paraId="5CE99A2E" w14:textId="77777777" w:rsidR="00825DE6" w:rsidRDefault="003931CA">
            <w:pPr>
              <w:spacing w:before="10" w:after="10"/>
              <w:jc w:val="right"/>
            </w:pPr>
            <w:r>
              <w:rPr>
                <w:sz w:val="16"/>
              </w:rPr>
              <w:t>Cloudscene</w:t>
            </w:r>
          </w:p>
        </w:tc>
      </w:tr>
      <w:tr w:rsidR="00825DE6" w14:paraId="144BE4D9" w14:textId="77777777">
        <w:trPr>
          <w:jc w:val="center"/>
        </w:trPr>
        <w:tc>
          <w:tcPr>
            <w:tcW w:w="500" w:type="dxa"/>
          </w:tcPr>
          <w:p w14:paraId="30B1D67B" w14:textId="77777777" w:rsidR="00825DE6" w:rsidRDefault="003931CA">
            <w:pPr>
              <w:spacing w:before="10" w:after="10"/>
            </w:pPr>
            <w:r>
              <w:rPr>
                <w:sz w:val="16"/>
              </w:rPr>
              <w:t>15</w:t>
            </w:r>
          </w:p>
        </w:tc>
        <w:tc>
          <w:tcPr>
            <w:tcW w:w="2200" w:type="dxa"/>
          </w:tcPr>
          <w:p w14:paraId="317DFA16" w14:textId="77777777" w:rsidR="00825DE6" w:rsidRDefault="003931CA">
            <w:pPr>
              <w:spacing w:before="10" w:after="10"/>
            </w:pPr>
            <w:r>
              <w:rPr>
                <w:sz w:val="16"/>
              </w:rPr>
              <w:t>Poland</w:t>
            </w:r>
          </w:p>
        </w:tc>
        <w:tc>
          <w:tcPr>
            <w:tcW w:w="1000" w:type="dxa"/>
          </w:tcPr>
          <w:p w14:paraId="48EFE9D2" w14:textId="77777777" w:rsidR="00825DE6" w:rsidRDefault="003931CA">
            <w:pPr>
              <w:spacing w:before="10" w:after="10"/>
              <w:jc w:val="right"/>
            </w:pPr>
            <w:r>
              <w:rPr>
                <w:sz w:val="16"/>
              </w:rPr>
              <w:t>144</w:t>
            </w:r>
          </w:p>
        </w:tc>
        <w:tc>
          <w:tcPr>
            <w:tcW w:w="1000" w:type="dxa"/>
          </w:tcPr>
          <w:p w14:paraId="36E9F03C" w14:textId="77777777" w:rsidR="00825DE6" w:rsidRDefault="003931CA">
            <w:pPr>
              <w:spacing w:before="10" w:after="10"/>
              <w:jc w:val="right"/>
            </w:pPr>
            <w:r>
              <w:rPr>
                <w:sz w:val="16"/>
              </w:rPr>
              <w:t>1.2</w:t>
            </w:r>
          </w:p>
        </w:tc>
        <w:tc>
          <w:tcPr>
            <w:tcW w:w="1900" w:type="dxa"/>
          </w:tcPr>
          <w:p w14:paraId="47B20A8F" w14:textId="77777777" w:rsidR="00825DE6" w:rsidRDefault="003931CA">
            <w:pPr>
              <w:spacing w:before="10" w:after="10"/>
              <w:jc w:val="right"/>
            </w:pPr>
            <w:r>
              <w:rPr>
                <w:sz w:val="16"/>
              </w:rPr>
              <w:t>Cloudscene</w:t>
            </w:r>
          </w:p>
        </w:tc>
      </w:tr>
      <w:tr w:rsidR="00825DE6" w14:paraId="07C972C8" w14:textId="77777777">
        <w:trPr>
          <w:jc w:val="center"/>
        </w:trPr>
        <w:tc>
          <w:tcPr>
            <w:tcW w:w="500" w:type="dxa"/>
          </w:tcPr>
          <w:p w14:paraId="3E970497" w14:textId="77777777" w:rsidR="00825DE6" w:rsidRDefault="003931CA">
            <w:pPr>
              <w:spacing w:before="10" w:after="10"/>
            </w:pPr>
            <w:r>
              <w:rPr>
                <w:sz w:val="16"/>
              </w:rPr>
              <w:t>16</w:t>
            </w:r>
          </w:p>
        </w:tc>
        <w:tc>
          <w:tcPr>
            <w:tcW w:w="2200" w:type="dxa"/>
          </w:tcPr>
          <w:p w14:paraId="4297F1B1" w14:textId="77777777" w:rsidR="00825DE6" w:rsidRDefault="003931CA">
            <w:pPr>
              <w:spacing w:before="10" w:after="10"/>
            </w:pPr>
            <w:r>
              <w:rPr>
                <w:sz w:val="16"/>
              </w:rPr>
              <w:t>Spain</w:t>
            </w:r>
          </w:p>
        </w:tc>
        <w:tc>
          <w:tcPr>
            <w:tcW w:w="1000" w:type="dxa"/>
          </w:tcPr>
          <w:p w14:paraId="5A1FEF29" w14:textId="77777777" w:rsidR="00825DE6" w:rsidRDefault="003931CA">
            <w:pPr>
              <w:spacing w:before="10" w:after="10"/>
              <w:jc w:val="right"/>
            </w:pPr>
            <w:r>
              <w:rPr>
                <w:sz w:val="16"/>
              </w:rPr>
              <w:t>144</w:t>
            </w:r>
          </w:p>
        </w:tc>
        <w:tc>
          <w:tcPr>
            <w:tcW w:w="1000" w:type="dxa"/>
          </w:tcPr>
          <w:p w14:paraId="1626EC43" w14:textId="77777777" w:rsidR="00825DE6" w:rsidRDefault="003931CA">
            <w:pPr>
              <w:spacing w:before="10" w:after="10"/>
              <w:jc w:val="right"/>
            </w:pPr>
            <w:r>
              <w:rPr>
                <w:sz w:val="16"/>
              </w:rPr>
              <w:t>1.2</w:t>
            </w:r>
          </w:p>
        </w:tc>
        <w:tc>
          <w:tcPr>
            <w:tcW w:w="1900" w:type="dxa"/>
          </w:tcPr>
          <w:p w14:paraId="6E427D2F" w14:textId="77777777" w:rsidR="00825DE6" w:rsidRDefault="003931CA">
            <w:pPr>
              <w:spacing w:before="10" w:after="10"/>
              <w:jc w:val="right"/>
            </w:pPr>
            <w:r>
              <w:rPr>
                <w:sz w:val="16"/>
              </w:rPr>
              <w:t>Cloudscene</w:t>
            </w:r>
          </w:p>
        </w:tc>
      </w:tr>
      <w:tr w:rsidR="00825DE6" w14:paraId="44A352FF" w14:textId="77777777">
        <w:trPr>
          <w:jc w:val="center"/>
        </w:trPr>
        <w:tc>
          <w:tcPr>
            <w:tcW w:w="500" w:type="dxa"/>
          </w:tcPr>
          <w:p w14:paraId="56451C20" w14:textId="77777777" w:rsidR="00825DE6" w:rsidRDefault="003931CA">
            <w:pPr>
              <w:spacing w:before="10" w:after="10"/>
            </w:pPr>
            <w:r>
              <w:rPr>
                <w:sz w:val="16"/>
              </w:rPr>
              <w:t>17</w:t>
            </w:r>
          </w:p>
        </w:tc>
        <w:tc>
          <w:tcPr>
            <w:tcW w:w="2200" w:type="dxa"/>
          </w:tcPr>
          <w:p w14:paraId="3454DDAE" w14:textId="77777777" w:rsidR="00825DE6" w:rsidRDefault="003931CA">
            <w:pPr>
              <w:spacing w:before="10" w:after="10"/>
            </w:pPr>
            <w:r>
              <w:rPr>
                <w:sz w:val="16"/>
              </w:rPr>
              <w:t>Switzerland</w:t>
            </w:r>
          </w:p>
        </w:tc>
        <w:tc>
          <w:tcPr>
            <w:tcW w:w="1000" w:type="dxa"/>
          </w:tcPr>
          <w:p w14:paraId="36C91ED3" w14:textId="77777777" w:rsidR="00825DE6" w:rsidRDefault="003931CA">
            <w:pPr>
              <w:spacing w:before="10" w:after="10"/>
              <w:jc w:val="right"/>
            </w:pPr>
            <w:r>
              <w:rPr>
                <w:sz w:val="16"/>
              </w:rPr>
              <w:t>121</w:t>
            </w:r>
          </w:p>
        </w:tc>
        <w:tc>
          <w:tcPr>
            <w:tcW w:w="1000" w:type="dxa"/>
          </w:tcPr>
          <w:p w14:paraId="5CB04A7C" w14:textId="77777777" w:rsidR="00825DE6" w:rsidRDefault="003931CA">
            <w:pPr>
              <w:spacing w:before="10" w:after="10"/>
              <w:jc w:val="right"/>
            </w:pPr>
            <w:r>
              <w:rPr>
                <w:sz w:val="16"/>
              </w:rPr>
              <w:t>1.0</w:t>
            </w:r>
          </w:p>
        </w:tc>
        <w:tc>
          <w:tcPr>
            <w:tcW w:w="1900" w:type="dxa"/>
          </w:tcPr>
          <w:p w14:paraId="72265BF9" w14:textId="77777777" w:rsidR="00825DE6" w:rsidRDefault="003931CA">
            <w:pPr>
              <w:spacing w:before="10" w:after="10"/>
              <w:jc w:val="right"/>
            </w:pPr>
            <w:r>
              <w:rPr>
                <w:sz w:val="16"/>
              </w:rPr>
              <w:t>Cloudscene</w:t>
            </w:r>
          </w:p>
        </w:tc>
      </w:tr>
      <w:tr w:rsidR="00825DE6" w14:paraId="4C675B75" w14:textId="77777777">
        <w:trPr>
          <w:jc w:val="center"/>
        </w:trPr>
        <w:tc>
          <w:tcPr>
            <w:tcW w:w="500" w:type="dxa"/>
          </w:tcPr>
          <w:p w14:paraId="48B3DE12" w14:textId="77777777" w:rsidR="00825DE6" w:rsidRDefault="003931CA">
            <w:pPr>
              <w:spacing w:before="10" w:after="10"/>
            </w:pPr>
            <w:r>
              <w:rPr>
                <w:sz w:val="16"/>
              </w:rPr>
              <w:t>18</w:t>
            </w:r>
          </w:p>
        </w:tc>
        <w:tc>
          <w:tcPr>
            <w:tcW w:w="2200" w:type="dxa"/>
          </w:tcPr>
          <w:p w14:paraId="375B45C9" w14:textId="77777777" w:rsidR="00825DE6" w:rsidRDefault="003931CA">
            <w:pPr>
              <w:spacing w:before="10" w:after="10"/>
            </w:pPr>
            <w:r>
              <w:rPr>
                <w:sz w:val="16"/>
              </w:rPr>
              <w:t>Singapore</w:t>
            </w:r>
          </w:p>
        </w:tc>
        <w:tc>
          <w:tcPr>
            <w:tcW w:w="1000" w:type="dxa"/>
          </w:tcPr>
          <w:p w14:paraId="4391036A" w14:textId="77777777" w:rsidR="00825DE6" w:rsidRDefault="003931CA">
            <w:pPr>
              <w:spacing w:before="10" w:after="10"/>
              <w:jc w:val="right"/>
            </w:pPr>
            <w:r>
              <w:rPr>
                <w:sz w:val="16"/>
              </w:rPr>
              <w:t>99</w:t>
            </w:r>
          </w:p>
        </w:tc>
        <w:tc>
          <w:tcPr>
            <w:tcW w:w="1000" w:type="dxa"/>
          </w:tcPr>
          <w:p w14:paraId="2D3CD9B8" w14:textId="77777777" w:rsidR="00825DE6" w:rsidRDefault="003931CA">
            <w:pPr>
              <w:spacing w:before="10" w:after="10"/>
              <w:jc w:val="right"/>
            </w:pPr>
            <w:r>
              <w:rPr>
                <w:sz w:val="16"/>
              </w:rPr>
              <w:t>0.9</w:t>
            </w:r>
          </w:p>
        </w:tc>
        <w:tc>
          <w:tcPr>
            <w:tcW w:w="1900" w:type="dxa"/>
          </w:tcPr>
          <w:p w14:paraId="12792404" w14:textId="77777777" w:rsidR="00825DE6" w:rsidRDefault="003931CA">
            <w:pPr>
              <w:spacing w:before="10" w:after="10"/>
              <w:jc w:val="right"/>
            </w:pPr>
            <w:r>
              <w:rPr>
                <w:sz w:val="16"/>
              </w:rPr>
              <w:t>Cloudscene</w:t>
            </w:r>
          </w:p>
        </w:tc>
      </w:tr>
      <w:tr w:rsidR="00825DE6" w14:paraId="0B681437" w14:textId="77777777">
        <w:trPr>
          <w:jc w:val="center"/>
        </w:trPr>
        <w:tc>
          <w:tcPr>
            <w:tcW w:w="500" w:type="dxa"/>
          </w:tcPr>
          <w:p w14:paraId="342C8593" w14:textId="77777777" w:rsidR="00825DE6" w:rsidRDefault="003931CA">
            <w:pPr>
              <w:spacing w:before="10" w:after="10"/>
            </w:pPr>
            <w:r>
              <w:rPr>
                <w:sz w:val="16"/>
              </w:rPr>
              <w:t>19</w:t>
            </w:r>
          </w:p>
        </w:tc>
        <w:tc>
          <w:tcPr>
            <w:tcW w:w="2200" w:type="dxa"/>
          </w:tcPr>
          <w:p w14:paraId="2B0D2BB9" w14:textId="77777777" w:rsidR="00825DE6" w:rsidRDefault="003931CA">
            <w:pPr>
              <w:spacing w:before="10" w:after="10"/>
            </w:pPr>
            <w:r>
              <w:rPr>
                <w:sz w:val="16"/>
              </w:rPr>
              <w:t>Sweden</w:t>
            </w:r>
          </w:p>
        </w:tc>
        <w:tc>
          <w:tcPr>
            <w:tcW w:w="1000" w:type="dxa"/>
          </w:tcPr>
          <w:p w14:paraId="33533173" w14:textId="77777777" w:rsidR="00825DE6" w:rsidRDefault="003931CA">
            <w:pPr>
              <w:spacing w:before="10" w:after="10"/>
              <w:jc w:val="right"/>
            </w:pPr>
            <w:r>
              <w:rPr>
                <w:sz w:val="16"/>
              </w:rPr>
              <w:t>95</w:t>
            </w:r>
          </w:p>
        </w:tc>
        <w:tc>
          <w:tcPr>
            <w:tcW w:w="1000" w:type="dxa"/>
          </w:tcPr>
          <w:p w14:paraId="199CC912" w14:textId="77777777" w:rsidR="00825DE6" w:rsidRDefault="003931CA">
            <w:pPr>
              <w:spacing w:before="10" w:after="10"/>
              <w:jc w:val="right"/>
            </w:pPr>
            <w:r>
              <w:rPr>
                <w:sz w:val="16"/>
              </w:rPr>
              <w:t>0.8</w:t>
            </w:r>
          </w:p>
        </w:tc>
        <w:tc>
          <w:tcPr>
            <w:tcW w:w="1900" w:type="dxa"/>
          </w:tcPr>
          <w:p w14:paraId="2EDA652C" w14:textId="77777777" w:rsidR="00825DE6" w:rsidRDefault="003931CA">
            <w:pPr>
              <w:spacing w:before="10" w:after="10"/>
              <w:jc w:val="right"/>
            </w:pPr>
            <w:r>
              <w:rPr>
                <w:sz w:val="16"/>
              </w:rPr>
              <w:t>Cloudscene</w:t>
            </w:r>
          </w:p>
        </w:tc>
      </w:tr>
      <w:tr w:rsidR="00825DE6" w14:paraId="601A80BB" w14:textId="77777777">
        <w:trPr>
          <w:jc w:val="center"/>
        </w:trPr>
        <w:tc>
          <w:tcPr>
            <w:tcW w:w="500" w:type="dxa"/>
          </w:tcPr>
          <w:p w14:paraId="32DC438B" w14:textId="77777777" w:rsidR="00825DE6" w:rsidRDefault="003931CA">
            <w:pPr>
              <w:spacing w:before="10" w:after="10"/>
            </w:pPr>
            <w:r>
              <w:rPr>
                <w:sz w:val="16"/>
              </w:rPr>
              <w:t>20</w:t>
            </w:r>
          </w:p>
        </w:tc>
        <w:tc>
          <w:tcPr>
            <w:tcW w:w="2200" w:type="dxa"/>
          </w:tcPr>
          <w:p w14:paraId="471802DD" w14:textId="77777777" w:rsidR="00825DE6" w:rsidRDefault="003931CA">
            <w:pPr>
              <w:spacing w:before="10" w:after="10"/>
            </w:pPr>
            <w:r>
              <w:rPr>
                <w:sz w:val="16"/>
              </w:rPr>
              <w:t>Indonesia</w:t>
            </w:r>
          </w:p>
        </w:tc>
        <w:tc>
          <w:tcPr>
            <w:tcW w:w="1000" w:type="dxa"/>
          </w:tcPr>
          <w:p w14:paraId="7F32AA2E" w14:textId="77777777" w:rsidR="00825DE6" w:rsidRDefault="003931CA">
            <w:pPr>
              <w:spacing w:before="10" w:after="10"/>
              <w:jc w:val="right"/>
            </w:pPr>
            <w:r>
              <w:rPr>
                <w:sz w:val="16"/>
              </w:rPr>
              <w:t>88</w:t>
            </w:r>
          </w:p>
        </w:tc>
        <w:tc>
          <w:tcPr>
            <w:tcW w:w="1000" w:type="dxa"/>
          </w:tcPr>
          <w:p w14:paraId="55B79501" w14:textId="77777777" w:rsidR="00825DE6" w:rsidRDefault="003931CA">
            <w:pPr>
              <w:spacing w:before="10" w:after="10"/>
              <w:jc w:val="right"/>
            </w:pPr>
            <w:r>
              <w:rPr>
                <w:sz w:val="16"/>
              </w:rPr>
              <w:t>0.8</w:t>
            </w:r>
          </w:p>
        </w:tc>
        <w:tc>
          <w:tcPr>
            <w:tcW w:w="1900" w:type="dxa"/>
          </w:tcPr>
          <w:p w14:paraId="7EDC2F96" w14:textId="77777777" w:rsidR="00825DE6" w:rsidRDefault="003931CA">
            <w:pPr>
              <w:spacing w:before="10" w:after="10"/>
              <w:jc w:val="right"/>
            </w:pPr>
            <w:r>
              <w:rPr>
                <w:sz w:val="16"/>
              </w:rPr>
              <w:t>Cloudscene</w:t>
            </w:r>
          </w:p>
        </w:tc>
      </w:tr>
      <w:tr w:rsidR="00825DE6" w14:paraId="0164CA21" w14:textId="77777777">
        <w:trPr>
          <w:jc w:val="center"/>
        </w:trPr>
        <w:tc>
          <w:tcPr>
            <w:tcW w:w="500" w:type="dxa"/>
          </w:tcPr>
          <w:p w14:paraId="73C96DDB" w14:textId="77777777" w:rsidR="00825DE6" w:rsidRDefault="003931CA">
            <w:pPr>
              <w:spacing w:before="10" w:after="10"/>
            </w:pPr>
            <w:r>
              <w:rPr>
                <w:sz w:val="16"/>
              </w:rPr>
              <w:t>21</w:t>
            </w:r>
          </w:p>
        </w:tc>
        <w:tc>
          <w:tcPr>
            <w:tcW w:w="2200" w:type="dxa"/>
          </w:tcPr>
          <w:p w14:paraId="1188684B" w14:textId="77777777" w:rsidR="00825DE6" w:rsidRDefault="003931CA">
            <w:pPr>
              <w:spacing w:before="10" w:after="10"/>
            </w:pPr>
            <w:r>
              <w:rPr>
                <w:sz w:val="16"/>
              </w:rPr>
              <w:t>New Zealand</w:t>
            </w:r>
          </w:p>
        </w:tc>
        <w:tc>
          <w:tcPr>
            <w:tcW w:w="1000" w:type="dxa"/>
          </w:tcPr>
          <w:p w14:paraId="3915B0EE" w14:textId="77777777" w:rsidR="00825DE6" w:rsidRDefault="003931CA">
            <w:pPr>
              <w:spacing w:before="10" w:after="10"/>
              <w:jc w:val="right"/>
            </w:pPr>
            <w:r>
              <w:rPr>
                <w:sz w:val="16"/>
              </w:rPr>
              <w:t>83</w:t>
            </w:r>
          </w:p>
        </w:tc>
        <w:tc>
          <w:tcPr>
            <w:tcW w:w="1000" w:type="dxa"/>
          </w:tcPr>
          <w:p w14:paraId="10317055" w14:textId="77777777" w:rsidR="00825DE6" w:rsidRDefault="003931CA">
            <w:pPr>
              <w:spacing w:before="10" w:after="10"/>
              <w:jc w:val="right"/>
            </w:pPr>
            <w:r>
              <w:rPr>
                <w:sz w:val="16"/>
              </w:rPr>
              <w:t>0.7</w:t>
            </w:r>
          </w:p>
        </w:tc>
        <w:tc>
          <w:tcPr>
            <w:tcW w:w="1900" w:type="dxa"/>
          </w:tcPr>
          <w:p w14:paraId="53AF267F" w14:textId="77777777" w:rsidR="00825DE6" w:rsidRDefault="003931CA">
            <w:pPr>
              <w:spacing w:before="10" w:after="10"/>
              <w:jc w:val="right"/>
            </w:pPr>
            <w:r>
              <w:rPr>
                <w:sz w:val="16"/>
              </w:rPr>
              <w:t>Cloudscene</w:t>
            </w:r>
          </w:p>
        </w:tc>
      </w:tr>
      <w:tr w:rsidR="00825DE6" w14:paraId="7F3499A2" w14:textId="77777777">
        <w:trPr>
          <w:jc w:val="center"/>
        </w:trPr>
        <w:tc>
          <w:tcPr>
            <w:tcW w:w="500" w:type="dxa"/>
          </w:tcPr>
          <w:p w14:paraId="12AB0E5C" w14:textId="77777777" w:rsidR="00825DE6" w:rsidRDefault="003931CA">
            <w:pPr>
              <w:spacing w:before="10" w:after="10"/>
            </w:pPr>
            <w:r>
              <w:rPr>
                <w:sz w:val="16"/>
              </w:rPr>
              <w:t>22</w:t>
            </w:r>
          </w:p>
        </w:tc>
        <w:tc>
          <w:tcPr>
            <w:tcW w:w="2200" w:type="dxa"/>
          </w:tcPr>
          <w:p w14:paraId="4752A601" w14:textId="77777777" w:rsidR="00825DE6" w:rsidRDefault="003931CA">
            <w:pPr>
              <w:spacing w:before="10" w:after="10"/>
            </w:pPr>
            <w:r>
              <w:rPr>
                <w:sz w:val="16"/>
              </w:rPr>
              <w:t>Belgium</w:t>
            </w:r>
          </w:p>
        </w:tc>
        <w:tc>
          <w:tcPr>
            <w:tcW w:w="1000" w:type="dxa"/>
          </w:tcPr>
          <w:p w14:paraId="48B75DC0" w14:textId="77777777" w:rsidR="00825DE6" w:rsidRDefault="003931CA">
            <w:pPr>
              <w:spacing w:before="10" w:after="10"/>
              <w:jc w:val="right"/>
            </w:pPr>
            <w:r>
              <w:rPr>
                <w:sz w:val="16"/>
              </w:rPr>
              <w:t>81</w:t>
            </w:r>
          </w:p>
        </w:tc>
        <w:tc>
          <w:tcPr>
            <w:tcW w:w="1000" w:type="dxa"/>
          </w:tcPr>
          <w:p w14:paraId="3D9467C4" w14:textId="77777777" w:rsidR="00825DE6" w:rsidRDefault="003931CA">
            <w:pPr>
              <w:spacing w:before="10" w:after="10"/>
              <w:jc w:val="right"/>
            </w:pPr>
            <w:r>
              <w:rPr>
                <w:sz w:val="16"/>
              </w:rPr>
              <w:t>0.7</w:t>
            </w:r>
          </w:p>
        </w:tc>
        <w:tc>
          <w:tcPr>
            <w:tcW w:w="1900" w:type="dxa"/>
          </w:tcPr>
          <w:p w14:paraId="015D9BF4" w14:textId="77777777" w:rsidR="00825DE6" w:rsidRDefault="003931CA">
            <w:pPr>
              <w:spacing w:before="10" w:after="10"/>
              <w:jc w:val="right"/>
            </w:pPr>
            <w:r>
              <w:rPr>
                <w:sz w:val="16"/>
              </w:rPr>
              <w:t>Cloudscene</w:t>
            </w:r>
          </w:p>
        </w:tc>
      </w:tr>
      <w:tr w:rsidR="00825DE6" w14:paraId="7D8379CE" w14:textId="77777777">
        <w:trPr>
          <w:jc w:val="center"/>
        </w:trPr>
        <w:tc>
          <w:tcPr>
            <w:tcW w:w="500" w:type="dxa"/>
          </w:tcPr>
          <w:p w14:paraId="1FF6CC53" w14:textId="77777777" w:rsidR="00825DE6" w:rsidRDefault="003931CA">
            <w:pPr>
              <w:spacing w:before="10" w:after="10"/>
            </w:pPr>
            <w:r>
              <w:rPr>
                <w:sz w:val="16"/>
              </w:rPr>
              <w:t>23</w:t>
            </w:r>
          </w:p>
        </w:tc>
        <w:tc>
          <w:tcPr>
            <w:tcW w:w="2200" w:type="dxa"/>
          </w:tcPr>
          <w:p w14:paraId="5A093D87" w14:textId="77777777" w:rsidR="00825DE6" w:rsidRDefault="003931CA">
            <w:pPr>
              <w:spacing w:before="10" w:after="10"/>
            </w:pPr>
            <w:r>
              <w:rPr>
                <w:sz w:val="16"/>
              </w:rPr>
              <w:t>Austria</w:t>
            </w:r>
          </w:p>
        </w:tc>
        <w:tc>
          <w:tcPr>
            <w:tcW w:w="1000" w:type="dxa"/>
          </w:tcPr>
          <w:p w14:paraId="2F8A58C8" w14:textId="77777777" w:rsidR="00825DE6" w:rsidRDefault="003931CA">
            <w:pPr>
              <w:spacing w:before="10" w:after="10"/>
              <w:jc w:val="right"/>
            </w:pPr>
            <w:r>
              <w:rPr>
                <w:sz w:val="16"/>
              </w:rPr>
              <w:t>68</w:t>
            </w:r>
          </w:p>
        </w:tc>
        <w:tc>
          <w:tcPr>
            <w:tcW w:w="1000" w:type="dxa"/>
          </w:tcPr>
          <w:p w14:paraId="697CCA58" w14:textId="77777777" w:rsidR="00825DE6" w:rsidRDefault="003931CA">
            <w:pPr>
              <w:spacing w:before="10" w:after="10"/>
              <w:jc w:val="right"/>
            </w:pPr>
            <w:r>
              <w:rPr>
                <w:sz w:val="16"/>
              </w:rPr>
              <w:t>0.6</w:t>
            </w:r>
          </w:p>
        </w:tc>
        <w:tc>
          <w:tcPr>
            <w:tcW w:w="1900" w:type="dxa"/>
          </w:tcPr>
          <w:p w14:paraId="736B7C10" w14:textId="77777777" w:rsidR="00825DE6" w:rsidRDefault="003931CA">
            <w:pPr>
              <w:spacing w:before="10" w:after="10"/>
              <w:jc w:val="right"/>
            </w:pPr>
            <w:r>
              <w:rPr>
                <w:sz w:val="16"/>
              </w:rPr>
              <w:t>Cloudscene</w:t>
            </w:r>
          </w:p>
        </w:tc>
      </w:tr>
      <w:tr w:rsidR="00825DE6" w14:paraId="75D594F9" w14:textId="77777777">
        <w:trPr>
          <w:jc w:val="center"/>
        </w:trPr>
        <w:tc>
          <w:tcPr>
            <w:tcW w:w="500" w:type="dxa"/>
          </w:tcPr>
          <w:p w14:paraId="37E4C7C0" w14:textId="77777777" w:rsidR="00825DE6" w:rsidRDefault="003931CA">
            <w:pPr>
              <w:spacing w:before="10" w:after="10"/>
            </w:pPr>
            <w:r>
              <w:rPr>
                <w:sz w:val="16"/>
              </w:rPr>
              <w:t>24</w:t>
            </w:r>
          </w:p>
        </w:tc>
        <w:tc>
          <w:tcPr>
            <w:tcW w:w="2200" w:type="dxa"/>
          </w:tcPr>
          <w:p w14:paraId="5ECFEA96" w14:textId="77777777" w:rsidR="00825DE6" w:rsidRDefault="003931CA">
            <w:pPr>
              <w:spacing w:before="10" w:after="10"/>
            </w:pPr>
            <w:r>
              <w:rPr>
                <w:sz w:val="16"/>
              </w:rPr>
              <w:t>Malaysia</w:t>
            </w:r>
          </w:p>
        </w:tc>
        <w:tc>
          <w:tcPr>
            <w:tcW w:w="1000" w:type="dxa"/>
          </w:tcPr>
          <w:p w14:paraId="69677486" w14:textId="77777777" w:rsidR="00825DE6" w:rsidRDefault="003931CA">
            <w:pPr>
              <w:spacing w:before="10" w:after="10"/>
              <w:jc w:val="right"/>
            </w:pPr>
            <w:r>
              <w:rPr>
                <w:sz w:val="16"/>
              </w:rPr>
              <w:t>62</w:t>
            </w:r>
          </w:p>
        </w:tc>
        <w:tc>
          <w:tcPr>
            <w:tcW w:w="1000" w:type="dxa"/>
          </w:tcPr>
          <w:p w14:paraId="40EE386F" w14:textId="77777777" w:rsidR="00825DE6" w:rsidRDefault="003931CA">
            <w:pPr>
              <w:spacing w:before="10" w:after="10"/>
              <w:jc w:val="right"/>
            </w:pPr>
            <w:r>
              <w:rPr>
                <w:sz w:val="16"/>
              </w:rPr>
              <w:t>0.5</w:t>
            </w:r>
          </w:p>
        </w:tc>
        <w:tc>
          <w:tcPr>
            <w:tcW w:w="1900" w:type="dxa"/>
          </w:tcPr>
          <w:p w14:paraId="0DF7C88E" w14:textId="77777777" w:rsidR="00825DE6" w:rsidRDefault="003931CA">
            <w:pPr>
              <w:spacing w:before="10" w:after="10"/>
              <w:jc w:val="right"/>
            </w:pPr>
            <w:r>
              <w:rPr>
                <w:sz w:val="16"/>
              </w:rPr>
              <w:t>Cloudscene</w:t>
            </w:r>
          </w:p>
        </w:tc>
      </w:tr>
      <w:tr w:rsidR="00825DE6" w14:paraId="63818682" w14:textId="77777777">
        <w:trPr>
          <w:jc w:val="center"/>
        </w:trPr>
        <w:tc>
          <w:tcPr>
            <w:tcW w:w="500" w:type="dxa"/>
          </w:tcPr>
          <w:p w14:paraId="1DC106CD" w14:textId="77777777" w:rsidR="00825DE6" w:rsidRDefault="003931CA">
            <w:pPr>
              <w:spacing w:before="10" w:after="10"/>
            </w:pPr>
            <w:r>
              <w:rPr>
                <w:sz w:val="16"/>
              </w:rPr>
              <w:t>25</w:t>
            </w:r>
          </w:p>
        </w:tc>
        <w:tc>
          <w:tcPr>
            <w:tcW w:w="2200" w:type="dxa"/>
          </w:tcPr>
          <w:p w14:paraId="112EA125" w14:textId="77777777" w:rsidR="00825DE6" w:rsidRDefault="003931CA">
            <w:pPr>
              <w:spacing w:before="10" w:after="10"/>
            </w:pPr>
            <w:r>
              <w:rPr>
                <w:sz w:val="16"/>
              </w:rPr>
              <w:t>Chile</w:t>
            </w:r>
          </w:p>
        </w:tc>
        <w:tc>
          <w:tcPr>
            <w:tcW w:w="1000" w:type="dxa"/>
          </w:tcPr>
          <w:p w14:paraId="44E8C489" w14:textId="77777777" w:rsidR="00825DE6" w:rsidRDefault="003931CA">
            <w:pPr>
              <w:spacing w:before="10" w:after="10"/>
              <w:jc w:val="right"/>
            </w:pPr>
            <w:r>
              <w:rPr>
                <w:sz w:val="16"/>
              </w:rPr>
              <w:t>59</w:t>
            </w:r>
          </w:p>
        </w:tc>
        <w:tc>
          <w:tcPr>
            <w:tcW w:w="1000" w:type="dxa"/>
          </w:tcPr>
          <w:p w14:paraId="30C8892C" w14:textId="77777777" w:rsidR="00825DE6" w:rsidRDefault="003931CA">
            <w:pPr>
              <w:spacing w:before="10" w:after="10"/>
              <w:jc w:val="right"/>
            </w:pPr>
            <w:r>
              <w:rPr>
                <w:sz w:val="16"/>
              </w:rPr>
              <w:t>0.5</w:t>
            </w:r>
          </w:p>
        </w:tc>
        <w:tc>
          <w:tcPr>
            <w:tcW w:w="1900" w:type="dxa"/>
          </w:tcPr>
          <w:p w14:paraId="184328D1" w14:textId="77777777" w:rsidR="00825DE6" w:rsidRDefault="003931CA">
            <w:pPr>
              <w:spacing w:before="10" w:after="10"/>
              <w:jc w:val="right"/>
            </w:pPr>
            <w:r>
              <w:rPr>
                <w:sz w:val="16"/>
              </w:rPr>
              <w:t>Cloudscene</w:t>
            </w:r>
          </w:p>
        </w:tc>
      </w:tr>
      <w:tr w:rsidR="00825DE6" w14:paraId="66FE332F" w14:textId="77777777">
        <w:trPr>
          <w:jc w:val="center"/>
        </w:trPr>
        <w:tc>
          <w:tcPr>
            <w:tcW w:w="500" w:type="dxa"/>
          </w:tcPr>
          <w:p w14:paraId="7B1205FC" w14:textId="77777777" w:rsidR="00825DE6" w:rsidRDefault="003931CA">
            <w:pPr>
              <w:spacing w:before="10" w:after="10"/>
            </w:pPr>
            <w:r>
              <w:rPr>
                <w:sz w:val="16"/>
              </w:rPr>
              <w:t>26</w:t>
            </w:r>
          </w:p>
        </w:tc>
        <w:tc>
          <w:tcPr>
            <w:tcW w:w="2200" w:type="dxa"/>
          </w:tcPr>
          <w:p w14:paraId="7D7C8FCD" w14:textId="77777777" w:rsidR="00825DE6" w:rsidRDefault="003931CA">
            <w:pPr>
              <w:spacing w:before="10" w:after="10"/>
            </w:pPr>
            <w:r>
              <w:rPr>
                <w:sz w:val="16"/>
              </w:rPr>
              <w:t>Ukraine</w:t>
            </w:r>
          </w:p>
        </w:tc>
        <w:tc>
          <w:tcPr>
            <w:tcW w:w="1000" w:type="dxa"/>
          </w:tcPr>
          <w:p w14:paraId="2EA5A409" w14:textId="77777777" w:rsidR="00825DE6" w:rsidRDefault="003931CA">
            <w:pPr>
              <w:spacing w:before="10" w:after="10"/>
              <w:jc w:val="right"/>
            </w:pPr>
            <w:r>
              <w:rPr>
                <w:sz w:val="16"/>
              </w:rPr>
              <w:t>58</w:t>
            </w:r>
          </w:p>
        </w:tc>
        <w:tc>
          <w:tcPr>
            <w:tcW w:w="1000" w:type="dxa"/>
          </w:tcPr>
          <w:p w14:paraId="2392AACA" w14:textId="77777777" w:rsidR="00825DE6" w:rsidRDefault="003931CA">
            <w:pPr>
              <w:spacing w:before="10" w:after="10"/>
              <w:jc w:val="right"/>
            </w:pPr>
            <w:r>
              <w:rPr>
                <w:sz w:val="16"/>
              </w:rPr>
              <w:t>0.5</w:t>
            </w:r>
          </w:p>
        </w:tc>
        <w:tc>
          <w:tcPr>
            <w:tcW w:w="1900" w:type="dxa"/>
          </w:tcPr>
          <w:p w14:paraId="4CAEBFBA" w14:textId="77777777" w:rsidR="00825DE6" w:rsidRDefault="003931CA">
            <w:pPr>
              <w:spacing w:before="10" w:after="10"/>
              <w:jc w:val="right"/>
            </w:pPr>
            <w:r>
              <w:rPr>
                <w:sz w:val="16"/>
              </w:rPr>
              <w:t>Cloudscene</w:t>
            </w:r>
          </w:p>
        </w:tc>
      </w:tr>
      <w:tr w:rsidR="00825DE6" w14:paraId="4AA389A4" w14:textId="77777777">
        <w:trPr>
          <w:jc w:val="center"/>
        </w:trPr>
        <w:tc>
          <w:tcPr>
            <w:tcW w:w="500" w:type="dxa"/>
          </w:tcPr>
          <w:p w14:paraId="40FE9280" w14:textId="77777777" w:rsidR="00825DE6" w:rsidRDefault="003931CA">
            <w:pPr>
              <w:spacing w:before="10" w:after="10"/>
            </w:pPr>
            <w:r>
              <w:rPr>
                <w:sz w:val="16"/>
              </w:rPr>
              <w:t>27</w:t>
            </w:r>
          </w:p>
        </w:tc>
        <w:tc>
          <w:tcPr>
            <w:tcW w:w="2200" w:type="dxa"/>
          </w:tcPr>
          <w:p w14:paraId="01471F15" w14:textId="77777777" w:rsidR="00825DE6" w:rsidRDefault="003931CA">
            <w:pPr>
              <w:spacing w:before="10" w:after="10"/>
            </w:pPr>
            <w:r>
              <w:rPr>
                <w:sz w:val="16"/>
              </w:rPr>
              <w:t>South Africa</w:t>
            </w:r>
          </w:p>
        </w:tc>
        <w:tc>
          <w:tcPr>
            <w:tcW w:w="1000" w:type="dxa"/>
          </w:tcPr>
          <w:p w14:paraId="20800F4B" w14:textId="77777777" w:rsidR="00825DE6" w:rsidRDefault="003931CA">
            <w:pPr>
              <w:spacing w:before="10" w:after="10"/>
              <w:jc w:val="right"/>
            </w:pPr>
            <w:r>
              <w:rPr>
                <w:sz w:val="16"/>
              </w:rPr>
              <w:t>56</w:t>
            </w:r>
          </w:p>
        </w:tc>
        <w:tc>
          <w:tcPr>
            <w:tcW w:w="1000" w:type="dxa"/>
          </w:tcPr>
          <w:p w14:paraId="6BD77F98" w14:textId="77777777" w:rsidR="00825DE6" w:rsidRDefault="003931CA">
            <w:pPr>
              <w:spacing w:before="10" w:after="10"/>
              <w:jc w:val="right"/>
            </w:pPr>
            <w:r>
              <w:rPr>
                <w:sz w:val="16"/>
              </w:rPr>
              <w:t>0.5</w:t>
            </w:r>
          </w:p>
        </w:tc>
        <w:tc>
          <w:tcPr>
            <w:tcW w:w="1900" w:type="dxa"/>
          </w:tcPr>
          <w:p w14:paraId="4546DD45" w14:textId="77777777" w:rsidR="00825DE6" w:rsidRDefault="003931CA">
            <w:pPr>
              <w:spacing w:before="10" w:after="10"/>
              <w:jc w:val="right"/>
            </w:pPr>
            <w:r>
              <w:rPr>
                <w:sz w:val="16"/>
              </w:rPr>
              <w:t>Arizton</w:t>
            </w:r>
          </w:p>
        </w:tc>
      </w:tr>
      <w:tr w:rsidR="00825DE6" w14:paraId="78B0608A" w14:textId="77777777">
        <w:trPr>
          <w:jc w:val="center"/>
        </w:trPr>
        <w:tc>
          <w:tcPr>
            <w:tcW w:w="500" w:type="dxa"/>
          </w:tcPr>
          <w:p w14:paraId="7EE42FCB" w14:textId="77777777" w:rsidR="00825DE6" w:rsidRDefault="003931CA">
            <w:pPr>
              <w:spacing w:before="10" w:after="10"/>
            </w:pPr>
            <w:r>
              <w:rPr>
                <w:sz w:val="16"/>
              </w:rPr>
              <w:t>28</w:t>
            </w:r>
          </w:p>
        </w:tc>
        <w:tc>
          <w:tcPr>
            <w:tcW w:w="2200" w:type="dxa"/>
          </w:tcPr>
          <w:p w14:paraId="130A6913" w14:textId="77777777" w:rsidR="00825DE6" w:rsidRDefault="003931CA">
            <w:pPr>
              <w:spacing w:before="10" w:after="10"/>
            </w:pPr>
            <w:r>
              <w:rPr>
                <w:sz w:val="16"/>
              </w:rPr>
              <w:t>Ireland</w:t>
            </w:r>
          </w:p>
        </w:tc>
        <w:tc>
          <w:tcPr>
            <w:tcW w:w="1000" w:type="dxa"/>
          </w:tcPr>
          <w:p w14:paraId="116DA7CA" w14:textId="77777777" w:rsidR="00825DE6" w:rsidRDefault="003931CA">
            <w:pPr>
              <w:spacing w:before="10" w:after="10"/>
              <w:jc w:val="right"/>
            </w:pPr>
            <w:r>
              <w:rPr>
                <w:sz w:val="16"/>
              </w:rPr>
              <w:t>55</w:t>
            </w:r>
          </w:p>
        </w:tc>
        <w:tc>
          <w:tcPr>
            <w:tcW w:w="1000" w:type="dxa"/>
          </w:tcPr>
          <w:p w14:paraId="36CAB877" w14:textId="77777777" w:rsidR="00825DE6" w:rsidRDefault="003931CA">
            <w:pPr>
              <w:spacing w:before="10" w:after="10"/>
              <w:jc w:val="right"/>
            </w:pPr>
            <w:r>
              <w:rPr>
                <w:sz w:val="16"/>
              </w:rPr>
              <w:t>0.5</w:t>
            </w:r>
          </w:p>
        </w:tc>
        <w:tc>
          <w:tcPr>
            <w:tcW w:w="1900" w:type="dxa"/>
          </w:tcPr>
          <w:p w14:paraId="1A137D08" w14:textId="77777777" w:rsidR="00825DE6" w:rsidRDefault="003931CA">
            <w:pPr>
              <w:spacing w:before="10" w:after="10"/>
              <w:jc w:val="right"/>
            </w:pPr>
            <w:r>
              <w:rPr>
                <w:sz w:val="16"/>
              </w:rPr>
              <w:t>Cloudscene</w:t>
            </w:r>
          </w:p>
        </w:tc>
      </w:tr>
      <w:tr w:rsidR="00825DE6" w14:paraId="2BA5238F" w14:textId="77777777">
        <w:trPr>
          <w:jc w:val="center"/>
        </w:trPr>
        <w:tc>
          <w:tcPr>
            <w:tcW w:w="500" w:type="dxa"/>
          </w:tcPr>
          <w:p w14:paraId="217476A9" w14:textId="77777777" w:rsidR="00825DE6" w:rsidRDefault="003931CA">
            <w:pPr>
              <w:spacing w:before="10" w:after="10"/>
            </w:pPr>
            <w:r>
              <w:rPr>
                <w:sz w:val="16"/>
              </w:rPr>
              <w:t>29</w:t>
            </w:r>
          </w:p>
        </w:tc>
        <w:tc>
          <w:tcPr>
            <w:tcW w:w="2200" w:type="dxa"/>
          </w:tcPr>
          <w:p w14:paraId="0BF8F3DC" w14:textId="77777777" w:rsidR="00825DE6" w:rsidRDefault="003931CA">
            <w:pPr>
              <w:spacing w:before="10" w:after="10"/>
            </w:pPr>
            <w:r>
              <w:rPr>
                <w:sz w:val="16"/>
              </w:rPr>
              <w:t>Denmark</w:t>
            </w:r>
          </w:p>
        </w:tc>
        <w:tc>
          <w:tcPr>
            <w:tcW w:w="1000" w:type="dxa"/>
          </w:tcPr>
          <w:p w14:paraId="68AFF6D1" w14:textId="77777777" w:rsidR="00825DE6" w:rsidRDefault="003931CA">
            <w:pPr>
              <w:spacing w:before="10" w:after="10"/>
              <w:jc w:val="right"/>
            </w:pPr>
            <w:r>
              <w:rPr>
                <w:sz w:val="16"/>
              </w:rPr>
              <w:t>50</w:t>
            </w:r>
          </w:p>
        </w:tc>
        <w:tc>
          <w:tcPr>
            <w:tcW w:w="1000" w:type="dxa"/>
          </w:tcPr>
          <w:p w14:paraId="419C9D19" w14:textId="77777777" w:rsidR="00825DE6" w:rsidRDefault="003931CA">
            <w:pPr>
              <w:spacing w:before="10" w:after="10"/>
              <w:jc w:val="right"/>
            </w:pPr>
            <w:r>
              <w:rPr>
                <w:sz w:val="16"/>
              </w:rPr>
              <w:t>0.4</w:t>
            </w:r>
          </w:p>
        </w:tc>
        <w:tc>
          <w:tcPr>
            <w:tcW w:w="1900" w:type="dxa"/>
          </w:tcPr>
          <w:p w14:paraId="30439483" w14:textId="77777777" w:rsidR="00825DE6" w:rsidRDefault="003931CA">
            <w:pPr>
              <w:spacing w:before="10" w:after="10"/>
              <w:jc w:val="right"/>
            </w:pPr>
            <w:r>
              <w:rPr>
                <w:sz w:val="16"/>
              </w:rPr>
              <w:t>Cloudscene</w:t>
            </w:r>
          </w:p>
        </w:tc>
      </w:tr>
      <w:tr w:rsidR="00825DE6" w14:paraId="77CAB0BB" w14:textId="77777777">
        <w:trPr>
          <w:jc w:val="center"/>
        </w:trPr>
        <w:tc>
          <w:tcPr>
            <w:tcW w:w="500" w:type="dxa"/>
          </w:tcPr>
          <w:p w14:paraId="7951E0BD" w14:textId="77777777" w:rsidR="00825DE6" w:rsidRDefault="003931CA">
            <w:pPr>
              <w:spacing w:before="10" w:after="10"/>
            </w:pPr>
            <w:r>
              <w:rPr>
                <w:sz w:val="16"/>
              </w:rPr>
              <w:t>30</w:t>
            </w:r>
          </w:p>
        </w:tc>
        <w:tc>
          <w:tcPr>
            <w:tcW w:w="2200" w:type="dxa"/>
          </w:tcPr>
          <w:p w14:paraId="5527B0EA" w14:textId="77777777" w:rsidR="00825DE6" w:rsidRDefault="003931CA">
            <w:pPr>
              <w:spacing w:before="10" w:after="10"/>
            </w:pPr>
            <w:r>
              <w:rPr>
                <w:sz w:val="16"/>
              </w:rPr>
              <w:t>Finland</w:t>
            </w:r>
          </w:p>
        </w:tc>
        <w:tc>
          <w:tcPr>
            <w:tcW w:w="1000" w:type="dxa"/>
          </w:tcPr>
          <w:p w14:paraId="6EBADD64" w14:textId="77777777" w:rsidR="00825DE6" w:rsidRDefault="003931CA">
            <w:pPr>
              <w:spacing w:before="10" w:after="10"/>
              <w:jc w:val="right"/>
            </w:pPr>
            <w:r>
              <w:rPr>
                <w:sz w:val="16"/>
              </w:rPr>
              <w:t>48</w:t>
            </w:r>
          </w:p>
        </w:tc>
        <w:tc>
          <w:tcPr>
            <w:tcW w:w="1000" w:type="dxa"/>
          </w:tcPr>
          <w:p w14:paraId="11CC441C" w14:textId="77777777" w:rsidR="00825DE6" w:rsidRDefault="003931CA">
            <w:pPr>
              <w:spacing w:before="10" w:after="10"/>
              <w:jc w:val="right"/>
            </w:pPr>
            <w:r>
              <w:rPr>
                <w:sz w:val="16"/>
              </w:rPr>
              <w:t>0.4</w:t>
            </w:r>
          </w:p>
        </w:tc>
        <w:tc>
          <w:tcPr>
            <w:tcW w:w="1900" w:type="dxa"/>
          </w:tcPr>
          <w:p w14:paraId="645DA689" w14:textId="77777777" w:rsidR="00825DE6" w:rsidRDefault="003931CA">
            <w:pPr>
              <w:spacing w:before="10" w:after="10"/>
              <w:jc w:val="right"/>
            </w:pPr>
            <w:r>
              <w:rPr>
                <w:sz w:val="16"/>
              </w:rPr>
              <w:t>Cloudscene</w:t>
            </w:r>
          </w:p>
        </w:tc>
      </w:tr>
      <w:tr w:rsidR="00825DE6" w14:paraId="5631082A" w14:textId="77777777">
        <w:trPr>
          <w:jc w:val="center"/>
        </w:trPr>
        <w:tc>
          <w:tcPr>
            <w:tcW w:w="500" w:type="dxa"/>
          </w:tcPr>
          <w:p w14:paraId="35EAE368" w14:textId="77777777" w:rsidR="00825DE6" w:rsidRDefault="003931CA">
            <w:pPr>
              <w:spacing w:before="10" w:after="10"/>
            </w:pPr>
            <w:r>
              <w:rPr>
                <w:sz w:val="16"/>
              </w:rPr>
              <w:t>31</w:t>
            </w:r>
          </w:p>
        </w:tc>
        <w:tc>
          <w:tcPr>
            <w:tcW w:w="2200" w:type="dxa"/>
          </w:tcPr>
          <w:p w14:paraId="0F22CECC" w14:textId="77777777" w:rsidR="00825DE6" w:rsidRDefault="003931CA">
            <w:pPr>
              <w:spacing w:before="10" w:after="10"/>
            </w:pPr>
            <w:r>
              <w:rPr>
                <w:sz w:val="16"/>
              </w:rPr>
              <w:t>Norway</w:t>
            </w:r>
          </w:p>
        </w:tc>
        <w:tc>
          <w:tcPr>
            <w:tcW w:w="1000" w:type="dxa"/>
          </w:tcPr>
          <w:p w14:paraId="45641C8F" w14:textId="77777777" w:rsidR="00825DE6" w:rsidRDefault="003931CA">
            <w:pPr>
              <w:spacing w:before="10" w:after="10"/>
              <w:jc w:val="right"/>
            </w:pPr>
            <w:r>
              <w:rPr>
                <w:sz w:val="16"/>
              </w:rPr>
              <w:t>47</w:t>
            </w:r>
          </w:p>
        </w:tc>
        <w:tc>
          <w:tcPr>
            <w:tcW w:w="1000" w:type="dxa"/>
          </w:tcPr>
          <w:p w14:paraId="2CA8797C" w14:textId="77777777" w:rsidR="00825DE6" w:rsidRDefault="003931CA">
            <w:pPr>
              <w:spacing w:before="10" w:after="10"/>
              <w:jc w:val="right"/>
            </w:pPr>
            <w:r>
              <w:rPr>
                <w:sz w:val="16"/>
              </w:rPr>
              <w:t>0.4</w:t>
            </w:r>
          </w:p>
        </w:tc>
        <w:tc>
          <w:tcPr>
            <w:tcW w:w="1900" w:type="dxa"/>
          </w:tcPr>
          <w:p w14:paraId="5649543A" w14:textId="77777777" w:rsidR="00825DE6" w:rsidRDefault="003931CA">
            <w:pPr>
              <w:spacing w:before="10" w:after="10"/>
              <w:jc w:val="right"/>
            </w:pPr>
            <w:r>
              <w:rPr>
                <w:sz w:val="16"/>
              </w:rPr>
              <w:t>Cloudscene</w:t>
            </w:r>
          </w:p>
        </w:tc>
      </w:tr>
      <w:tr w:rsidR="00825DE6" w14:paraId="187C3F1A" w14:textId="77777777">
        <w:trPr>
          <w:jc w:val="center"/>
        </w:trPr>
        <w:tc>
          <w:tcPr>
            <w:tcW w:w="500" w:type="dxa"/>
          </w:tcPr>
          <w:p w14:paraId="32131DF5" w14:textId="77777777" w:rsidR="00825DE6" w:rsidRDefault="003931CA">
            <w:pPr>
              <w:spacing w:before="10" w:after="10"/>
            </w:pPr>
            <w:r>
              <w:rPr>
                <w:sz w:val="16"/>
              </w:rPr>
              <w:t>32</w:t>
            </w:r>
          </w:p>
        </w:tc>
        <w:tc>
          <w:tcPr>
            <w:tcW w:w="2200" w:type="dxa"/>
          </w:tcPr>
          <w:p w14:paraId="22710CA8" w14:textId="77777777" w:rsidR="00825DE6" w:rsidRDefault="003931CA">
            <w:pPr>
              <w:spacing w:before="10" w:after="10"/>
            </w:pPr>
            <w:r>
              <w:rPr>
                <w:sz w:val="16"/>
              </w:rPr>
              <w:t>South Korea</w:t>
            </w:r>
          </w:p>
        </w:tc>
        <w:tc>
          <w:tcPr>
            <w:tcW w:w="1000" w:type="dxa"/>
          </w:tcPr>
          <w:p w14:paraId="65FF5BE6" w14:textId="77777777" w:rsidR="00825DE6" w:rsidRDefault="003931CA">
            <w:pPr>
              <w:spacing w:before="10" w:after="10"/>
              <w:jc w:val="right"/>
            </w:pPr>
            <w:r>
              <w:rPr>
                <w:sz w:val="16"/>
              </w:rPr>
              <w:t>43</w:t>
            </w:r>
          </w:p>
        </w:tc>
        <w:tc>
          <w:tcPr>
            <w:tcW w:w="1000" w:type="dxa"/>
          </w:tcPr>
          <w:p w14:paraId="107582B7" w14:textId="77777777" w:rsidR="00825DE6" w:rsidRDefault="003931CA">
            <w:pPr>
              <w:spacing w:before="10" w:after="10"/>
              <w:jc w:val="right"/>
            </w:pPr>
            <w:r>
              <w:rPr>
                <w:sz w:val="16"/>
              </w:rPr>
              <w:t>0.4</w:t>
            </w:r>
          </w:p>
        </w:tc>
        <w:tc>
          <w:tcPr>
            <w:tcW w:w="1900" w:type="dxa"/>
          </w:tcPr>
          <w:p w14:paraId="07245923" w14:textId="77777777" w:rsidR="00825DE6" w:rsidRDefault="003931CA">
            <w:pPr>
              <w:spacing w:before="10" w:after="10"/>
              <w:jc w:val="right"/>
            </w:pPr>
            <w:r>
              <w:rPr>
                <w:sz w:val="16"/>
              </w:rPr>
              <w:t>Cloudscene</w:t>
            </w:r>
          </w:p>
        </w:tc>
      </w:tr>
      <w:tr w:rsidR="00825DE6" w14:paraId="28CE0B8E" w14:textId="77777777">
        <w:trPr>
          <w:jc w:val="center"/>
        </w:trPr>
        <w:tc>
          <w:tcPr>
            <w:tcW w:w="500" w:type="dxa"/>
          </w:tcPr>
          <w:p w14:paraId="718D8270" w14:textId="77777777" w:rsidR="00825DE6" w:rsidRDefault="003931CA">
            <w:pPr>
              <w:spacing w:before="10" w:after="10"/>
            </w:pPr>
            <w:r>
              <w:rPr>
                <w:sz w:val="16"/>
              </w:rPr>
              <w:t>33</w:t>
            </w:r>
          </w:p>
        </w:tc>
        <w:tc>
          <w:tcPr>
            <w:tcW w:w="2200" w:type="dxa"/>
          </w:tcPr>
          <w:p w14:paraId="5CD1F327" w14:textId="77777777" w:rsidR="00825DE6" w:rsidRDefault="003931CA">
            <w:pPr>
              <w:spacing w:before="10" w:after="10"/>
            </w:pPr>
            <w:r>
              <w:rPr>
                <w:sz w:val="16"/>
              </w:rPr>
              <w:t>Thailand</w:t>
            </w:r>
          </w:p>
        </w:tc>
        <w:tc>
          <w:tcPr>
            <w:tcW w:w="1000" w:type="dxa"/>
          </w:tcPr>
          <w:p w14:paraId="7D6A11BB" w14:textId="77777777" w:rsidR="00825DE6" w:rsidRDefault="003931CA">
            <w:pPr>
              <w:spacing w:before="10" w:after="10"/>
              <w:jc w:val="right"/>
            </w:pPr>
            <w:r>
              <w:rPr>
                <w:sz w:val="16"/>
              </w:rPr>
              <w:t>42</w:t>
            </w:r>
          </w:p>
        </w:tc>
        <w:tc>
          <w:tcPr>
            <w:tcW w:w="1000" w:type="dxa"/>
          </w:tcPr>
          <w:p w14:paraId="693728B8" w14:textId="77777777" w:rsidR="00825DE6" w:rsidRDefault="003931CA">
            <w:pPr>
              <w:spacing w:before="10" w:after="10"/>
              <w:jc w:val="right"/>
            </w:pPr>
            <w:r>
              <w:rPr>
                <w:sz w:val="16"/>
              </w:rPr>
              <w:t>0.4</w:t>
            </w:r>
          </w:p>
        </w:tc>
        <w:tc>
          <w:tcPr>
            <w:tcW w:w="1900" w:type="dxa"/>
          </w:tcPr>
          <w:p w14:paraId="0422095E" w14:textId="77777777" w:rsidR="00825DE6" w:rsidRDefault="003931CA">
            <w:pPr>
              <w:spacing w:before="10" w:after="10"/>
              <w:jc w:val="right"/>
            </w:pPr>
            <w:r>
              <w:rPr>
                <w:sz w:val="16"/>
              </w:rPr>
              <w:t>Cloudscene</w:t>
            </w:r>
          </w:p>
        </w:tc>
      </w:tr>
      <w:tr w:rsidR="00825DE6" w14:paraId="76A1AF9C" w14:textId="77777777">
        <w:trPr>
          <w:jc w:val="center"/>
        </w:trPr>
        <w:tc>
          <w:tcPr>
            <w:tcW w:w="500" w:type="dxa"/>
          </w:tcPr>
          <w:p w14:paraId="039E071A" w14:textId="77777777" w:rsidR="00825DE6" w:rsidRDefault="003931CA">
            <w:pPr>
              <w:spacing w:before="10" w:after="10"/>
            </w:pPr>
            <w:r>
              <w:rPr>
                <w:sz w:val="16"/>
              </w:rPr>
              <w:t>34</w:t>
            </w:r>
          </w:p>
        </w:tc>
        <w:tc>
          <w:tcPr>
            <w:tcW w:w="2200" w:type="dxa"/>
          </w:tcPr>
          <w:p w14:paraId="608332FB" w14:textId="77777777" w:rsidR="00825DE6" w:rsidRDefault="003931CA">
            <w:pPr>
              <w:spacing w:before="10" w:after="10"/>
            </w:pPr>
            <w:r>
              <w:rPr>
                <w:sz w:val="16"/>
              </w:rPr>
              <w:t>Colombia</w:t>
            </w:r>
          </w:p>
        </w:tc>
        <w:tc>
          <w:tcPr>
            <w:tcW w:w="1000" w:type="dxa"/>
          </w:tcPr>
          <w:p w14:paraId="2447AC6A" w14:textId="77777777" w:rsidR="00825DE6" w:rsidRDefault="003931CA">
            <w:pPr>
              <w:spacing w:before="10" w:after="10"/>
              <w:jc w:val="right"/>
            </w:pPr>
            <w:r>
              <w:rPr>
                <w:sz w:val="16"/>
              </w:rPr>
              <w:t>41</w:t>
            </w:r>
          </w:p>
        </w:tc>
        <w:tc>
          <w:tcPr>
            <w:tcW w:w="1000" w:type="dxa"/>
          </w:tcPr>
          <w:p w14:paraId="6CAE2131" w14:textId="77777777" w:rsidR="00825DE6" w:rsidRDefault="003931CA">
            <w:pPr>
              <w:spacing w:before="10" w:after="10"/>
              <w:jc w:val="right"/>
            </w:pPr>
            <w:r>
              <w:rPr>
                <w:sz w:val="16"/>
              </w:rPr>
              <w:t>0.4</w:t>
            </w:r>
          </w:p>
        </w:tc>
        <w:tc>
          <w:tcPr>
            <w:tcW w:w="1900" w:type="dxa"/>
          </w:tcPr>
          <w:p w14:paraId="6F3C47F7" w14:textId="77777777" w:rsidR="00825DE6" w:rsidRDefault="003931CA">
            <w:pPr>
              <w:spacing w:before="10" w:after="10"/>
              <w:jc w:val="right"/>
            </w:pPr>
            <w:r>
              <w:rPr>
                <w:sz w:val="16"/>
              </w:rPr>
              <w:t>Cloudscene</w:t>
            </w:r>
          </w:p>
        </w:tc>
      </w:tr>
      <w:tr w:rsidR="00825DE6" w14:paraId="0712C774" w14:textId="77777777">
        <w:trPr>
          <w:jc w:val="center"/>
        </w:trPr>
        <w:tc>
          <w:tcPr>
            <w:tcW w:w="500" w:type="dxa"/>
          </w:tcPr>
          <w:p w14:paraId="33DAEEA1" w14:textId="77777777" w:rsidR="00825DE6" w:rsidRDefault="003931CA">
            <w:pPr>
              <w:spacing w:before="10" w:after="10"/>
            </w:pPr>
            <w:r>
              <w:rPr>
                <w:sz w:val="16"/>
              </w:rPr>
              <w:t>35</w:t>
            </w:r>
          </w:p>
        </w:tc>
        <w:tc>
          <w:tcPr>
            <w:tcW w:w="2200" w:type="dxa"/>
          </w:tcPr>
          <w:p w14:paraId="7101732C" w14:textId="77777777" w:rsidR="00825DE6" w:rsidRDefault="003931CA">
            <w:pPr>
              <w:spacing w:before="10" w:after="10"/>
            </w:pPr>
            <w:r>
              <w:rPr>
                <w:sz w:val="16"/>
              </w:rPr>
              <w:t>Philippines</w:t>
            </w:r>
          </w:p>
        </w:tc>
        <w:tc>
          <w:tcPr>
            <w:tcW w:w="1000" w:type="dxa"/>
          </w:tcPr>
          <w:p w14:paraId="5FAC5345" w14:textId="77777777" w:rsidR="00825DE6" w:rsidRDefault="003931CA">
            <w:pPr>
              <w:spacing w:before="10" w:after="10"/>
              <w:jc w:val="right"/>
            </w:pPr>
            <w:r>
              <w:rPr>
                <w:sz w:val="16"/>
              </w:rPr>
              <w:t>39</w:t>
            </w:r>
          </w:p>
        </w:tc>
        <w:tc>
          <w:tcPr>
            <w:tcW w:w="1000" w:type="dxa"/>
          </w:tcPr>
          <w:p w14:paraId="71037AAB" w14:textId="77777777" w:rsidR="00825DE6" w:rsidRDefault="003931CA">
            <w:pPr>
              <w:spacing w:before="10" w:after="10"/>
              <w:jc w:val="right"/>
            </w:pPr>
            <w:r>
              <w:rPr>
                <w:sz w:val="16"/>
              </w:rPr>
              <w:t>0.3</w:t>
            </w:r>
          </w:p>
        </w:tc>
        <w:tc>
          <w:tcPr>
            <w:tcW w:w="1900" w:type="dxa"/>
          </w:tcPr>
          <w:p w14:paraId="2D85F4F3" w14:textId="77777777" w:rsidR="00825DE6" w:rsidRDefault="003931CA">
            <w:pPr>
              <w:spacing w:before="10" w:after="10"/>
              <w:jc w:val="right"/>
            </w:pPr>
            <w:r>
              <w:rPr>
                <w:sz w:val="16"/>
              </w:rPr>
              <w:t>Cloudscene</w:t>
            </w:r>
          </w:p>
        </w:tc>
      </w:tr>
      <w:tr w:rsidR="00825DE6" w14:paraId="1CCF200A" w14:textId="77777777">
        <w:trPr>
          <w:jc w:val="center"/>
        </w:trPr>
        <w:tc>
          <w:tcPr>
            <w:tcW w:w="500" w:type="dxa"/>
          </w:tcPr>
          <w:p w14:paraId="767A50F4" w14:textId="77777777" w:rsidR="00825DE6" w:rsidRDefault="003931CA">
            <w:pPr>
              <w:spacing w:before="10" w:after="10"/>
            </w:pPr>
            <w:r>
              <w:rPr>
                <w:sz w:val="16"/>
              </w:rPr>
              <w:t>36</w:t>
            </w:r>
          </w:p>
        </w:tc>
        <w:tc>
          <w:tcPr>
            <w:tcW w:w="2200" w:type="dxa"/>
          </w:tcPr>
          <w:p w14:paraId="4D809A19" w14:textId="77777777" w:rsidR="00825DE6" w:rsidRDefault="003931CA">
            <w:pPr>
              <w:spacing w:before="10" w:after="10"/>
            </w:pPr>
            <w:r>
              <w:rPr>
                <w:sz w:val="16"/>
              </w:rPr>
              <w:t>Turkey</w:t>
            </w:r>
          </w:p>
        </w:tc>
        <w:tc>
          <w:tcPr>
            <w:tcW w:w="1000" w:type="dxa"/>
          </w:tcPr>
          <w:p w14:paraId="59A49BDB" w14:textId="77777777" w:rsidR="00825DE6" w:rsidRDefault="003931CA">
            <w:pPr>
              <w:spacing w:before="10" w:after="10"/>
              <w:jc w:val="right"/>
            </w:pPr>
            <w:r>
              <w:rPr>
                <w:sz w:val="16"/>
              </w:rPr>
              <w:t>35</w:t>
            </w:r>
          </w:p>
        </w:tc>
        <w:tc>
          <w:tcPr>
            <w:tcW w:w="1000" w:type="dxa"/>
          </w:tcPr>
          <w:p w14:paraId="1AFBF42E" w14:textId="77777777" w:rsidR="00825DE6" w:rsidRDefault="003931CA">
            <w:pPr>
              <w:spacing w:before="10" w:after="10"/>
              <w:jc w:val="right"/>
            </w:pPr>
            <w:r>
              <w:rPr>
                <w:sz w:val="16"/>
              </w:rPr>
              <w:t>0.3</w:t>
            </w:r>
          </w:p>
        </w:tc>
        <w:tc>
          <w:tcPr>
            <w:tcW w:w="1900" w:type="dxa"/>
          </w:tcPr>
          <w:p w14:paraId="4ED35776" w14:textId="77777777" w:rsidR="00825DE6" w:rsidRDefault="003931CA">
            <w:pPr>
              <w:spacing w:before="10" w:after="10"/>
              <w:jc w:val="right"/>
            </w:pPr>
            <w:r>
              <w:rPr>
                <w:sz w:val="16"/>
              </w:rPr>
              <w:t>Cloudscene</w:t>
            </w:r>
          </w:p>
        </w:tc>
      </w:tr>
      <w:tr w:rsidR="00825DE6" w14:paraId="71674E3D" w14:textId="77777777">
        <w:trPr>
          <w:jc w:val="center"/>
        </w:trPr>
        <w:tc>
          <w:tcPr>
            <w:tcW w:w="500" w:type="dxa"/>
          </w:tcPr>
          <w:p w14:paraId="510CCEC3" w14:textId="77777777" w:rsidR="00825DE6" w:rsidRDefault="003931CA">
            <w:pPr>
              <w:spacing w:before="10" w:after="10"/>
            </w:pPr>
            <w:r>
              <w:rPr>
                <w:sz w:val="16"/>
              </w:rPr>
              <w:t>37</w:t>
            </w:r>
          </w:p>
        </w:tc>
        <w:tc>
          <w:tcPr>
            <w:tcW w:w="2200" w:type="dxa"/>
          </w:tcPr>
          <w:p w14:paraId="7364F258" w14:textId="77777777" w:rsidR="00825DE6" w:rsidRDefault="003931CA">
            <w:pPr>
              <w:spacing w:before="10" w:after="10"/>
            </w:pPr>
            <w:r>
              <w:rPr>
                <w:sz w:val="16"/>
              </w:rPr>
              <w:t>Czechia</w:t>
            </w:r>
          </w:p>
        </w:tc>
        <w:tc>
          <w:tcPr>
            <w:tcW w:w="1000" w:type="dxa"/>
          </w:tcPr>
          <w:p w14:paraId="02B1FC34" w14:textId="77777777" w:rsidR="00825DE6" w:rsidRDefault="003931CA">
            <w:pPr>
              <w:spacing w:before="10" w:after="10"/>
              <w:jc w:val="right"/>
            </w:pPr>
            <w:r>
              <w:rPr>
                <w:sz w:val="16"/>
              </w:rPr>
              <w:t>34</w:t>
            </w:r>
          </w:p>
        </w:tc>
        <w:tc>
          <w:tcPr>
            <w:tcW w:w="1000" w:type="dxa"/>
          </w:tcPr>
          <w:p w14:paraId="01250F77" w14:textId="77777777" w:rsidR="00825DE6" w:rsidRDefault="003931CA">
            <w:pPr>
              <w:spacing w:before="10" w:after="10"/>
              <w:jc w:val="right"/>
            </w:pPr>
            <w:r>
              <w:rPr>
                <w:sz w:val="16"/>
              </w:rPr>
              <w:t>0.3</w:t>
            </w:r>
          </w:p>
        </w:tc>
        <w:tc>
          <w:tcPr>
            <w:tcW w:w="1900" w:type="dxa"/>
          </w:tcPr>
          <w:p w14:paraId="05CF0108" w14:textId="77777777" w:rsidR="00825DE6" w:rsidRDefault="003931CA">
            <w:pPr>
              <w:spacing w:before="10" w:after="10"/>
              <w:jc w:val="right"/>
            </w:pPr>
            <w:r>
              <w:rPr>
                <w:sz w:val="16"/>
              </w:rPr>
              <w:t>Cloudscene</w:t>
            </w:r>
          </w:p>
        </w:tc>
      </w:tr>
      <w:tr w:rsidR="00825DE6" w14:paraId="02201A76" w14:textId="77777777">
        <w:trPr>
          <w:jc w:val="center"/>
        </w:trPr>
        <w:tc>
          <w:tcPr>
            <w:tcW w:w="500" w:type="dxa"/>
          </w:tcPr>
          <w:p w14:paraId="23316C09" w14:textId="77777777" w:rsidR="00825DE6" w:rsidRDefault="003931CA">
            <w:pPr>
              <w:spacing w:before="10" w:after="10"/>
            </w:pPr>
            <w:r>
              <w:rPr>
                <w:sz w:val="16"/>
              </w:rPr>
              <w:t>38</w:t>
            </w:r>
          </w:p>
        </w:tc>
        <w:tc>
          <w:tcPr>
            <w:tcW w:w="2200" w:type="dxa"/>
          </w:tcPr>
          <w:p w14:paraId="3A0A5449" w14:textId="77777777" w:rsidR="00825DE6" w:rsidRDefault="003931CA">
            <w:pPr>
              <w:spacing w:before="10" w:after="10"/>
            </w:pPr>
            <w:r>
              <w:rPr>
                <w:sz w:val="16"/>
              </w:rPr>
              <w:t>Vietnam</w:t>
            </w:r>
          </w:p>
        </w:tc>
        <w:tc>
          <w:tcPr>
            <w:tcW w:w="1000" w:type="dxa"/>
          </w:tcPr>
          <w:p w14:paraId="39504525" w14:textId="77777777" w:rsidR="00825DE6" w:rsidRDefault="003931CA">
            <w:pPr>
              <w:spacing w:before="10" w:after="10"/>
              <w:jc w:val="right"/>
            </w:pPr>
            <w:r>
              <w:rPr>
                <w:sz w:val="16"/>
              </w:rPr>
              <w:t>33</w:t>
            </w:r>
          </w:p>
        </w:tc>
        <w:tc>
          <w:tcPr>
            <w:tcW w:w="1000" w:type="dxa"/>
          </w:tcPr>
          <w:p w14:paraId="57796100" w14:textId="77777777" w:rsidR="00825DE6" w:rsidRDefault="003931CA">
            <w:pPr>
              <w:spacing w:before="10" w:after="10"/>
              <w:jc w:val="right"/>
            </w:pPr>
            <w:r>
              <w:rPr>
                <w:sz w:val="16"/>
              </w:rPr>
              <w:t>0.3</w:t>
            </w:r>
          </w:p>
        </w:tc>
        <w:tc>
          <w:tcPr>
            <w:tcW w:w="1900" w:type="dxa"/>
          </w:tcPr>
          <w:p w14:paraId="668B1E8E" w14:textId="77777777" w:rsidR="00825DE6" w:rsidRDefault="003931CA">
            <w:pPr>
              <w:spacing w:before="10" w:after="10"/>
              <w:jc w:val="right"/>
            </w:pPr>
            <w:r>
              <w:rPr>
                <w:sz w:val="16"/>
              </w:rPr>
              <w:t>Cloudscene</w:t>
            </w:r>
          </w:p>
        </w:tc>
      </w:tr>
      <w:tr w:rsidR="00825DE6" w14:paraId="31B8275F" w14:textId="77777777">
        <w:trPr>
          <w:jc w:val="center"/>
        </w:trPr>
        <w:tc>
          <w:tcPr>
            <w:tcW w:w="500" w:type="dxa"/>
          </w:tcPr>
          <w:p w14:paraId="24A3D16C" w14:textId="77777777" w:rsidR="00825DE6" w:rsidRDefault="003931CA">
            <w:pPr>
              <w:spacing w:before="10" w:after="10"/>
            </w:pPr>
            <w:r>
              <w:rPr>
                <w:sz w:val="16"/>
              </w:rPr>
              <w:t>39</w:t>
            </w:r>
          </w:p>
        </w:tc>
        <w:tc>
          <w:tcPr>
            <w:tcW w:w="2200" w:type="dxa"/>
          </w:tcPr>
          <w:p w14:paraId="3BA5EAB0" w14:textId="77777777" w:rsidR="00825DE6" w:rsidRDefault="003931CA">
            <w:pPr>
              <w:spacing w:before="10" w:after="10"/>
            </w:pPr>
            <w:r>
              <w:rPr>
                <w:sz w:val="16"/>
              </w:rPr>
              <w:t>Romania</w:t>
            </w:r>
          </w:p>
        </w:tc>
        <w:tc>
          <w:tcPr>
            <w:tcW w:w="1000" w:type="dxa"/>
          </w:tcPr>
          <w:p w14:paraId="6729333C" w14:textId="77777777" w:rsidR="00825DE6" w:rsidRDefault="003931CA">
            <w:pPr>
              <w:spacing w:before="10" w:after="10"/>
              <w:jc w:val="right"/>
            </w:pPr>
            <w:r>
              <w:rPr>
                <w:sz w:val="16"/>
              </w:rPr>
              <w:t>31</w:t>
            </w:r>
          </w:p>
        </w:tc>
        <w:tc>
          <w:tcPr>
            <w:tcW w:w="1000" w:type="dxa"/>
          </w:tcPr>
          <w:p w14:paraId="329F61B6" w14:textId="77777777" w:rsidR="00825DE6" w:rsidRDefault="003931CA">
            <w:pPr>
              <w:spacing w:before="10" w:after="10"/>
              <w:jc w:val="right"/>
            </w:pPr>
            <w:r>
              <w:rPr>
                <w:sz w:val="16"/>
              </w:rPr>
              <w:t>0.3</w:t>
            </w:r>
          </w:p>
        </w:tc>
        <w:tc>
          <w:tcPr>
            <w:tcW w:w="1900" w:type="dxa"/>
          </w:tcPr>
          <w:p w14:paraId="27743F96" w14:textId="77777777" w:rsidR="00825DE6" w:rsidRDefault="003931CA">
            <w:pPr>
              <w:spacing w:before="10" w:after="10"/>
              <w:jc w:val="right"/>
            </w:pPr>
            <w:r>
              <w:rPr>
                <w:sz w:val="16"/>
              </w:rPr>
              <w:t>Cloudscene</w:t>
            </w:r>
          </w:p>
        </w:tc>
      </w:tr>
      <w:tr w:rsidR="00825DE6" w14:paraId="65E31CE6" w14:textId="77777777">
        <w:trPr>
          <w:jc w:val="center"/>
        </w:trPr>
        <w:tc>
          <w:tcPr>
            <w:tcW w:w="500" w:type="dxa"/>
          </w:tcPr>
          <w:p w14:paraId="00CB451A" w14:textId="77777777" w:rsidR="00825DE6" w:rsidRDefault="003931CA">
            <w:pPr>
              <w:spacing w:before="10" w:after="10"/>
            </w:pPr>
            <w:r>
              <w:rPr>
                <w:sz w:val="16"/>
              </w:rPr>
              <w:t>40</w:t>
            </w:r>
          </w:p>
        </w:tc>
        <w:tc>
          <w:tcPr>
            <w:tcW w:w="2200" w:type="dxa"/>
          </w:tcPr>
          <w:p w14:paraId="1126A4E7" w14:textId="77777777" w:rsidR="00825DE6" w:rsidRDefault="003931CA">
            <w:pPr>
              <w:spacing w:before="10" w:after="10"/>
            </w:pPr>
            <w:r>
              <w:rPr>
                <w:sz w:val="16"/>
              </w:rPr>
              <w:t>United Arab Emirates</w:t>
            </w:r>
          </w:p>
        </w:tc>
        <w:tc>
          <w:tcPr>
            <w:tcW w:w="1000" w:type="dxa"/>
          </w:tcPr>
          <w:p w14:paraId="1290FD13" w14:textId="77777777" w:rsidR="00825DE6" w:rsidRDefault="003931CA">
            <w:pPr>
              <w:spacing w:before="10" w:after="10"/>
              <w:jc w:val="right"/>
            </w:pPr>
            <w:r>
              <w:rPr>
                <w:sz w:val="16"/>
              </w:rPr>
              <w:t>30</w:t>
            </w:r>
          </w:p>
        </w:tc>
        <w:tc>
          <w:tcPr>
            <w:tcW w:w="1000" w:type="dxa"/>
          </w:tcPr>
          <w:p w14:paraId="5F4987FF" w14:textId="77777777" w:rsidR="00825DE6" w:rsidRDefault="003931CA">
            <w:pPr>
              <w:spacing w:before="10" w:after="10"/>
              <w:jc w:val="right"/>
            </w:pPr>
            <w:r>
              <w:rPr>
                <w:sz w:val="16"/>
              </w:rPr>
              <w:t>0.3</w:t>
            </w:r>
          </w:p>
        </w:tc>
        <w:tc>
          <w:tcPr>
            <w:tcW w:w="1900" w:type="dxa"/>
          </w:tcPr>
          <w:p w14:paraId="22F32BC6" w14:textId="77777777" w:rsidR="00825DE6" w:rsidRDefault="003931CA">
            <w:pPr>
              <w:spacing w:before="10" w:after="10"/>
              <w:jc w:val="right"/>
            </w:pPr>
            <w:r>
              <w:rPr>
                <w:sz w:val="16"/>
              </w:rPr>
              <w:t>Arizton</w:t>
            </w:r>
          </w:p>
        </w:tc>
      </w:tr>
      <w:tr w:rsidR="00825DE6" w14:paraId="47BD9F15" w14:textId="77777777">
        <w:trPr>
          <w:jc w:val="center"/>
        </w:trPr>
        <w:tc>
          <w:tcPr>
            <w:tcW w:w="500" w:type="dxa"/>
          </w:tcPr>
          <w:p w14:paraId="54D898D1" w14:textId="77777777" w:rsidR="00825DE6" w:rsidRDefault="003931CA">
            <w:pPr>
              <w:spacing w:before="10" w:after="10"/>
            </w:pPr>
            <w:r>
              <w:rPr>
                <w:sz w:val="16"/>
              </w:rPr>
              <w:t>41</w:t>
            </w:r>
          </w:p>
        </w:tc>
        <w:tc>
          <w:tcPr>
            <w:tcW w:w="2200" w:type="dxa"/>
          </w:tcPr>
          <w:p w14:paraId="146B6E08" w14:textId="77777777" w:rsidR="00825DE6" w:rsidRDefault="003931CA">
            <w:pPr>
              <w:spacing w:before="10" w:after="10"/>
            </w:pPr>
            <w:r>
              <w:rPr>
                <w:sz w:val="16"/>
              </w:rPr>
              <w:t>Argentina</w:t>
            </w:r>
          </w:p>
        </w:tc>
        <w:tc>
          <w:tcPr>
            <w:tcW w:w="1000" w:type="dxa"/>
          </w:tcPr>
          <w:p w14:paraId="7868F627" w14:textId="77777777" w:rsidR="00825DE6" w:rsidRDefault="003931CA">
            <w:pPr>
              <w:spacing w:before="10" w:after="10"/>
              <w:jc w:val="right"/>
            </w:pPr>
            <w:r>
              <w:rPr>
                <w:sz w:val="16"/>
              </w:rPr>
              <w:t>29</w:t>
            </w:r>
          </w:p>
        </w:tc>
        <w:tc>
          <w:tcPr>
            <w:tcW w:w="1000" w:type="dxa"/>
          </w:tcPr>
          <w:p w14:paraId="6DB840C8" w14:textId="77777777" w:rsidR="00825DE6" w:rsidRDefault="003931CA">
            <w:pPr>
              <w:spacing w:before="10" w:after="10"/>
              <w:jc w:val="right"/>
            </w:pPr>
            <w:r>
              <w:rPr>
                <w:sz w:val="16"/>
              </w:rPr>
              <w:t>0.3</w:t>
            </w:r>
          </w:p>
        </w:tc>
        <w:tc>
          <w:tcPr>
            <w:tcW w:w="1900" w:type="dxa"/>
          </w:tcPr>
          <w:p w14:paraId="509A3A5B" w14:textId="77777777" w:rsidR="00825DE6" w:rsidRDefault="003931CA">
            <w:pPr>
              <w:spacing w:before="10" w:after="10"/>
              <w:jc w:val="right"/>
            </w:pPr>
            <w:r>
              <w:rPr>
                <w:sz w:val="16"/>
              </w:rPr>
              <w:t>Cloudscene</w:t>
            </w:r>
          </w:p>
        </w:tc>
      </w:tr>
      <w:tr w:rsidR="00825DE6" w14:paraId="1070FE39" w14:textId="77777777">
        <w:trPr>
          <w:jc w:val="center"/>
        </w:trPr>
        <w:tc>
          <w:tcPr>
            <w:tcW w:w="500" w:type="dxa"/>
          </w:tcPr>
          <w:p w14:paraId="508CC34B" w14:textId="77777777" w:rsidR="00825DE6" w:rsidRDefault="003931CA">
            <w:pPr>
              <w:spacing w:before="10" w:after="10"/>
            </w:pPr>
            <w:r>
              <w:rPr>
                <w:sz w:val="16"/>
              </w:rPr>
              <w:t>42</w:t>
            </w:r>
          </w:p>
        </w:tc>
        <w:tc>
          <w:tcPr>
            <w:tcW w:w="2200" w:type="dxa"/>
          </w:tcPr>
          <w:p w14:paraId="432CE5D8" w14:textId="77777777" w:rsidR="00825DE6" w:rsidRDefault="003931CA">
            <w:pPr>
              <w:spacing w:before="10" w:after="10"/>
            </w:pPr>
            <w:r>
              <w:rPr>
                <w:sz w:val="16"/>
              </w:rPr>
              <w:t>Latvia</w:t>
            </w:r>
          </w:p>
        </w:tc>
        <w:tc>
          <w:tcPr>
            <w:tcW w:w="1000" w:type="dxa"/>
          </w:tcPr>
          <w:p w14:paraId="2C7A61E4" w14:textId="77777777" w:rsidR="00825DE6" w:rsidRDefault="003931CA">
            <w:pPr>
              <w:spacing w:before="10" w:after="10"/>
              <w:jc w:val="right"/>
            </w:pPr>
            <w:r>
              <w:rPr>
                <w:sz w:val="16"/>
              </w:rPr>
              <w:t>27</w:t>
            </w:r>
          </w:p>
        </w:tc>
        <w:tc>
          <w:tcPr>
            <w:tcW w:w="1000" w:type="dxa"/>
          </w:tcPr>
          <w:p w14:paraId="6E0A3A2C" w14:textId="77777777" w:rsidR="00825DE6" w:rsidRDefault="003931CA">
            <w:pPr>
              <w:spacing w:before="10" w:after="10"/>
              <w:jc w:val="right"/>
            </w:pPr>
            <w:r>
              <w:rPr>
                <w:sz w:val="16"/>
              </w:rPr>
              <w:t>0.2</w:t>
            </w:r>
          </w:p>
        </w:tc>
        <w:tc>
          <w:tcPr>
            <w:tcW w:w="1900" w:type="dxa"/>
          </w:tcPr>
          <w:p w14:paraId="19669BBA" w14:textId="77777777" w:rsidR="00825DE6" w:rsidRDefault="003931CA">
            <w:pPr>
              <w:spacing w:before="10" w:after="10"/>
              <w:jc w:val="right"/>
            </w:pPr>
            <w:r>
              <w:rPr>
                <w:sz w:val="16"/>
              </w:rPr>
              <w:t>Cloudscene</w:t>
            </w:r>
          </w:p>
        </w:tc>
      </w:tr>
      <w:tr w:rsidR="00825DE6" w14:paraId="4539157E" w14:textId="77777777">
        <w:trPr>
          <w:jc w:val="center"/>
        </w:trPr>
        <w:tc>
          <w:tcPr>
            <w:tcW w:w="500" w:type="dxa"/>
          </w:tcPr>
          <w:p w14:paraId="59D58767" w14:textId="77777777" w:rsidR="00825DE6" w:rsidRDefault="003931CA">
            <w:pPr>
              <w:spacing w:before="10" w:after="10"/>
            </w:pPr>
            <w:r>
              <w:rPr>
                <w:sz w:val="16"/>
              </w:rPr>
              <w:t>43</w:t>
            </w:r>
          </w:p>
        </w:tc>
        <w:tc>
          <w:tcPr>
            <w:tcW w:w="2200" w:type="dxa"/>
          </w:tcPr>
          <w:p w14:paraId="6FB86B2F" w14:textId="77777777" w:rsidR="00825DE6" w:rsidRDefault="003931CA">
            <w:pPr>
              <w:spacing w:before="10" w:after="10"/>
            </w:pPr>
            <w:r>
              <w:rPr>
                <w:sz w:val="16"/>
              </w:rPr>
              <w:t>Kazakhstan</w:t>
            </w:r>
          </w:p>
        </w:tc>
        <w:tc>
          <w:tcPr>
            <w:tcW w:w="1000" w:type="dxa"/>
          </w:tcPr>
          <w:p w14:paraId="10F4D214" w14:textId="77777777" w:rsidR="00825DE6" w:rsidRDefault="003931CA">
            <w:pPr>
              <w:spacing w:before="10" w:after="10"/>
              <w:jc w:val="right"/>
            </w:pPr>
            <w:r>
              <w:rPr>
                <w:sz w:val="16"/>
              </w:rPr>
              <w:t>25</w:t>
            </w:r>
          </w:p>
        </w:tc>
        <w:tc>
          <w:tcPr>
            <w:tcW w:w="1000" w:type="dxa"/>
          </w:tcPr>
          <w:p w14:paraId="1B2C013D" w14:textId="77777777" w:rsidR="00825DE6" w:rsidRDefault="003931CA">
            <w:pPr>
              <w:spacing w:before="10" w:after="10"/>
              <w:jc w:val="right"/>
            </w:pPr>
            <w:r>
              <w:rPr>
                <w:sz w:val="16"/>
              </w:rPr>
              <w:t>0.2</w:t>
            </w:r>
          </w:p>
        </w:tc>
        <w:tc>
          <w:tcPr>
            <w:tcW w:w="1900" w:type="dxa"/>
          </w:tcPr>
          <w:p w14:paraId="02384EF1" w14:textId="77777777" w:rsidR="00825DE6" w:rsidRDefault="003931CA">
            <w:pPr>
              <w:spacing w:before="10" w:after="10"/>
              <w:jc w:val="right"/>
            </w:pPr>
            <w:r>
              <w:rPr>
                <w:sz w:val="16"/>
              </w:rPr>
              <w:t>Cloudscene</w:t>
            </w:r>
          </w:p>
        </w:tc>
      </w:tr>
      <w:tr w:rsidR="00825DE6" w14:paraId="2AAB2A12" w14:textId="77777777">
        <w:trPr>
          <w:jc w:val="center"/>
        </w:trPr>
        <w:tc>
          <w:tcPr>
            <w:tcW w:w="500" w:type="dxa"/>
          </w:tcPr>
          <w:p w14:paraId="39FA677B" w14:textId="77777777" w:rsidR="00825DE6" w:rsidRDefault="003931CA">
            <w:pPr>
              <w:spacing w:before="10" w:after="10"/>
            </w:pPr>
            <w:r>
              <w:rPr>
                <w:sz w:val="16"/>
              </w:rPr>
              <w:t>44</w:t>
            </w:r>
          </w:p>
        </w:tc>
        <w:tc>
          <w:tcPr>
            <w:tcW w:w="2200" w:type="dxa"/>
          </w:tcPr>
          <w:p w14:paraId="5660A8F5" w14:textId="77777777" w:rsidR="00825DE6" w:rsidRDefault="003931CA">
            <w:pPr>
              <w:spacing w:before="10" w:after="10"/>
            </w:pPr>
            <w:r>
              <w:rPr>
                <w:sz w:val="16"/>
              </w:rPr>
              <w:t>Saudi Arabia</w:t>
            </w:r>
          </w:p>
        </w:tc>
        <w:tc>
          <w:tcPr>
            <w:tcW w:w="1000" w:type="dxa"/>
          </w:tcPr>
          <w:p w14:paraId="553E9F96" w14:textId="77777777" w:rsidR="00825DE6" w:rsidRDefault="003931CA">
            <w:pPr>
              <w:spacing w:before="10" w:after="10"/>
              <w:jc w:val="right"/>
            </w:pPr>
            <w:r>
              <w:rPr>
                <w:sz w:val="16"/>
              </w:rPr>
              <w:t>25</w:t>
            </w:r>
          </w:p>
        </w:tc>
        <w:tc>
          <w:tcPr>
            <w:tcW w:w="1000" w:type="dxa"/>
          </w:tcPr>
          <w:p w14:paraId="5E7D1C80" w14:textId="77777777" w:rsidR="00825DE6" w:rsidRDefault="003931CA">
            <w:pPr>
              <w:spacing w:before="10" w:after="10"/>
              <w:jc w:val="right"/>
            </w:pPr>
            <w:r>
              <w:rPr>
                <w:sz w:val="16"/>
              </w:rPr>
              <w:t>0.2</w:t>
            </w:r>
          </w:p>
        </w:tc>
        <w:tc>
          <w:tcPr>
            <w:tcW w:w="1900" w:type="dxa"/>
          </w:tcPr>
          <w:p w14:paraId="00BB40A2" w14:textId="77777777" w:rsidR="00825DE6" w:rsidRDefault="003931CA">
            <w:pPr>
              <w:spacing w:before="10" w:after="10"/>
              <w:jc w:val="right"/>
            </w:pPr>
            <w:r>
              <w:rPr>
                <w:sz w:val="16"/>
              </w:rPr>
              <w:t>Arizton</w:t>
            </w:r>
          </w:p>
        </w:tc>
      </w:tr>
      <w:tr w:rsidR="00825DE6" w14:paraId="7DD7DAE8" w14:textId="77777777">
        <w:trPr>
          <w:jc w:val="center"/>
        </w:trPr>
        <w:tc>
          <w:tcPr>
            <w:tcW w:w="500" w:type="dxa"/>
          </w:tcPr>
          <w:p w14:paraId="0379B642" w14:textId="77777777" w:rsidR="00825DE6" w:rsidRDefault="003931CA">
            <w:pPr>
              <w:spacing w:before="10" w:after="10"/>
            </w:pPr>
            <w:r>
              <w:rPr>
                <w:sz w:val="16"/>
              </w:rPr>
              <w:t>45</w:t>
            </w:r>
          </w:p>
        </w:tc>
        <w:tc>
          <w:tcPr>
            <w:tcW w:w="2200" w:type="dxa"/>
          </w:tcPr>
          <w:p w14:paraId="6F51A60D" w14:textId="77777777" w:rsidR="00825DE6" w:rsidRDefault="003931CA">
            <w:pPr>
              <w:spacing w:before="10" w:after="10"/>
            </w:pPr>
            <w:r>
              <w:rPr>
                <w:sz w:val="16"/>
              </w:rPr>
              <w:t>Bulgaria</w:t>
            </w:r>
          </w:p>
        </w:tc>
        <w:tc>
          <w:tcPr>
            <w:tcW w:w="1000" w:type="dxa"/>
          </w:tcPr>
          <w:p w14:paraId="2A5C3F64" w14:textId="77777777" w:rsidR="00825DE6" w:rsidRDefault="003931CA">
            <w:pPr>
              <w:spacing w:before="10" w:after="10"/>
              <w:jc w:val="right"/>
            </w:pPr>
            <w:r>
              <w:rPr>
                <w:sz w:val="16"/>
              </w:rPr>
              <w:t>24</w:t>
            </w:r>
          </w:p>
        </w:tc>
        <w:tc>
          <w:tcPr>
            <w:tcW w:w="1000" w:type="dxa"/>
          </w:tcPr>
          <w:p w14:paraId="2FF8A889" w14:textId="77777777" w:rsidR="00825DE6" w:rsidRDefault="003931CA">
            <w:pPr>
              <w:spacing w:before="10" w:after="10"/>
              <w:jc w:val="right"/>
            </w:pPr>
            <w:r>
              <w:rPr>
                <w:sz w:val="16"/>
              </w:rPr>
              <w:t>0.2</w:t>
            </w:r>
          </w:p>
        </w:tc>
        <w:tc>
          <w:tcPr>
            <w:tcW w:w="1900" w:type="dxa"/>
          </w:tcPr>
          <w:p w14:paraId="71665500" w14:textId="77777777" w:rsidR="00825DE6" w:rsidRDefault="003931CA">
            <w:pPr>
              <w:spacing w:before="10" w:after="10"/>
              <w:jc w:val="right"/>
            </w:pPr>
            <w:r>
              <w:rPr>
                <w:sz w:val="16"/>
              </w:rPr>
              <w:t>Cloudscene</w:t>
            </w:r>
          </w:p>
        </w:tc>
      </w:tr>
      <w:tr w:rsidR="00825DE6" w14:paraId="391E53A0" w14:textId="77777777">
        <w:trPr>
          <w:jc w:val="center"/>
        </w:trPr>
        <w:tc>
          <w:tcPr>
            <w:tcW w:w="500" w:type="dxa"/>
          </w:tcPr>
          <w:p w14:paraId="5CF5E480" w14:textId="77777777" w:rsidR="00825DE6" w:rsidRDefault="003931CA">
            <w:pPr>
              <w:spacing w:before="10" w:after="10"/>
            </w:pPr>
            <w:r>
              <w:rPr>
                <w:sz w:val="16"/>
              </w:rPr>
              <w:t>46</w:t>
            </w:r>
          </w:p>
        </w:tc>
        <w:tc>
          <w:tcPr>
            <w:tcW w:w="2200" w:type="dxa"/>
          </w:tcPr>
          <w:p w14:paraId="604BE3D5" w14:textId="77777777" w:rsidR="00825DE6" w:rsidRDefault="003931CA">
            <w:pPr>
              <w:spacing w:before="10" w:after="10"/>
            </w:pPr>
            <w:r>
              <w:rPr>
                <w:sz w:val="16"/>
              </w:rPr>
              <w:t>Luxembourg</w:t>
            </w:r>
          </w:p>
        </w:tc>
        <w:tc>
          <w:tcPr>
            <w:tcW w:w="1000" w:type="dxa"/>
          </w:tcPr>
          <w:p w14:paraId="5A703A58" w14:textId="77777777" w:rsidR="00825DE6" w:rsidRDefault="003931CA">
            <w:pPr>
              <w:spacing w:before="10" w:after="10"/>
              <w:jc w:val="right"/>
            </w:pPr>
            <w:r>
              <w:rPr>
                <w:sz w:val="16"/>
              </w:rPr>
              <w:t>23</w:t>
            </w:r>
          </w:p>
        </w:tc>
        <w:tc>
          <w:tcPr>
            <w:tcW w:w="1000" w:type="dxa"/>
          </w:tcPr>
          <w:p w14:paraId="1E7B2540" w14:textId="77777777" w:rsidR="00825DE6" w:rsidRDefault="003931CA">
            <w:pPr>
              <w:spacing w:before="10" w:after="10"/>
              <w:jc w:val="right"/>
            </w:pPr>
            <w:r>
              <w:rPr>
                <w:sz w:val="16"/>
              </w:rPr>
              <w:t>0.2</w:t>
            </w:r>
          </w:p>
        </w:tc>
        <w:tc>
          <w:tcPr>
            <w:tcW w:w="1900" w:type="dxa"/>
          </w:tcPr>
          <w:p w14:paraId="7550D593" w14:textId="77777777" w:rsidR="00825DE6" w:rsidRDefault="003931CA">
            <w:pPr>
              <w:spacing w:before="10" w:after="10"/>
              <w:jc w:val="right"/>
            </w:pPr>
            <w:r>
              <w:rPr>
                <w:sz w:val="16"/>
              </w:rPr>
              <w:t>Cloudscene</w:t>
            </w:r>
          </w:p>
        </w:tc>
      </w:tr>
      <w:tr w:rsidR="00825DE6" w14:paraId="7B04470A" w14:textId="77777777">
        <w:trPr>
          <w:jc w:val="center"/>
        </w:trPr>
        <w:tc>
          <w:tcPr>
            <w:tcW w:w="500" w:type="dxa"/>
          </w:tcPr>
          <w:p w14:paraId="5B7AF844" w14:textId="77777777" w:rsidR="00825DE6" w:rsidRDefault="003931CA">
            <w:pPr>
              <w:spacing w:before="10" w:after="10"/>
            </w:pPr>
            <w:r>
              <w:rPr>
                <w:sz w:val="16"/>
              </w:rPr>
              <w:t>47</w:t>
            </w:r>
          </w:p>
        </w:tc>
        <w:tc>
          <w:tcPr>
            <w:tcW w:w="2200" w:type="dxa"/>
          </w:tcPr>
          <w:p w14:paraId="17932C10" w14:textId="77777777" w:rsidR="00825DE6" w:rsidRDefault="003931CA">
            <w:pPr>
              <w:spacing w:before="10" w:after="10"/>
            </w:pPr>
            <w:r>
              <w:rPr>
                <w:sz w:val="16"/>
              </w:rPr>
              <w:t>Portugal</w:t>
            </w:r>
          </w:p>
        </w:tc>
        <w:tc>
          <w:tcPr>
            <w:tcW w:w="1000" w:type="dxa"/>
          </w:tcPr>
          <w:p w14:paraId="040E0FBF" w14:textId="77777777" w:rsidR="00825DE6" w:rsidRDefault="003931CA">
            <w:pPr>
              <w:spacing w:before="10" w:after="10"/>
              <w:jc w:val="right"/>
            </w:pPr>
            <w:r>
              <w:rPr>
                <w:sz w:val="16"/>
              </w:rPr>
              <w:t>21</w:t>
            </w:r>
          </w:p>
        </w:tc>
        <w:tc>
          <w:tcPr>
            <w:tcW w:w="1000" w:type="dxa"/>
          </w:tcPr>
          <w:p w14:paraId="2A7ED320" w14:textId="77777777" w:rsidR="00825DE6" w:rsidRDefault="003931CA">
            <w:pPr>
              <w:spacing w:before="10" w:after="10"/>
              <w:jc w:val="right"/>
            </w:pPr>
            <w:r>
              <w:rPr>
                <w:sz w:val="16"/>
              </w:rPr>
              <w:t>0.2</w:t>
            </w:r>
          </w:p>
        </w:tc>
        <w:tc>
          <w:tcPr>
            <w:tcW w:w="1900" w:type="dxa"/>
          </w:tcPr>
          <w:p w14:paraId="5E764A11" w14:textId="77777777" w:rsidR="00825DE6" w:rsidRDefault="003931CA">
            <w:pPr>
              <w:spacing w:before="10" w:after="10"/>
              <w:jc w:val="right"/>
            </w:pPr>
            <w:r>
              <w:rPr>
                <w:sz w:val="16"/>
              </w:rPr>
              <w:t>Cloudscene</w:t>
            </w:r>
          </w:p>
        </w:tc>
      </w:tr>
      <w:tr w:rsidR="00825DE6" w14:paraId="0DB4B634" w14:textId="77777777">
        <w:trPr>
          <w:jc w:val="center"/>
        </w:trPr>
        <w:tc>
          <w:tcPr>
            <w:tcW w:w="500" w:type="dxa"/>
          </w:tcPr>
          <w:p w14:paraId="6E2634CE" w14:textId="77777777" w:rsidR="00825DE6" w:rsidRDefault="003931CA">
            <w:pPr>
              <w:spacing w:before="10" w:after="10"/>
            </w:pPr>
            <w:r>
              <w:rPr>
                <w:sz w:val="16"/>
              </w:rPr>
              <w:t>48</w:t>
            </w:r>
          </w:p>
        </w:tc>
        <w:tc>
          <w:tcPr>
            <w:tcW w:w="2200" w:type="dxa"/>
          </w:tcPr>
          <w:p w14:paraId="4AC4AB83" w14:textId="77777777" w:rsidR="00825DE6" w:rsidRDefault="003931CA">
            <w:pPr>
              <w:spacing w:before="10" w:after="10"/>
            </w:pPr>
            <w:r>
              <w:rPr>
                <w:sz w:val="16"/>
              </w:rPr>
              <w:t>Kenya</w:t>
            </w:r>
          </w:p>
        </w:tc>
        <w:tc>
          <w:tcPr>
            <w:tcW w:w="1000" w:type="dxa"/>
          </w:tcPr>
          <w:p w14:paraId="75F490FC" w14:textId="77777777" w:rsidR="00825DE6" w:rsidRDefault="003931CA">
            <w:pPr>
              <w:spacing w:before="10" w:after="10"/>
              <w:jc w:val="right"/>
            </w:pPr>
            <w:r>
              <w:rPr>
                <w:sz w:val="16"/>
              </w:rPr>
              <w:t>20</w:t>
            </w:r>
          </w:p>
        </w:tc>
        <w:tc>
          <w:tcPr>
            <w:tcW w:w="1000" w:type="dxa"/>
          </w:tcPr>
          <w:p w14:paraId="426B0FEE" w14:textId="77777777" w:rsidR="00825DE6" w:rsidRDefault="003931CA">
            <w:pPr>
              <w:spacing w:before="10" w:after="10"/>
              <w:jc w:val="right"/>
            </w:pPr>
            <w:r>
              <w:rPr>
                <w:sz w:val="16"/>
              </w:rPr>
              <w:t>0.2</w:t>
            </w:r>
          </w:p>
        </w:tc>
        <w:tc>
          <w:tcPr>
            <w:tcW w:w="1900" w:type="dxa"/>
          </w:tcPr>
          <w:p w14:paraId="204EE505" w14:textId="77777777" w:rsidR="00825DE6" w:rsidRDefault="003931CA">
            <w:pPr>
              <w:spacing w:before="10" w:after="10"/>
              <w:jc w:val="right"/>
            </w:pPr>
            <w:r>
              <w:rPr>
                <w:sz w:val="16"/>
              </w:rPr>
              <w:t>Arizton</w:t>
            </w:r>
          </w:p>
        </w:tc>
      </w:tr>
      <w:tr w:rsidR="00825DE6" w14:paraId="3D90D260" w14:textId="77777777">
        <w:trPr>
          <w:jc w:val="center"/>
        </w:trPr>
        <w:tc>
          <w:tcPr>
            <w:tcW w:w="500" w:type="dxa"/>
          </w:tcPr>
          <w:p w14:paraId="68BEA402" w14:textId="77777777" w:rsidR="00825DE6" w:rsidRDefault="003931CA">
            <w:pPr>
              <w:spacing w:before="10" w:after="10"/>
            </w:pPr>
            <w:r>
              <w:rPr>
                <w:sz w:val="16"/>
              </w:rPr>
              <w:t>49</w:t>
            </w:r>
          </w:p>
        </w:tc>
        <w:tc>
          <w:tcPr>
            <w:tcW w:w="2200" w:type="dxa"/>
          </w:tcPr>
          <w:p w14:paraId="74A6C6A0" w14:textId="77777777" w:rsidR="00825DE6" w:rsidRDefault="003931CA">
            <w:pPr>
              <w:spacing w:before="10" w:after="10"/>
            </w:pPr>
            <w:r>
              <w:rPr>
                <w:sz w:val="16"/>
              </w:rPr>
              <w:t>Israel</w:t>
            </w:r>
          </w:p>
        </w:tc>
        <w:tc>
          <w:tcPr>
            <w:tcW w:w="1000" w:type="dxa"/>
          </w:tcPr>
          <w:p w14:paraId="3D1EE987" w14:textId="77777777" w:rsidR="00825DE6" w:rsidRDefault="003931CA">
            <w:pPr>
              <w:spacing w:before="10" w:after="10"/>
              <w:jc w:val="right"/>
            </w:pPr>
            <w:r>
              <w:rPr>
                <w:sz w:val="16"/>
              </w:rPr>
              <w:t>20</w:t>
            </w:r>
          </w:p>
        </w:tc>
        <w:tc>
          <w:tcPr>
            <w:tcW w:w="1000" w:type="dxa"/>
          </w:tcPr>
          <w:p w14:paraId="65F1AE31" w14:textId="77777777" w:rsidR="00825DE6" w:rsidRDefault="003931CA">
            <w:pPr>
              <w:spacing w:before="10" w:after="10"/>
              <w:jc w:val="right"/>
            </w:pPr>
            <w:r>
              <w:rPr>
                <w:sz w:val="16"/>
              </w:rPr>
              <w:t>0.2</w:t>
            </w:r>
          </w:p>
        </w:tc>
        <w:tc>
          <w:tcPr>
            <w:tcW w:w="1900" w:type="dxa"/>
          </w:tcPr>
          <w:p w14:paraId="03B478F4" w14:textId="77777777" w:rsidR="00825DE6" w:rsidRDefault="003931CA">
            <w:pPr>
              <w:spacing w:before="10" w:after="10"/>
              <w:jc w:val="right"/>
            </w:pPr>
            <w:r>
              <w:rPr>
                <w:sz w:val="16"/>
              </w:rPr>
              <w:t>Cloudscene</w:t>
            </w:r>
          </w:p>
        </w:tc>
      </w:tr>
      <w:tr w:rsidR="00825DE6" w14:paraId="16700D31" w14:textId="77777777">
        <w:trPr>
          <w:jc w:val="center"/>
        </w:trPr>
        <w:tc>
          <w:tcPr>
            <w:tcW w:w="500" w:type="dxa"/>
          </w:tcPr>
          <w:p w14:paraId="77E38D61" w14:textId="77777777" w:rsidR="00825DE6" w:rsidRDefault="003931CA">
            <w:pPr>
              <w:spacing w:before="10" w:after="10"/>
            </w:pPr>
            <w:r>
              <w:rPr>
                <w:sz w:val="16"/>
              </w:rPr>
              <w:t>50</w:t>
            </w:r>
          </w:p>
        </w:tc>
        <w:tc>
          <w:tcPr>
            <w:tcW w:w="2200" w:type="dxa"/>
          </w:tcPr>
          <w:p w14:paraId="6FB3C0A4" w14:textId="77777777" w:rsidR="00825DE6" w:rsidRDefault="003931CA">
            <w:pPr>
              <w:spacing w:before="10" w:after="10"/>
            </w:pPr>
            <w:r>
              <w:rPr>
                <w:sz w:val="16"/>
              </w:rPr>
              <w:t>Nigeria</w:t>
            </w:r>
          </w:p>
        </w:tc>
        <w:tc>
          <w:tcPr>
            <w:tcW w:w="1000" w:type="dxa"/>
          </w:tcPr>
          <w:p w14:paraId="5DF23DE6" w14:textId="77777777" w:rsidR="00825DE6" w:rsidRDefault="003931CA">
            <w:pPr>
              <w:spacing w:before="10" w:after="10"/>
              <w:jc w:val="right"/>
            </w:pPr>
            <w:r>
              <w:rPr>
                <w:sz w:val="16"/>
              </w:rPr>
              <w:t>19</w:t>
            </w:r>
          </w:p>
        </w:tc>
        <w:tc>
          <w:tcPr>
            <w:tcW w:w="1000" w:type="dxa"/>
          </w:tcPr>
          <w:p w14:paraId="313D972B" w14:textId="77777777" w:rsidR="00825DE6" w:rsidRDefault="003931CA">
            <w:pPr>
              <w:spacing w:before="10" w:after="10"/>
              <w:jc w:val="right"/>
            </w:pPr>
            <w:r>
              <w:rPr>
                <w:sz w:val="16"/>
              </w:rPr>
              <w:t>0.2</w:t>
            </w:r>
          </w:p>
        </w:tc>
        <w:tc>
          <w:tcPr>
            <w:tcW w:w="1900" w:type="dxa"/>
          </w:tcPr>
          <w:p w14:paraId="22DD14B4" w14:textId="77777777" w:rsidR="00825DE6" w:rsidRDefault="003931CA">
            <w:pPr>
              <w:spacing w:before="10" w:after="10"/>
              <w:jc w:val="right"/>
            </w:pPr>
            <w:r>
              <w:rPr>
                <w:sz w:val="16"/>
              </w:rPr>
              <w:t>Arizton</w:t>
            </w:r>
          </w:p>
        </w:tc>
      </w:tr>
      <w:tr w:rsidR="00825DE6" w14:paraId="74FC7C17" w14:textId="77777777">
        <w:trPr>
          <w:jc w:val="center"/>
        </w:trPr>
        <w:tc>
          <w:tcPr>
            <w:tcW w:w="500" w:type="dxa"/>
          </w:tcPr>
          <w:p w14:paraId="63B6D56F" w14:textId="77777777" w:rsidR="00825DE6" w:rsidRDefault="003931CA">
            <w:pPr>
              <w:spacing w:before="10" w:after="10"/>
            </w:pPr>
            <w:r>
              <w:rPr>
                <w:sz w:val="16"/>
              </w:rPr>
              <w:t>51</w:t>
            </w:r>
          </w:p>
        </w:tc>
        <w:tc>
          <w:tcPr>
            <w:tcW w:w="2200" w:type="dxa"/>
          </w:tcPr>
          <w:p w14:paraId="7826EBD9" w14:textId="77777777" w:rsidR="00825DE6" w:rsidRDefault="003931CA">
            <w:pPr>
              <w:spacing w:before="10" w:after="10"/>
            </w:pPr>
            <w:r>
              <w:rPr>
                <w:sz w:val="16"/>
              </w:rPr>
              <w:t>Taiwan</w:t>
            </w:r>
          </w:p>
        </w:tc>
        <w:tc>
          <w:tcPr>
            <w:tcW w:w="1000" w:type="dxa"/>
          </w:tcPr>
          <w:p w14:paraId="0832CC96" w14:textId="77777777" w:rsidR="00825DE6" w:rsidRDefault="003931CA">
            <w:pPr>
              <w:spacing w:before="10" w:after="10"/>
              <w:jc w:val="right"/>
            </w:pPr>
            <w:r>
              <w:rPr>
                <w:sz w:val="16"/>
              </w:rPr>
              <w:t>19</w:t>
            </w:r>
          </w:p>
        </w:tc>
        <w:tc>
          <w:tcPr>
            <w:tcW w:w="1000" w:type="dxa"/>
          </w:tcPr>
          <w:p w14:paraId="1FDF4793" w14:textId="77777777" w:rsidR="00825DE6" w:rsidRDefault="003931CA">
            <w:pPr>
              <w:spacing w:before="10" w:after="10"/>
              <w:jc w:val="right"/>
            </w:pPr>
            <w:r>
              <w:rPr>
                <w:sz w:val="16"/>
              </w:rPr>
              <w:t>0.2</w:t>
            </w:r>
          </w:p>
        </w:tc>
        <w:tc>
          <w:tcPr>
            <w:tcW w:w="1900" w:type="dxa"/>
          </w:tcPr>
          <w:p w14:paraId="53C984E7" w14:textId="77777777" w:rsidR="00825DE6" w:rsidRDefault="003931CA">
            <w:pPr>
              <w:spacing w:before="10" w:after="10"/>
              <w:jc w:val="right"/>
            </w:pPr>
            <w:r>
              <w:rPr>
                <w:sz w:val="16"/>
              </w:rPr>
              <w:t>Cloudscene</w:t>
            </w:r>
          </w:p>
        </w:tc>
      </w:tr>
      <w:tr w:rsidR="00825DE6" w14:paraId="137CCFDE" w14:textId="77777777">
        <w:trPr>
          <w:jc w:val="center"/>
        </w:trPr>
        <w:tc>
          <w:tcPr>
            <w:tcW w:w="500" w:type="dxa"/>
          </w:tcPr>
          <w:p w14:paraId="153166F5" w14:textId="77777777" w:rsidR="00825DE6" w:rsidRDefault="003931CA">
            <w:pPr>
              <w:spacing w:before="10" w:after="10"/>
            </w:pPr>
            <w:r>
              <w:rPr>
                <w:sz w:val="16"/>
              </w:rPr>
              <w:t>52</w:t>
            </w:r>
          </w:p>
        </w:tc>
        <w:tc>
          <w:tcPr>
            <w:tcW w:w="2200" w:type="dxa"/>
          </w:tcPr>
          <w:p w14:paraId="23478E5C" w14:textId="77777777" w:rsidR="00825DE6" w:rsidRDefault="003931CA">
            <w:pPr>
              <w:spacing w:before="10" w:after="10"/>
            </w:pPr>
            <w:r>
              <w:rPr>
                <w:sz w:val="16"/>
              </w:rPr>
              <w:t>Lithuania</w:t>
            </w:r>
          </w:p>
        </w:tc>
        <w:tc>
          <w:tcPr>
            <w:tcW w:w="1000" w:type="dxa"/>
          </w:tcPr>
          <w:p w14:paraId="0B2D3299" w14:textId="77777777" w:rsidR="00825DE6" w:rsidRDefault="003931CA">
            <w:pPr>
              <w:spacing w:before="10" w:after="10"/>
              <w:jc w:val="right"/>
            </w:pPr>
            <w:r>
              <w:rPr>
                <w:sz w:val="16"/>
              </w:rPr>
              <w:t>18</w:t>
            </w:r>
          </w:p>
        </w:tc>
        <w:tc>
          <w:tcPr>
            <w:tcW w:w="1000" w:type="dxa"/>
          </w:tcPr>
          <w:p w14:paraId="5FFABC85" w14:textId="77777777" w:rsidR="00825DE6" w:rsidRDefault="003931CA">
            <w:pPr>
              <w:spacing w:before="10" w:after="10"/>
              <w:jc w:val="right"/>
            </w:pPr>
            <w:r>
              <w:rPr>
                <w:sz w:val="16"/>
              </w:rPr>
              <w:t>0.2</w:t>
            </w:r>
          </w:p>
        </w:tc>
        <w:tc>
          <w:tcPr>
            <w:tcW w:w="1900" w:type="dxa"/>
          </w:tcPr>
          <w:p w14:paraId="311F2936" w14:textId="77777777" w:rsidR="00825DE6" w:rsidRDefault="003931CA">
            <w:pPr>
              <w:spacing w:before="10" w:after="10"/>
              <w:jc w:val="right"/>
            </w:pPr>
            <w:r>
              <w:rPr>
                <w:sz w:val="16"/>
              </w:rPr>
              <w:t>Cloudscene</w:t>
            </w:r>
          </w:p>
        </w:tc>
      </w:tr>
      <w:tr w:rsidR="00825DE6" w14:paraId="58E9FC3A" w14:textId="77777777">
        <w:trPr>
          <w:jc w:val="center"/>
        </w:trPr>
        <w:tc>
          <w:tcPr>
            <w:tcW w:w="500" w:type="dxa"/>
          </w:tcPr>
          <w:p w14:paraId="363F238F" w14:textId="77777777" w:rsidR="00825DE6" w:rsidRDefault="003931CA">
            <w:pPr>
              <w:spacing w:before="10" w:after="10"/>
            </w:pPr>
            <w:r>
              <w:rPr>
                <w:sz w:val="16"/>
              </w:rPr>
              <w:t>53</w:t>
            </w:r>
          </w:p>
        </w:tc>
        <w:tc>
          <w:tcPr>
            <w:tcW w:w="2200" w:type="dxa"/>
          </w:tcPr>
          <w:p w14:paraId="2F43E95C" w14:textId="77777777" w:rsidR="00825DE6" w:rsidRDefault="003931CA">
            <w:pPr>
              <w:spacing w:before="10" w:after="10"/>
            </w:pPr>
            <w:r>
              <w:rPr>
                <w:sz w:val="16"/>
              </w:rPr>
              <w:t>Estonia</w:t>
            </w:r>
          </w:p>
        </w:tc>
        <w:tc>
          <w:tcPr>
            <w:tcW w:w="1000" w:type="dxa"/>
          </w:tcPr>
          <w:p w14:paraId="5B5C420A" w14:textId="77777777" w:rsidR="00825DE6" w:rsidRDefault="003931CA">
            <w:pPr>
              <w:spacing w:before="10" w:after="10"/>
              <w:jc w:val="right"/>
            </w:pPr>
            <w:r>
              <w:rPr>
                <w:sz w:val="16"/>
              </w:rPr>
              <w:t>16</w:t>
            </w:r>
          </w:p>
        </w:tc>
        <w:tc>
          <w:tcPr>
            <w:tcW w:w="1000" w:type="dxa"/>
          </w:tcPr>
          <w:p w14:paraId="7D5E6EBE" w14:textId="77777777" w:rsidR="00825DE6" w:rsidRDefault="003931CA">
            <w:pPr>
              <w:spacing w:before="10" w:after="10"/>
              <w:jc w:val="right"/>
            </w:pPr>
            <w:r>
              <w:rPr>
                <w:sz w:val="16"/>
              </w:rPr>
              <w:t>0.1</w:t>
            </w:r>
          </w:p>
        </w:tc>
        <w:tc>
          <w:tcPr>
            <w:tcW w:w="1900" w:type="dxa"/>
          </w:tcPr>
          <w:p w14:paraId="2ACB6B8E" w14:textId="77777777" w:rsidR="00825DE6" w:rsidRDefault="003931CA">
            <w:pPr>
              <w:spacing w:before="10" w:after="10"/>
              <w:jc w:val="right"/>
            </w:pPr>
            <w:r>
              <w:rPr>
                <w:sz w:val="16"/>
              </w:rPr>
              <w:t>Cloudscene</w:t>
            </w:r>
          </w:p>
        </w:tc>
      </w:tr>
      <w:tr w:rsidR="00825DE6" w14:paraId="231C9A3E" w14:textId="77777777">
        <w:trPr>
          <w:jc w:val="center"/>
        </w:trPr>
        <w:tc>
          <w:tcPr>
            <w:tcW w:w="500" w:type="dxa"/>
          </w:tcPr>
          <w:p w14:paraId="237E2E84" w14:textId="77777777" w:rsidR="00825DE6" w:rsidRDefault="003931CA">
            <w:pPr>
              <w:spacing w:before="10" w:after="10"/>
            </w:pPr>
            <w:r>
              <w:rPr>
                <w:sz w:val="16"/>
              </w:rPr>
              <w:t>54</w:t>
            </w:r>
          </w:p>
        </w:tc>
        <w:tc>
          <w:tcPr>
            <w:tcW w:w="2200" w:type="dxa"/>
          </w:tcPr>
          <w:p w14:paraId="3ACB3194" w14:textId="77777777" w:rsidR="00825DE6" w:rsidRDefault="003931CA">
            <w:pPr>
              <w:spacing w:before="10" w:after="10"/>
            </w:pPr>
            <w:r>
              <w:rPr>
                <w:sz w:val="16"/>
              </w:rPr>
              <w:t>Hungary</w:t>
            </w:r>
          </w:p>
        </w:tc>
        <w:tc>
          <w:tcPr>
            <w:tcW w:w="1000" w:type="dxa"/>
          </w:tcPr>
          <w:p w14:paraId="2039DA60" w14:textId="77777777" w:rsidR="00825DE6" w:rsidRDefault="003931CA">
            <w:pPr>
              <w:spacing w:before="10" w:after="10"/>
              <w:jc w:val="right"/>
            </w:pPr>
            <w:r>
              <w:rPr>
                <w:sz w:val="16"/>
              </w:rPr>
              <w:t>15</w:t>
            </w:r>
          </w:p>
        </w:tc>
        <w:tc>
          <w:tcPr>
            <w:tcW w:w="1000" w:type="dxa"/>
          </w:tcPr>
          <w:p w14:paraId="667B6605" w14:textId="77777777" w:rsidR="00825DE6" w:rsidRDefault="003931CA">
            <w:pPr>
              <w:spacing w:before="10" w:after="10"/>
              <w:jc w:val="right"/>
            </w:pPr>
            <w:r>
              <w:rPr>
                <w:sz w:val="16"/>
              </w:rPr>
              <w:t>0.1</w:t>
            </w:r>
          </w:p>
        </w:tc>
        <w:tc>
          <w:tcPr>
            <w:tcW w:w="1900" w:type="dxa"/>
          </w:tcPr>
          <w:p w14:paraId="2705C328" w14:textId="77777777" w:rsidR="00825DE6" w:rsidRDefault="003931CA">
            <w:pPr>
              <w:spacing w:before="10" w:after="10"/>
              <w:jc w:val="right"/>
            </w:pPr>
            <w:r>
              <w:rPr>
                <w:sz w:val="16"/>
              </w:rPr>
              <w:t>Cloudscene</w:t>
            </w:r>
          </w:p>
        </w:tc>
      </w:tr>
      <w:tr w:rsidR="00825DE6" w14:paraId="239CACF8" w14:textId="77777777">
        <w:trPr>
          <w:jc w:val="center"/>
        </w:trPr>
        <w:tc>
          <w:tcPr>
            <w:tcW w:w="500" w:type="dxa"/>
          </w:tcPr>
          <w:p w14:paraId="1B5605A8" w14:textId="77777777" w:rsidR="00825DE6" w:rsidRDefault="003931CA">
            <w:pPr>
              <w:spacing w:before="10" w:after="10"/>
            </w:pPr>
            <w:r>
              <w:rPr>
                <w:sz w:val="16"/>
              </w:rPr>
              <w:t>55</w:t>
            </w:r>
          </w:p>
        </w:tc>
        <w:tc>
          <w:tcPr>
            <w:tcW w:w="2200" w:type="dxa"/>
          </w:tcPr>
          <w:p w14:paraId="4E23BC4C" w14:textId="77777777" w:rsidR="00825DE6" w:rsidRDefault="003931CA">
            <w:pPr>
              <w:spacing w:before="10" w:after="10"/>
            </w:pPr>
            <w:r>
              <w:rPr>
                <w:sz w:val="16"/>
              </w:rPr>
              <w:t>Egypt</w:t>
            </w:r>
          </w:p>
        </w:tc>
        <w:tc>
          <w:tcPr>
            <w:tcW w:w="1000" w:type="dxa"/>
          </w:tcPr>
          <w:p w14:paraId="4BFB8746" w14:textId="77777777" w:rsidR="00825DE6" w:rsidRDefault="003931CA">
            <w:pPr>
              <w:spacing w:before="10" w:after="10"/>
              <w:jc w:val="right"/>
            </w:pPr>
            <w:r>
              <w:rPr>
                <w:sz w:val="16"/>
              </w:rPr>
              <w:t>15</w:t>
            </w:r>
          </w:p>
        </w:tc>
        <w:tc>
          <w:tcPr>
            <w:tcW w:w="1000" w:type="dxa"/>
          </w:tcPr>
          <w:p w14:paraId="0B817634" w14:textId="77777777" w:rsidR="00825DE6" w:rsidRDefault="003931CA">
            <w:pPr>
              <w:spacing w:before="10" w:after="10"/>
              <w:jc w:val="right"/>
            </w:pPr>
            <w:r>
              <w:rPr>
                <w:sz w:val="16"/>
              </w:rPr>
              <w:t>0.1</w:t>
            </w:r>
          </w:p>
        </w:tc>
        <w:tc>
          <w:tcPr>
            <w:tcW w:w="1900" w:type="dxa"/>
          </w:tcPr>
          <w:p w14:paraId="00A06057" w14:textId="77777777" w:rsidR="00825DE6" w:rsidRDefault="003931CA">
            <w:pPr>
              <w:spacing w:before="10" w:after="10"/>
              <w:jc w:val="right"/>
            </w:pPr>
            <w:r>
              <w:rPr>
                <w:sz w:val="16"/>
              </w:rPr>
              <w:t>Arizton</w:t>
            </w:r>
          </w:p>
        </w:tc>
      </w:tr>
      <w:tr w:rsidR="00825DE6" w14:paraId="65EEDB6E" w14:textId="77777777">
        <w:trPr>
          <w:jc w:val="center"/>
        </w:trPr>
        <w:tc>
          <w:tcPr>
            <w:tcW w:w="500" w:type="dxa"/>
          </w:tcPr>
          <w:p w14:paraId="4CA464E2" w14:textId="77777777" w:rsidR="00825DE6" w:rsidRDefault="003931CA">
            <w:pPr>
              <w:spacing w:before="10" w:after="10"/>
            </w:pPr>
            <w:r>
              <w:rPr>
                <w:sz w:val="16"/>
              </w:rPr>
              <w:t>56</w:t>
            </w:r>
          </w:p>
        </w:tc>
        <w:tc>
          <w:tcPr>
            <w:tcW w:w="2200" w:type="dxa"/>
          </w:tcPr>
          <w:p w14:paraId="59BF1FAF" w14:textId="77777777" w:rsidR="00825DE6" w:rsidRDefault="003931CA">
            <w:pPr>
              <w:spacing w:before="10" w:after="10"/>
            </w:pPr>
            <w:r>
              <w:rPr>
                <w:sz w:val="16"/>
              </w:rPr>
              <w:t>Slovakia</w:t>
            </w:r>
          </w:p>
        </w:tc>
        <w:tc>
          <w:tcPr>
            <w:tcW w:w="1000" w:type="dxa"/>
          </w:tcPr>
          <w:p w14:paraId="142F5C30" w14:textId="77777777" w:rsidR="00825DE6" w:rsidRDefault="003931CA">
            <w:pPr>
              <w:spacing w:before="10" w:after="10"/>
              <w:jc w:val="right"/>
            </w:pPr>
            <w:r>
              <w:rPr>
                <w:sz w:val="16"/>
              </w:rPr>
              <w:t>14</w:t>
            </w:r>
          </w:p>
        </w:tc>
        <w:tc>
          <w:tcPr>
            <w:tcW w:w="1000" w:type="dxa"/>
          </w:tcPr>
          <w:p w14:paraId="77F04838" w14:textId="77777777" w:rsidR="00825DE6" w:rsidRDefault="003931CA">
            <w:pPr>
              <w:spacing w:before="10" w:after="10"/>
              <w:jc w:val="right"/>
            </w:pPr>
            <w:r>
              <w:rPr>
                <w:sz w:val="16"/>
              </w:rPr>
              <w:t>0.1</w:t>
            </w:r>
          </w:p>
        </w:tc>
        <w:tc>
          <w:tcPr>
            <w:tcW w:w="1900" w:type="dxa"/>
          </w:tcPr>
          <w:p w14:paraId="580F81AE" w14:textId="77777777" w:rsidR="00825DE6" w:rsidRDefault="003931CA">
            <w:pPr>
              <w:spacing w:before="10" w:after="10"/>
              <w:jc w:val="right"/>
            </w:pPr>
            <w:r>
              <w:rPr>
                <w:sz w:val="16"/>
              </w:rPr>
              <w:t>Cloudscene</w:t>
            </w:r>
          </w:p>
        </w:tc>
      </w:tr>
      <w:tr w:rsidR="00825DE6" w14:paraId="03DE7781" w14:textId="77777777">
        <w:trPr>
          <w:jc w:val="center"/>
        </w:trPr>
        <w:tc>
          <w:tcPr>
            <w:tcW w:w="500" w:type="dxa"/>
          </w:tcPr>
          <w:p w14:paraId="17650865" w14:textId="77777777" w:rsidR="00825DE6" w:rsidRDefault="003931CA">
            <w:pPr>
              <w:spacing w:before="10" w:after="10"/>
            </w:pPr>
            <w:r>
              <w:rPr>
                <w:sz w:val="16"/>
              </w:rPr>
              <w:t>57</w:t>
            </w:r>
          </w:p>
        </w:tc>
        <w:tc>
          <w:tcPr>
            <w:tcW w:w="2200" w:type="dxa"/>
          </w:tcPr>
          <w:p w14:paraId="19FFC0B8" w14:textId="77777777" w:rsidR="00825DE6" w:rsidRDefault="003931CA">
            <w:pPr>
              <w:spacing w:before="10" w:after="10"/>
            </w:pPr>
            <w:r>
              <w:rPr>
                <w:sz w:val="16"/>
              </w:rPr>
              <w:t>Greece</w:t>
            </w:r>
          </w:p>
        </w:tc>
        <w:tc>
          <w:tcPr>
            <w:tcW w:w="1000" w:type="dxa"/>
          </w:tcPr>
          <w:p w14:paraId="039104E6" w14:textId="77777777" w:rsidR="00825DE6" w:rsidRDefault="003931CA">
            <w:pPr>
              <w:spacing w:before="10" w:after="10"/>
              <w:jc w:val="right"/>
            </w:pPr>
            <w:r>
              <w:rPr>
                <w:sz w:val="16"/>
              </w:rPr>
              <w:t>14</w:t>
            </w:r>
          </w:p>
        </w:tc>
        <w:tc>
          <w:tcPr>
            <w:tcW w:w="1000" w:type="dxa"/>
          </w:tcPr>
          <w:p w14:paraId="6D75ABEA" w14:textId="77777777" w:rsidR="00825DE6" w:rsidRDefault="003931CA">
            <w:pPr>
              <w:spacing w:before="10" w:after="10"/>
              <w:jc w:val="right"/>
            </w:pPr>
            <w:r>
              <w:rPr>
                <w:sz w:val="16"/>
              </w:rPr>
              <w:t>0.1</w:t>
            </w:r>
          </w:p>
        </w:tc>
        <w:tc>
          <w:tcPr>
            <w:tcW w:w="1900" w:type="dxa"/>
          </w:tcPr>
          <w:p w14:paraId="56513155" w14:textId="77777777" w:rsidR="00825DE6" w:rsidRDefault="003931CA">
            <w:pPr>
              <w:spacing w:before="10" w:after="10"/>
              <w:jc w:val="right"/>
            </w:pPr>
            <w:r>
              <w:rPr>
                <w:sz w:val="16"/>
              </w:rPr>
              <w:t>Cloudscene</w:t>
            </w:r>
          </w:p>
        </w:tc>
      </w:tr>
      <w:tr w:rsidR="00825DE6" w14:paraId="198E6DFE" w14:textId="77777777">
        <w:trPr>
          <w:jc w:val="center"/>
        </w:trPr>
        <w:tc>
          <w:tcPr>
            <w:tcW w:w="500" w:type="dxa"/>
          </w:tcPr>
          <w:p w14:paraId="089B3961" w14:textId="77777777" w:rsidR="00825DE6" w:rsidRDefault="003931CA">
            <w:pPr>
              <w:spacing w:before="10" w:after="10"/>
            </w:pPr>
            <w:r>
              <w:rPr>
                <w:sz w:val="16"/>
              </w:rPr>
              <w:t>58</w:t>
            </w:r>
          </w:p>
        </w:tc>
        <w:tc>
          <w:tcPr>
            <w:tcW w:w="2200" w:type="dxa"/>
          </w:tcPr>
          <w:p w14:paraId="45F4E37A" w14:textId="77777777" w:rsidR="00825DE6" w:rsidRDefault="003931CA">
            <w:pPr>
              <w:spacing w:before="10" w:after="10"/>
            </w:pPr>
            <w:r>
              <w:rPr>
                <w:sz w:val="16"/>
              </w:rPr>
              <w:t>Slovenia</w:t>
            </w:r>
          </w:p>
        </w:tc>
        <w:tc>
          <w:tcPr>
            <w:tcW w:w="1000" w:type="dxa"/>
          </w:tcPr>
          <w:p w14:paraId="5EC7A3B9" w14:textId="77777777" w:rsidR="00825DE6" w:rsidRDefault="003931CA">
            <w:pPr>
              <w:spacing w:before="10" w:after="10"/>
              <w:jc w:val="right"/>
            </w:pPr>
            <w:r>
              <w:rPr>
                <w:sz w:val="16"/>
              </w:rPr>
              <w:t>13</w:t>
            </w:r>
          </w:p>
        </w:tc>
        <w:tc>
          <w:tcPr>
            <w:tcW w:w="1000" w:type="dxa"/>
          </w:tcPr>
          <w:p w14:paraId="2BE0D955" w14:textId="77777777" w:rsidR="00825DE6" w:rsidRDefault="003931CA">
            <w:pPr>
              <w:spacing w:before="10" w:after="10"/>
              <w:jc w:val="right"/>
            </w:pPr>
            <w:r>
              <w:rPr>
                <w:sz w:val="16"/>
              </w:rPr>
              <w:t>0.1</w:t>
            </w:r>
          </w:p>
        </w:tc>
        <w:tc>
          <w:tcPr>
            <w:tcW w:w="1900" w:type="dxa"/>
          </w:tcPr>
          <w:p w14:paraId="6BFE65A5" w14:textId="77777777" w:rsidR="00825DE6" w:rsidRDefault="003931CA">
            <w:pPr>
              <w:spacing w:before="10" w:after="10"/>
              <w:jc w:val="right"/>
            </w:pPr>
            <w:r>
              <w:rPr>
                <w:sz w:val="16"/>
              </w:rPr>
              <w:t>Cloudscene</w:t>
            </w:r>
          </w:p>
        </w:tc>
      </w:tr>
      <w:tr w:rsidR="00825DE6" w14:paraId="157D57A3" w14:textId="77777777">
        <w:trPr>
          <w:jc w:val="center"/>
        </w:trPr>
        <w:tc>
          <w:tcPr>
            <w:tcW w:w="500" w:type="dxa"/>
          </w:tcPr>
          <w:p w14:paraId="081E7747" w14:textId="77777777" w:rsidR="00825DE6" w:rsidRDefault="003931CA">
            <w:pPr>
              <w:spacing w:before="10" w:after="10"/>
            </w:pPr>
            <w:r>
              <w:rPr>
                <w:sz w:val="16"/>
              </w:rPr>
              <w:t>59</w:t>
            </w:r>
          </w:p>
        </w:tc>
        <w:tc>
          <w:tcPr>
            <w:tcW w:w="2200" w:type="dxa"/>
          </w:tcPr>
          <w:p w14:paraId="13D295A5" w14:textId="77777777" w:rsidR="00825DE6" w:rsidRDefault="003931CA">
            <w:pPr>
              <w:spacing w:before="10" w:after="10"/>
            </w:pPr>
            <w:r>
              <w:rPr>
                <w:sz w:val="16"/>
              </w:rPr>
              <w:t>Serbia</w:t>
            </w:r>
          </w:p>
        </w:tc>
        <w:tc>
          <w:tcPr>
            <w:tcW w:w="1000" w:type="dxa"/>
          </w:tcPr>
          <w:p w14:paraId="10C38CEC" w14:textId="77777777" w:rsidR="00825DE6" w:rsidRDefault="003931CA">
            <w:pPr>
              <w:spacing w:before="10" w:after="10"/>
              <w:jc w:val="right"/>
            </w:pPr>
            <w:r>
              <w:rPr>
                <w:sz w:val="16"/>
              </w:rPr>
              <w:t>12</w:t>
            </w:r>
          </w:p>
        </w:tc>
        <w:tc>
          <w:tcPr>
            <w:tcW w:w="1000" w:type="dxa"/>
          </w:tcPr>
          <w:p w14:paraId="3901F321" w14:textId="77777777" w:rsidR="00825DE6" w:rsidRDefault="003931CA">
            <w:pPr>
              <w:spacing w:before="10" w:after="10"/>
              <w:jc w:val="right"/>
            </w:pPr>
            <w:r>
              <w:rPr>
                <w:sz w:val="16"/>
              </w:rPr>
              <w:t>0.1</w:t>
            </w:r>
          </w:p>
        </w:tc>
        <w:tc>
          <w:tcPr>
            <w:tcW w:w="1900" w:type="dxa"/>
          </w:tcPr>
          <w:p w14:paraId="1AD91813" w14:textId="77777777" w:rsidR="00825DE6" w:rsidRDefault="003931CA">
            <w:pPr>
              <w:spacing w:before="10" w:after="10"/>
              <w:jc w:val="right"/>
            </w:pPr>
            <w:r>
              <w:rPr>
                <w:sz w:val="16"/>
              </w:rPr>
              <w:t>Cloudscene</w:t>
            </w:r>
          </w:p>
        </w:tc>
      </w:tr>
      <w:tr w:rsidR="00825DE6" w14:paraId="6ED76D69" w14:textId="77777777">
        <w:trPr>
          <w:jc w:val="center"/>
        </w:trPr>
        <w:tc>
          <w:tcPr>
            <w:tcW w:w="500" w:type="dxa"/>
          </w:tcPr>
          <w:p w14:paraId="0497CDAD" w14:textId="77777777" w:rsidR="00825DE6" w:rsidRDefault="003931CA">
            <w:pPr>
              <w:spacing w:before="10" w:after="10"/>
            </w:pPr>
            <w:r>
              <w:rPr>
                <w:sz w:val="16"/>
              </w:rPr>
              <w:t>60</w:t>
            </w:r>
          </w:p>
        </w:tc>
        <w:tc>
          <w:tcPr>
            <w:tcW w:w="2200" w:type="dxa"/>
          </w:tcPr>
          <w:p w14:paraId="4EBA27EF" w14:textId="77777777" w:rsidR="00825DE6" w:rsidRDefault="003931CA">
            <w:pPr>
              <w:spacing w:before="10" w:after="10"/>
            </w:pPr>
            <w:r>
              <w:rPr>
                <w:sz w:val="16"/>
              </w:rPr>
              <w:t>Morocco</w:t>
            </w:r>
          </w:p>
        </w:tc>
        <w:tc>
          <w:tcPr>
            <w:tcW w:w="1000" w:type="dxa"/>
          </w:tcPr>
          <w:p w14:paraId="569ADD9B" w14:textId="77777777" w:rsidR="00825DE6" w:rsidRDefault="003931CA">
            <w:pPr>
              <w:spacing w:before="10" w:after="10"/>
              <w:jc w:val="right"/>
            </w:pPr>
            <w:r>
              <w:rPr>
                <w:sz w:val="16"/>
              </w:rPr>
              <w:t>12</w:t>
            </w:r>
          </w:p>
        </w:tc>
        <w:tc>
          <w:tcPr>
            <w:tcW w:w="1000" w:type="dxa"/>
          </w:tcPr>
          <w:p w14:paraId="0E345EB9" w14:textId="77777777" w:rsidR="00825DE6" w:rsidRDefault="003931CA">
            <w:pPr>
              <w:spacing w:before="10" w:after="10"/>
              <w:jc w:val="right"/>
            </w:pPr>
            <w:r>
              <w:rPr>
                <w:sz w:val="16"/>
              </w:rPr>
              <w:t>0.1</w:t>
            </w:r>
          </w:p>
        </w:tc>
        <w:tc>
          <w:tcPr>
            <w:tcW w:w="1900" w:type="dxa"/>
          </w:tcPr>
          <w:p w14:paraId="0A22A9C4" w14:textId="77777777" w:rsidR="00825DE6" w:rsidRDefault="003931CA">
            <w:pPr>
              <w:spacing w:before="10" w:after="10"/>
              <w:jc w:val="right"/>
            </w:pPr>
            <w:r>
              <w:rPr>
                <w:sz w:val="16"/>
              </w:rPr>
              <w:t>Arizton</w:t>
            </w:r>
          </w:p>
        </w:tc>
      </w:tr>
      <w:tr w:rsidR="00825DE6" w14:paraId="0E071A73" w14:textId="77777777">
        <w:trPr>
          <w:jc w:val="center"/>
        </w:trPr>
        <w:tc>
          <w:tcPr>
            <w:tcW w:w="500" w:type="dxa"/>
          </w:tcPr>
          <w:p w14:paraId="598D5199" w14:textId="77777777" w:rsidR="00825DE6" w:rsidRDefault="003931CA">
            <w:pPr>
              <w:spacing w:before="10" w:after="10"/>
            </w:pPr>
            <w:r>
              <w:rPr>
                <w:sz w:val="16"/>
              </w:rPr>
              <w:t>61</w:t>
            </w:r>
          </w:p>
        </w:tc>
        <w:tc>
          <w:tcPr>
            <w:tcW w:w="2200" w:type="dxa"/>
          </w:tcPr>
          <w:p w14:paraId="1D804F8C" w14:textId="77777777" w:rsidR="00825DE6" w:rsidRDefault="003931CA">
            <w:pPr>
              <w:spacing w:before="10" w:after="10"/>
            </w:pPr>
            <w:r>
              <w:rPr>
                <w:sz w:val="16"/>
              </w:rPr>
              <w:t>Pakistan</w:t>
            </w:r>
          </w:p>
        </w:tc>
        <w:tc>
          <w:tcPr>
            <w:tcW w:w="1000" w:type="dxa"/>
          </w:tcPr>
          <w:p w14:paraId="5E787617" w14:textId="77777777" w:rsidR="00825DE6" w:rsidRDefault="003931CA">
            <w:pPr>
              <w:spacing w:before="10" w:after="10"/>
              <w:jc w:val="right"/>
            </w:pPr>
            <w:r>
              <w:rPr>
                <w:sz w:val="16"/>
              </w:rPr>
              <w:t>11</w:t>
            </w:r>
          </w:p>
        </w:tc>
        <w:tc>
          <w:tcPr>
            <w:tcW w:w="1000" w:type="dxa"/>
          </w:tcPr>
          <w:p w14:paraId="4E572E17" w14:textId="77777777" w:rsidR="00825DE6" w:rsidRDefault="003931CA">
            <w:pPr>
              <w:spacing w:before="10" w:after="10"/>
              <w:jc w:val="right"/>
            </w:pPr>
            <w:r>
              <w:rPr>
                <w:sz w:val="16"/>
              </w:rPr>
              <w:t>0.1</w:t>
            </w:r>
          </w:p>
        </w:tc>
        <w:tc>
          <w:tcPr>
            <w:tcW w:w="1900" w:type="dxa"/>
          </w:tcPr>
          <w:p w14:paraId="01900B1D" w14:textId="77777777" w:rsidR="00825DE6" w:rsidRDefault="003931CA">
            <w:pPr>
              <w:spacing w:before="10" w:after="10"/>
              <w:jc w:val="right"/>
            </w:pPr>
            <w:r>
              <w:rPr>
                <w:sz w:val="16"/>
              </w:rPr>
              <w:t>Cloudscene</w:t>
            </w:r>
          </w:p>
        </w:tc>
      </w:tr>
      <w:tr w:rsidR="00825DE6" w14:paraId="25D15679" w14:textId="77777777">
        <w:trPr>
          <w:jc w:val="center"/>
        </w:trPr>
        <w:tc>
          <w:tcPr>
            <w:tcW w:w="500" w:type="dxa"/>
          </w:tcPr>
          <w:p w14:paraId="418E691F" w14:textId="77777777" w:rsidR="00825DE6" w:rsidRDefault="003931CA">
            <w:pPr>
              <w:spacing w:before="10" w:after="10"/>
            </w:pPr>
            <w:r>
              <w:rPr>
                <w:sz w:val="16"/>
              </w:rPr>
              <w:t>62</w:t>
            </w:r>
          </w:p>
        </w:tc>
        <w:tc>
          <w:tcPr>
            <w:tcW w:w="2200" w:type="dxa"/>
          </w:tcPr>
          <w:p w14:paraId="0F63AA36" w14:textId="77777777" w:rsidR="00825DE6" w:rsidRDefault="003931CA">
            <w:pPr>
              <w:spacing w:before="10" w:after="10"/>
            </w:pPr>
            <w:r>
              <w:rPr>
                <w:sz w:val="16"/>
              </w:rPr>
              <w:t>Belarus</w:t>
            </w:r>
          </w:p>
        </w:tc>
        <w:tc>
          <w:tcPr>
            <w:tcW w:w="1000" w:type="dxa"/>
          </w:tcPr>
          <w:p w14:paraId="7D85909C" w14:textId="77777777" w:rsidR="00825DE6" w:rsidRDefault="003931CA">
            <w:pPr>
              <w:spacing w:before="10" w:after="10"/>
              <w:jc w:val="right"/>
            </w:pPr>
            <w:r>
              <w:rPr>
                <w:sz w:val="16"/>
              </w:rPr>
              <w:t>9</w:t>
            </w:r>
          </w:p>
        </w:tc>
        <w:tc>
          <w:tcPr>
            <w:tcW w:w="1000" w:type="dxa"/>
          </w:tcPr>
          <w:p w14:paraId="0809BD51" w14:textId="77777777" w:rsidR="00825DE6" w:rsidRDefault="003931CA">
            <w:pPr>
              <w:spacing w:before="10" w:after="10"/>
              <w:jc w:val="right"/>
            </w:pPr>
            <w:r>
              <w:rPr>
                <w:sz w:val="16"/>
              </w:rPr>
              <w:t>0.1</w:t>
            </w:r>
          </w:p>
        </w:tc>
        <w:tc>
          <w:tcPr>
            <w:tcW w:w="1900" w:type="dxa"/>
          </w:tcPr>
          <w:p w14:paraId="78B07DA7" w14:textId="77777777" w:rsidR="00825DE6" w:rsidRDefault="003931CA">
            <w:pPr>
              <w:spacing w:before="10" w:after="10"/>
              <w:jc w:val="right"/>
            </w:pPr>
            <w:r>
              <w:rPr>
                <w:sz w:val="16"/>
              </w:rPr>
              <w:t>Cloudscene</w:t>
            </w:r>
          </w:p>
        </w:tc>
      </w:tr>
      <w:tr w:rsidR="00825DE6" w14:paraId="536E9AD4" w14:textId="77777777">
        <w:trPr>
          <w:jc w:val="center"/>
        </w:trPr>
        <w:tc>
          <w:tcPr>
            <w:tcW w:w="500" w:type="dxa"/>
          </w:tcPr>
          <w:p w14:paraId="6AEF1B86" w14:textId="77777777" w:rsidR="00825DE6" w:rsidRDefault="003931CA">
            <w:pPr>
              <w:spacing w:before="10" w:after="10"/>
            </w:pPr>
            <w:r>
              <w:rPr>
                <w:sz w:val="16"/>
              </w:rPr>
              <w:t>63</w:t>
            </w:r>
          </w:p>
        </w:tc>
        <w:tc>
          <w:tcPr>
            <w:tcW w:w="2200" w:type="dxa"/>
          </w:tcPr>
          <w:p w14:paraId="71FFCD07" w14:textId="77777777" w:rsidR="00825DE6" w:rsidRDefault="003931CA">
            <w:pPr>
              <w:spacing w:before="10" w:after="10"/>
            </w:pPr>
            <w:r>
              <w:rPr>
                <w:sz w:val="16"/>
              </w:rPr>
              <w:t>Croatia</w:t>
            </w:r>
          </w:p>
        </w:tc>
        <w:tc>
          <w:tcPr>
            <w:tcW w:w="1000" w:type="dxa"/>
          </w:tcPr>
          <w:p w14:paraId="7D696E5D" w14:textId="77777777" w:rsidR="00825DE6" w:rsidRDefault="003931CA">
            <w:pPr>
              <w:spacing w:before="10" w:after="10"/>
              <w:jc w:val="right"/>
            </w:pPr>
            <w:r>
              <w:rPr>
                <w:sz w:val="16"/>
              </w:rPr>
              <w:t>9</w:t>
            </w:r>
          </w:p>
        </w:tc>
        <w:tc>
          <w:tcPr>
            <w:tcW w:w="1000" w:type="dxa"/>
          </w:tcPr>
          <w:p w14:paraId="50BBEA7C" w14:textId="77777777" w:rsidR="00825DE6" w:rsidRDefault="003931CA">
            <w:pPr>
              <w:spacing w:before="10" w:after="10"/>
              <w:jc w:val="right"/>
            </w:pPr>
            <w:r>
              <w:rPr>
                <w:sz w:val="16"/>
              </w:rPr>
              <w:t>0.1</w:t>
            </w:r>
          </w:p>
        </w:tc>
        <w:tc>
          <w:tcPr>
            <w:tcW w:w="1900" w:type="dxa"/>
          </w:tcPr>
          <w:p w14:paraId="541F64E5" w14:textId="77777777" w:rsidR="00825DE6" w:rsidRDefault="003931CA">
            <w:pPr>
              <w:spacing w:before="10" w:after="10"/>
              <w:jc w:val="right"/>
            </w:pPr>
            <w:r>
              <w:rPr>
                <w:sz w:val="16"/>
              </w:rPr>
              <w:t>Cloudscene</w:t>
            </w:r>
          </w:p>
        </w:tc>
      </w:tr>
      <w:tr w:rsidR="00825DE6" w14:paraId="570E6967" w14:textId="77777777">
        <w:trPr>
          <w:jc w:val="center"/>
        </w:trPr>
        <w:tc>
          <w:tcPr>
            <w:tcW w:w="500" w:type="dxa"/>
          </w:tcPr>
          <w:p w14:paraId="55369799" w14:textId="77777777" w:rsidR="00825DE6" w:rsidRDefault="003931CA">
            <w:pPr>
              <w:spacing w:before="10" w:after="10"/>
            </w:pPr>
            <w:r>
              <w:rPr>
                <w:sz w:val="16"/>
              </w:rPr>
              <w:t>64</w:t>
            </w:r>
          </w:p>
        </w:tc>
        <w:tc>
          <w:tcPr>
            <w:tcW w:w="2200" w:type="dxa"/>
          </w:tcPr>
          <w:p w14:paraId="2A62A798" w14:textId="77777777" w:rsidR="00825DE6" w:rsidRDefault="003931CA">
            <w:pPr>
              <w:spacing w:before="10" w:after="10"/>
            </w:pPr>
            <w:r>
              <w:rPr>
                <w:sz w:val="16"/>
              </w:rPr>
              <w:t>Qatar</w:t>
            </w:r>
          </w:p>
        </w:tc>
        <w:tc>
          <w:tcPr>
            <w:tcW w:w="1000" w:type="dxa"/>
          </w:tcPr>
          <w:p w14:paraId="25C431FC" w14:textId="77777777" w:rsidR="00825DE6" w:rsidRDefault="003931CA">
            <w:pPr>
              <w:spacing w:before="10" w:after="10"/>
              <w:jc w:val="right"/>
            </w:pPr>
            <w:r>
              <w:rPr>
                <w:sz w:val="16"/>
              </w:rPr>
              <w:t>8</w:t>
            </w:r>
          </w:p>
        </w:tc>
        <w:tc>
          <w:tcPr>
            <w:tcW w:w="1000" w:type="dxa"/>
          </w:tcPr>
          <w:p w14:paraId="72BE5A20" w14:textId="77777777" w:rsidR="00825DE6" w:rsidRDefault="003931CA">
            <w:pPr>
              <w:spacing w:before="10" w:after="10"/>
              <w:jc w:val="right"/>
            </w:pPr>
            <w:r>
              <w:rPr>
                <w:sz w:val="16"/>
              </w:rPr>
              <w:t>0.1</w:t>
            </w:r>
          </w:p>
        </w:tc>
        <w:tc>
          <w:tcPr>
            <w:tcW w:w="1900" w:type="dxa"/>
          </w:tcPr>
          <w:p w14:paraId="0B9465B4" w14:textId="77777777" w:rsidR="00825DE6" w:rsidRDefault="003931CA">
            <w:pPr>
              <w:spacing w:before="10" w:after="10"/>
              <w:jc w:val="right"/>
            </w:pPr>
            <w:r>
              <w:rPr>
                <w:sz w:val="16"/>
              </w:rPr>
              <w:t>Arizton</w:t>
            </w:r>
          </w:p>
        </w:tc>
      </w:tr>
      <w:tr w:rsidR="00825DE6" w14:paraId="11778804" w14:textId="77777777">
        <w:trPr>
          <w:jc w:val="center"/>
        </w:trPr>
        <w:tc>
          <w:tcPr>
            <w:tcW w:w="500" w:type="dxa"/>
          </w:tcPr>
          <w:p w14:paraId="5EEE8B67" w14:textId="77777777" w:rsidR="00825DE6" w:rsidRDefault="003931CA">
            <w:pPr>
              <w:spacing w:before="10" w:after="10"/>
            </w:pPr>
            <w:r>
              <w:rPr>
                <w:sz w:val="16"/>
              </w:rPr>
              <w:t>65</w:t>
            </w:r>
          </w:p>
        </w:tc>
        <w:tc>
          <w:tcPr>
            <w:tcW w:w="2200" w:type="dxa"/>
          </w:tcPr>
          <w:p w14:paraId="0066D958" w14:textId="77777777" w:rsidR="00825DE6" w:rsidRDefault="003931CA">
            <w:pPr>
              <w:spacing w:before="10" w:after="10"/>
            </w:pPr>
            <w:r>
              <w:rPr>
                <w:sz w:val="16"/>
              </w:rPr>
              <w:t>Moldova</w:t>
            </w:r>
          </w:p>
        </w:tc>
        <w:tc>
          <w:tcPr>
            <w:tcW w:w="1000" w:type="dxa"/>
          </w:tcPr>
          <w:p w14:paraId="04ACC02B" w14:textId="77777777" w:rsidR="00825DE6" w:rsidRDefault="003931CA">
            <w:pPr>
              <w:spacing w:before="10" w:after="10"/>
              <w:jc w:val="right"/>
            </w:pPr>
            <w:r>
              <w:rPr>
                <w:sz w:val="16"/>
              </w:rPr>
              <w:t>7</w:t>
            </w:r>
          </w:p>
        </w:tc>
        <w:tc>
          <w:tcPr>
            <w:tcW w:w="1000" w:type="dxa"/>
          </w:tcPr>
          <w:p w14:paraId="7254D1C4" w14:textId="77777777" w:rsidR="00825DE6" w:rsidRDefault="003931CA">
            <w:pPr>
              <w:spacing w:before="10" w:after="10"/>
              <w:jc w:val="right"/>
            </w:pPr>
            <w:r>
              <w:rPr>
                <w:sz w:val="16"/>
              </w:rPr>
              <w:t>0.1</w:t>
            </w:r>
          </w:p>
        </w:tc>
        <w:tc>
          <w:tcPr>
            <w:tcW w:w="1900" w:type="dxa"/>
          </w:tcPr>
          <w:p w14:paraId="3B00317E" w14:textId="77777777" w:rsidR="00825DE6" w:rsidRDefault="003931CA">
            <w:pPr>
              <w:spacing w:before="10" w:after="10"/>
              <w:jc w:val="right"/>
            </w:pPr>
            <w:r>
              <w:rPr>
                <w:sz w:val="16"/>
              </w:rPr>
              <w:t>Cloudscene</w:t>
            </w:r>
          </w:p>
        </w:tc>
      </w:tr>
      <w:tr w:rsidR="00825DE6" w14:paraId="3C6CCE37" w14:textId="77777777">
        <w:trPr>
          <w:jc w:val="center"/>
        </w:trPr>
        <w:tc>
          <w:tcPr>
            <w:tcW w:w="500" w:type="dxa"/>
          </w:tcPr>
          <w:p w14:paraId="31A9C1BE" w14:textId="77777777" w:rsidR="00825DE6" w:rsidRDefault="003931CA">
            <w:pPr>
              <w:spacing w:before="10" w:after="10"/>
            </w:pPr>
            <w:r>
              <w:rPr>
                <w:sz w:val="16"/>
              </w:rPr>
              <w:t>66</w:t>
            </w:r>
          </w:p>
        </w:tc>
        <w:tc>
          <w:tcPr>
            <w:tcW w:w="2200" w:type="dxa"/>
          </w:tcPr>
          <w:p w14:paraId="587A6A04" w14:textId="77777777" w:rsidR="00825DE6" w:rsidRDefault="003931CA">
            <w:pPr>
              <w:spacing w:before="10" w:after="10"/>
            </w:pPr>
            <w:r>
              <w:rPr>
                <w:sz w:val="16"/>
              </w:rPr>
              <w:t>North Macedonia</w:t>
            </w:r>
          </w:p>
        </w:tc>
        <w:tc>
          <w:tcPr>
            <w:tcW w:w="1000" w:type="dxa"/>
          </w:tcPr>
          <w:p w14:paraId="6B420D0B" w14:textId="77777777" w:rsidR="00825DE6" w:rsidRDefault="003931CA">
            <w:pPr>
              <w:spacing w:before="10" w:after="10"/>
              <w:jc w:val="right"/>
            </w:pPr>
            <w:r>
              <w:rPr>
                <w:sz w:val="16"/>
              </w:rPr>
              <w:t>6</w:t>
            </w:r>
          </w:p>
        </w:tc>
        <w:tc>
          <w:tcPr>
            <w:tcW w:w="1000" w:type="dxa"/>
          </w:tcPr>
          <w:p w14:paraId="5FFB46EC" w14:textId="77777777" w:rsidR="00825DE6" w:rsidRDefault="003931CA">
            <w:pPr>
              <w:spacing w:before="10" w:after="10"/>
              <w:jc w:val="right"/>
            </w:pPr>
            <w:r>
              <w:rPr>
                <w:sz w:val="16"/>
              </w:rPr>
              <w:t>0.1</w:t>
            </w:r>
          </w:p>
        </w:tc>
        <w:tc>
          <w:tcPr>
            <w:tcW w:w="1900" w:type="dxa"/>
          </w:tcPr>
          <w:p w14:paraId="45DCA32D" w14:textId="77777777" w:rsidR="00825DE6" w:rsidRDefault="003931CA">
            <w:pPr>
              <w:spacing w:before="10" w:after="10"/>
              <w:jc w:val="right"/>
            </w:pPr>
            <w:r>
              <w:rPr>
                <w:sz w:val="16"/>
              </w:rPr>
              <w:t>Cloudscene</w:t>
            </w:r>
          </w:p>
        </w:tc>
      </w:tr>
      <w:tr w:rsidR="00825DE6" w14:paraId="1EAC81ED" w14:textId="77777777">
        <w:trPr>
          <w:jc w:val="center"/>
        </w:trPr>
        <w:tc>
          <w:tcPr>
            <w:tcW w:w="500" w:type="dxa"/>
          </w:tcPr>
          <w:p w14:paraId="352FD7CB" w14:textId="77777777" w:rsidR="00825DE6" w:rsidRDefault="003931CA">
            <w:pPr>
              <w:spacing w:before="10" w:after="10"/>
            </w:pPr>
            <w:r>
              <w:rPr>
                <w:sz w:val="16"/>
              </w:rPr>
              <w:t>67</w:t>
            </w:r>
          </w:p>
        </w:tc>
        <w:tc>
          <w:tcPr>
            <w:tcW w:w="2200" w:type="dxa"/>
          </w:tcPr>
          <w:p w14:paraId="077648FD" w14:textId="77777777" w:rsidR="00825DE6" w:rsidRDefault="003931CA">
            <w:pPr>
              <w:spacing w:before="10" w:after="10"/>
            </w:pPr>
            <w:r>
              <w:rPr>
                <w:sz w:val="16"/>
              </w:rPr>
              <w:t>Iceland</w:t>
            </w:r>
          </w:p>
        </w:tc>
        <w:tc>
          <w:tcPr>
            <w:tcW w:w="1000" w:type="dxa"/>
          </w:tcPr>
          <w:p w14:paraId="5FDAB4E6" w14:textId="77777777" w:rsidR="00825DE6" w:rsidRDefault="003931CA">
            <w:pPr>
              <w:spacing w:before="10" w:after="10"/>
              <w:jc w:val="right"/>
            </w:pPr>
            <w:r>
              <w:rPr>
                <w:sz w:val="16"/>
              </w:rPr>
              <w:t>6</w:t>
            </w:r>
          </w:p>
        </w:tc>
        <w:tc>
          <w:tcPr>
            <w:tcW w:w="1000" w:type="dxa"/>
          </w:tcPr>
          <w:p w14:paraId="645AD516" w14:textId="77777777" w:rsidR="00825DE6" w:rsidRDefault="003931CA">
            <w:pPr>
              <w:spacing w:before="10" w:after="10"/>
              <w:jc w:val="right"/>
            </w:pPr>
            <w:r>
              <w:rPr>
                <w:sz w:val="16"/>
              </w:rPr>
              <w:t>0.1</w:t>
            </w:r>
          </w:p>
        </w:tc>
        <w:tc>
          <w:tcPr>
            <w:tcW w:w="1900" w:type="dxa"/>
          </w:tcPr>
          <w:p w14:paraId="0BAD9EA9" w14:textId="77777777" w:rsidR="00825DE6" w:rsidRDefault="003931CA">
            <w:pPr>
              <w:spacing w:before="10" w:after="10"/>
              <w:jc w:val="right"/>
            </w:pPr>
            <w:r>
              <w:rPr>
                <w:sz w:val="16"/>
              </w:rPr>
              <w:t>Cloudscene</w:t>
            </w:r>
          </w:p>
        </w:tc>
      </w:tr>
      <w:tr w:rsidR="00825DE6" w14:paraId="20C0C56D" w14:textId="77777777">
        <w:trPr>
          <w:jc w:val="center"/>
        </w:trPr>
        <w:tc>
          <w:tcPr>
            <w:tcW w:w="500" w:type="dxa"/>
          </w:tcPr>
          <w:p w14:paraId="5B013457" w14:textId="77777777" w:rsidR="00825DE6" w:rsidRDefault="003931CA">
            <w:pPr>
              <w:spacing w:before="10" w:after="10"/>
            </w:pPr>
            <w:r>
              <w:rPr>
                <w:sz w:val="16"/>
              </w:rPr>
              <w:t>68</w:t>
            </w:r>
          </w:p>
        </w:tc>
        <w:tc>
          <w:tcPr>
            <w:tcW w:w="2200" w:type="dxa"/>
          </w:tcPr>
          <w:p w14:paraId="5841E63D" w14:textId="77777777" w:rsidR="00825DE6" w:rsidRDefault="003931CA">
            <w:pPr>
              <w:spacing w:before="10" w:after="10"/>
            </w:pPr>
            <w:r>
              <w:rPr>
                <w:sz w:val="16"/>
              </w:rPr>
              <w:t>Malta</w:t>
            </w:r>
          </w:p>
        </w:tc>
        <w:tc>
          <w:tcPr>
            <w:tcW w:w="1000" w:type="dxa"/>
          </w:tcPr>
          <w:p w14:paraId="732A9CEE" w14:textId="77777777" w:rsidR="00825DE6" w:rsidRDefault="003931CA">
            <w:pPr>
              <w:spacing w:before="10" w:after="10"/>
              <w:jc w:val="right"/>
            </w:pPr>
            <w:r>
              <w:rPr>
                <w:sz w:val="16"/>
              </w:rPr>
              <w:t>6</w:t>
            </w:r>
          </w:p>
        </w:tc>
        <w:tc>
          <w:tcPr>
            <w:tcW w:w="1000" w:type="dxa"/>
          </w:tcPr>
          <w:p w14:paraId="44D35072" w14:textId="77777777" w:rsidR="00825DE6" w:rsidRDefault="003931CA">
            <w:pPr>
              <w:spacing w:before="10" w:after="10"/>
              <w:jc w:val="right"/>
            </w:pPr>
            <w:r>
              <w:rPr>
                <w:sz w:val="16"/>
              </w:rPr>
              <w:t>0.1</w:t>
            </w:r>
          </w:p>
        </w:tc>
        <w:tc>
          <w:tcPr>
            <w:tcW w:w="1900" w:type="dxa"/>
          </w:tcPr>
          <w:p w14:paraId="79C1F429" w14:textId="77777777" w:rsidR="00825DE6" w:rsidRDefault="003931CA">
            <w:pPr>
              <w:spacing w:before="10" w:after="10"/>
              <w:jc w:val="right"/>
            </w:pPr>
            <w:r>
              <w:rPr>
                <w:sz w:val="16"/>
              </w:rPr>
              <w:t>Cloudscene</w:t>
            </w:r>
          </w:p>
        </w:tc>
      </w:tr>
      <w:tr w:rsidR="00825DE6" w14:paraId="69DBB9EE" w14:textId="77777777">
        <w:trPr>
          <w:jc w:val="center"/>
        </w:trPr>
        <w:tc>
          <w:tcPr>
            <w:tcW w:w="500" w:type="dxa"/>
          </w:tcPr>
          <w:p w14:paraId="1E62BC3E" w14:textId="77777777" w:rsidR="00825DE6" w:rsidRDefault="003931CA">
            <w:pPr>
              <w:spacing w:before="10" w:after="10"/>
            </w:pPr>
            <w:r>
              <w:rPr>
                <w:sz w:val="16"/>
              </w:rPr>
              <w:t>69</w:t>
            </w:r>
          </w:p>
        </w:tc>
        <w:tc>
          <w:tcPr>
            <w:tcW w:w="2200" w:type="dxa"/>
          </w:tcPr>
          <w:p w14:paraId="4CDC619A" w14:textId="77777777" w:rsidR="00825DE6" w:rsidRDefault="003931CA">
            <w:pPr>
              <w:spacing w:before="10" w:after="10"/>
            </w:pPr>
            <w:r>
              <w:rPr>
                <w:sz w:val="16"/>
              </w:rPr>
              <w:t>Cyprus</w:t>
            </w:r>
          </w:p>
        </w:tc>
        <w:tc>
          <w:tcPr>
            <w:tcW w:w="1000" w:type="dxa"/>
          </w:tcPr>
          <w:p w14:paraId="3D992AEF" w14:textId="77777777" w:rsidR="00825DE6" w:rsidRDefault="003931CA">
            <w:pPr>
              <w:spacing w:before="10" w:after="10"/>
              <w:jc w:val="right"/>
            </w:pPr>
            <w:r>
              <w:rPr>
                <w:sz w:val="16"/>
              </w:rPr>
              <w:t>6</w:t>
            </w:r>
          </w:p>
        </w:tc>
        <w:tc>
          <w:tcPr>
            <w:tcW w:w="1000" w:type="dxa"/>
          </w:tcPr>
          <w:p w14:paraId="3810F26F" w14:textId="77777777" w:rsidR="00825DE6" w:rsidRDefault="003931CA">
            <w:pPr>
              <w:spacing w:before="10" w:after="10"/>
              <w:jc w:val="right"/>
            </w:pPr>
            <w:r>
              <w:rPr>
                <w:sz w:val="16"/>
              </w:rPr>
              <w:t>0.1</w:t>
            </w:r>
          </w:p>
        </w:tc>
        <w:tc>
          <w:tcPr>
            <w:tcW w:w="1900" w:type="dxa"/>
          </w:tcPr>
          <w:p w14:paraId="7D315D78" w14:textId="77777777" w:rsidR="00825DE6" w:rsidRDefault="003931CA">
            <w:pPr>
              <w:spacing w:before="10" w:after="10"/>
              <w:jc w:val="right"/>
            </w:pPr>
            <w:r>
              <w:rPr>
                <w:sz w:val="16"/>
              </w:rPr>
              <w:t>Cloudscene</w:t>
            </w:r>
          </w:p>
        </w:tc>
      </w:tr>
      <w:tr w:rsidR="00825DE6" w14:paraId="3A36AF96" w14:textId="77777777">
        <w:trPr>
          <w:jc w:val="center"/>
        </w:trPr>
        <w:tc>
          <w:tcPr>
            <w:tcW w:w="500" w:type="dxa"/>
          </w:tcPr>
          <w:p w14:paraId="2D78CAAF" w14:textId="77777777" w:rsidR="00825DE6" w:rsidRDefault="003931CA">
            <w:pPr>
              <w:spacing w:before="10" w:after="10"/>
            </w:pPr>
            <w:r>
              <w:rPr>
                <w:sz w:val="16"/>
              </w:rPr>
              <w:t>70</w:t>
            </w:r>
          </w:p>
        </w:tc>
        <w:tc>
          <w:tcPr>
            <w:tcW w:w="2200" w:type="dxa"/>
          </w:tcPr>
          <w:p w14:paraId="0E0472A5" w14:textId="77777777" w:rsidR="00825DE6" w:rsidRDefault="003931CA">
            <w:pPr>
              <w:spacing w:before="10" w:after="10"/>
            </w:pPr>
            <w:r>
              <w:rPr>
                <w:sz w:val="16"/>
              </w:rPr>
              <w:t>Uzbekistan</w:t>
            </w:r>
          </w:p>
        </w:tc>
        <w:tc>
          <w:tcPr>
            <w:tcW w:w="1000" w:type="dxa"/>
          </w:tcPr>
          <w:p w14:paraId="5BAED9F7" w14:textId="77777777" w:rsidR="00825DE6" w:rsidRDefault="003931CA">
            <w:pPr>
              <w:spacing w:before="10" w:after="10"/>
              <w:jc w:val="right"/>
            </w:pPr>
            <w:r>
              <w:rPr>
                <w:sz w:val="16"/>
              </w:rPr>
              <w:t>5</w:t>
            </w:r>
          </w:p>
        </w:tc>
        <w:tc>
          <w:tcPr>
            <w:tcW w:w="1000" w:type="dxa"/>
          </w:tcPr>
          <w:p w14:paraId="5DECB125" w14:textId="77777777" w:rsidR="00825DE6" w:rsidRDefault="003931CA">
            <w:pPr>
              <w:spacing w:before="10" w:after="10"/>
              <w:jc w:val="right"/>
            </w:pPr>
            <w:r>
              <w:rPr>
                <w:sz w:val="16"/>
              </w:rPr>
              <w:t>0.0</w:t>
            </w:r>
          </w:p>
        </w:tc>
        <w:tc>
          <w:tcPr>
            <w:tcW w:w="1900" w:type="dxa"/>
          </w:tcPr>
          <w:p w14:paraId="5C54BF2B" w14:textId="77777777" w:rsidR="00825DE6" w:rsidRDefault="003931CA">
            <w:pPr>
              <w:spacing w:before="10" w:after="10"/>
              <w:jc w:val="right"/>
            </w:pPr>
            <w:r>
              <w:rPr>
                <w:sz w:val="16"/>
              </w:rPr>
              <w:t>Cloudscene</w:t>
            </w:r>
          </w:p>
        </w:tc>
      </w:tr>
      <w:tr w:rsidR="00825DE6" w14:paraId="2A6F3416" w14:textId="77777777">
        <w:trPr>
          <w:jc w:val="center"/>
        </w:trPr>
        <w:tc>
          <w:tcPr>
            <w:tcW w:w="500" w:type="dxa"/>
          </w:tcPr>
          <w:p w14:paraId="5EFAD499" w14:textId="77777777" w:rsidR="00825DE6" w:rsidRDefault="003931CA">
            <w:pPr>
              <w:spacing w:before="10" w:after="10"/>
            </w:pPr>
            <w:r>
              <w:rPr>
                <w:sz w:val="16"/>
              </w:rPr>
              <w:t>71</w:t>
            </w:r>
          </w:p>
        </w:tc>
        <w:tc>
          <w:tcPr>
            <w:tcW w:w="2200" w:type="dxa"/>
          </w:tcPr>
          <w:p w14:paraId="57BAD9E2" w14:textId="77777777" w:rsidR="00825DE6" w:rsidRDefault="003931CA">
            <w:pPr>
              <w:spacing w:before="10" w:after="10"/>
            </w:pPr>
            <w:r>
              <w:rPr>
                <w:sz w:val="16"/>
              </w:rPr>
              <w:t>Algeria</w:t>
            </w:r>
          </w:p>
        </w:tc>
        <w:tc>
          <w:tcPr>
            <w:tcW w:w="1000" w:type="dxa"/>
          </w:tcPr>
          <w:p w14:paraId="364586F2" w14:textId="77777777" w:rsidR="00825DE6" w:rsidRDefault="003931CA">
            <w:pPr>
              <w:spacing w:before="10" w:after="10"/>
              <w:jc w:val="right"/>
            </w:pPr>
            <w:r>
              <w:rPr>
                <w:sz w:val="16"/>
              </w:rPr>
              <w:t>5</w:t>
            </w:r>
          </w:p>
        </w:tc>
        <w:tc>
          <w:tcPr>
            <w:tcW w:w="1000" w:type="dxa"/>
          </w:tcPr>
          <w:p w14:paraId="2456D592" w14:textId="77777777" w:rsidR="00825DE6" w:rsidRDefault="003931CA">
            <w:pPr>
              <w:spacing w:before="10" w:after="10"/>
              <w:jc w:val="right"/>
            </w:pPr>
            <w:r>
              <w:rPr>
                <w:sz w:val="16"/>
              </w:rPr>
              <w:t>0.0</w:t>
            </w:r>
          </w:p>
        </w:tc>
        <w:tc>
          <w:tcPr>
            <w:tcW w:w="1900" w:type="dxa"/>
          </w:tcPr>
          <w:p w14:paraId="324C0BD8" w14:textId="77777777" w:rsidR="00825DE6" w:rsidRDefault="003931CA">
            <w:pPr>
              <w:spacing w:before="10" w:after="10"/>
              <w:jc w:val="right"/>
            </w:pPr>
            <w:r>
              <w:rPr>
                <w:sz w:val="16"/>
              </w:rPr>
              <w:t>DCMap est.</w:t>
            </w:r>
          </w:p>
        </w:tc>
      </w:tr>
      <w:tr w:rsidR="00825DE6" w14:paraId="312E5852" w14:textId="77777777">
        <w:trPr>
          <w:jc w:val="center"/>
        </w:trPr>
        <w:tc>
          <w:tcPr>
            <w:tcW w:w="500" w:type="dxa"/>
          </w:tcPr>
          <w:p w14:paraId="072E08F0" w14:textId="77777777" w:rsidR="00825DE6" w:rsidRDefault="003931CA">
            <w:pPr>
              <w:spacing w:before="10" w:after="10"/>
            </w:pPr>
            <w:r>
              <w:rPr>
                <w:sz w:val="16"/>
              </w:rPr>
              <w:t>72</w:t>
            </w:r>
          </w:p>
        </w:tc>
        <w:tc>
          <w:tcPr>
            <w:tcW w:w="2200" w:type="dxa"/>
          </w:tcPr>
          <w:p w14:paraId="0C19839B" w14:textId="77777777" w:rsidR="00825DE6" w:rsidRDefault="003931CA">
            <w:pPr>
              <w:spacing w:before="10" w:after="10"/>
            </w:pPr>
            <w:r>
              <w:rPr>
                <w:sz w:val="16"/>
              </w:rPr>
              <w:t>Georgia</w:t>
            </w:r>
          </w:p>
        </w:tc>
        <w:tc>
          <w:tcPr>
            <w:tcW w:w="1000" w:type="dxa"/>
          </w:tcPr>
          <w:p w14:paraId="49DA8F6D" w14:textId="77777777" w:rsidR="00825DE6" w:rsidRDefault="003931CA">
            <w:pPr>
              <w:spacing w:before="10" w:after="10"/>
              <w:jc w:val="right"/>
            </w:pPr>
            <w:r>
              <w:rPr>
                <w:sz w:val="16"/>
              </w:rPr>
              <w:t>4</w:t>
            </w:r>
          </w:p>
        </w:tc>
        <w:tc>
          <w:tcPr>
            <w:tcW w:w="1000" w:type="dxa"/>
          </w:tcPr>
          <w:p w14:paraId="60BD1253" w14:textId="77777777" w:rsidR="00825DE6" w:rsidRDefault="003931CA">
            <w:pPr>
              <w:spacing w:before="10" w:after="10"/>
              <w:jc w:val="right"/>
            </w:pPr>
            <w:r>
              <w:rPr>
                <w:sz w:val="16"/>
              </w:rPr>
              <w:t>0.0</w:t>
            </w:r>
          </w:p>
        </w:tc>
        <w:tc>
          <w:tcPr>
            <w:tcW w:w="1900" w:type="dxa"/>
          </w:tcPr>
          <w:p w14:paraId="5074F02A" w14:textId="77777777" w:rsidR="00825DE6" w:rsidRDefault="003931CA">
            <w:pPr>
              <w:spacing w:before="10" w:after="10"/>
              <w:jc w:val="right"/>
            </w:pPr>
            <w:r>
              <w:rPr>
                <w:sz w:val="16"/>
              </w:rPr>
              <w:t>Cloudscene</w:t>
            </w:r>
          </w:p>
        </w:tc>
      </w:tr>
      <w:tr w:rsidR="00825DE6" w14:paraId="6CF6EE54" w14:textId="77777777">
        <w:trPr>
          <w:jc w:val="center"/>
        </w:trPr>
        <w:tc>
          <w:tcPr>
            <w:tcW w:w="500" w:type="dxa"/>
          </w:tcPr>
          <w:p w14:paraId="59FF0C31" w14:textId="77777777" w:rsidR="00825DE6" w:rsidRDefault="003931CA">
            <w:pPr>
              <w:spacing w:before="10" w:after="10"/>
            </w:pPr>
            <w:r>
              <w:rPr>
                <w:sz w:val="16"/>
              </w:rPr>
              <w:t>73</w:t>
            </w:r>
          </w:p>
        </w:tc>
        <w:tc>
          <w:tcPr>
            <w:tcW w:w="2200" w:type="dxa"/>
          </w:tcPr>
          <w:p w14:paraId="28839BCE" w14:textId="77777777" w:rsidR="00825DE6" w:rsidRDefault="003931CA">
            <w:pPr>
              <w:spacing w:before="10" w:after="10"/>
            </w:pPr>
            <w:r>
              <w:rPr>
                <w:sz w:val="16"/>
              </w:rPr>
              <w:t>Ghana</w:t>
            </w:r>
          </w:p>
        </w:tc>
        <w:tc>
          <w:tcPr>
            <w:tcW w:w="1000" w:type="dxa"/>
          </w:tcPr>
          <w:p w14:paraId="5BFCE5CE" w14:textId="77777777" w:rsidR="00825DE6" w:rsidRDefault="003931CA">
            <w:pPr>
              <w:spacing w:before="10" w:after="10"/>
              <w:jc w:val="right"/>
            </w:pPr>
            <w:r>
              <w:rPr>
                <w:sz w:val="16"/>
              </w:rPr>
              <w:t>3</w:t>
            </w:r>
          </w:p>
        </w:tc>
        <w:tc>
          <w:tcPr>
            <w:tcW w:w="1000" w:type="dxa"/>
          </w:tcPr>
          <w:p w14:paraId="100903FA" w14:textId="77777777" w:rsidR="00825DE6" w:rsidRDefault="003931CA">
            <w:pPr>
              <w:spacing w:before="10" w:after="10"/>
              <w:jc w:val="right"/>
            </w:pPr>
            <w:r>
              <w:rPr>
                <w:sz w:val="16"/>
              </w:rPr>
              <w:t>0.0</w:t>
            </w:r>
          </w:p>
        </w:tc>
        <w:tc>
          <w:tcPr>
            <w:tcW w:w="1900" w:type="dxa"/>
          </w:tcPr>
          <w:p w14:paraId="44EA5620" w14:textId="77777777" w:rsidR="00825DE6" w:rsidRDefault="003931CA">
            <w:pPr>
              <w:spacing w:before="10" w:after="10"/>
              <w:jc w:val="right"/>
            </w:pPr>
            <w:r>
              <w:rPr>
                <w:sz w:val="16"/>
              </w:rPr>
              <w:t>DCMap est.</w:t>
            </w:r>
          </w:p>
        </w:tc>
      </w:tr>
      <w:tr w:rsidR="00825DE6" w14:paraId="26F49CA2" w14:textId="77777777">
        <w:trPr>
          <w:jc w:val="center"/>
        </w:trPr>
        <w:tc>
          <w:tcPr>
            <w:tcW w:w="500" w:type="dxa"/>
          </w:tcPr>
          <w:p w14:paraId="5821EB26" w14:textId="77777777" w:rsidR="00825DE6" w:rsidRDefault="003931CA">
            <w:pPr>
              <w:spacing w:before="10" w:after="10"/>
            </w:pPr>
            <w:r>
              <w:rPr>
                <w:sz w:val="16"/>
              </w:rPr>
              <w:t>74</w:t>
            </w:r>
          </w:p>
        </w:tc>
        <w:tc>
          <w:tcPr>
            <w:tcW w:w="2200" w:type="dxa"/>
          </w:tcPr>
          <w:p w14:paraId="2846FA88" w14:textId="77777777" w:rsidR="00825DE6" w:rsidRDefault="003931CA">
            <w:pPr>
              <w:spacing w:before="10" w:after="10"/>
            </w:pPr>
            <w:r>
              <w:rPr>
                <w:sz w:val="16"/>
              </w:rPr>
              <w:t>Bosnia and Herz.</w:t>
            </w:r>
          </w:p>
        </w:tc>
        <w:tc>
          <w:tcPr>
            <w:tcW w:w="1000" w:type="dxa"/>
          </w:tcPr>
          <w:p w14:paraId="4605F232" w14:textId="77777777" w:rsidR="00825DE6" w:rsidRDefault="003931CA">
            <w:pPr>
              <w:spacing w:before="10" w:after="10"/>
              <w:jc w:val="right"/>
            </w:pPr>
            <w:r>
              <w:rPr>
                <w:sz w:val="16"/>
              </w:rPr>
              <w:t>2</w:t>
            </w:r>
          </w:p>
        </w:tc>
        <w:tc>
          <w:tcPr>
            <w:tcW w:w="1000" w:type="dxa"/>
          </w:tcPr>
          <w:p w14:paraId="6D294A3E" w14:textId="77777777" w:rsidR="00825DE6" w:rsidRDefault="003931CA">
            <w:pPr>
              <w:spacing w:before="10" w:after="10"/>
              <w:jc w:val="right"/>
            </w:pPr>
            <w:r>
              <w:rPr>
                <w:sz w:val="16"/>
              </w:rPr>
              <w:t>0.0</w:t>
            </w:r>
          </w:p>
        </w:tc>
        <w:tc>
          <w:tcPr>
            <w:tcW w:w="1900" w:type="dxa"/>
          </w:tcPr>
          <w:p w14:paraId="641223CF" w14:textId="77777777" w:rsidR="00825DE6" w:rsidRDefault="003931CA">
            <w:pPr>
              <w:spacing w:before="10" w:after="10"/>
              <w:jc w:val="right"/>
            </w:pPr>
            <w:r>
              <w:rPr>
                <w:sz w:val="16"/>
              </w:rPr>
              <w:t>Cloudscene</w:t>
            </w:r>
          </w:p>
        </w:tc>
      </w:tr>
      <w:tr w:rsidR="00825DE6" w14:paraId="6DF4BCAF" w14:textId="77777777">
        <w:trPr>
          <w:jc w:val="center"/>
        </w:trPr>
        <w:tc>
          <w:tcPr>
            <w:tcW w:w="500" w:type="dxa"/>
          </w:tcPr>
          <w:p w14:paraId="1129C3ED" w14:textId="77777777" w:rsidR="00825DE6" w:rsidRDefault="003931CA">
            <w:pPr>
              <w:spacing w:before="10" w:after="10"/>
            </w:pPr>
            <w:r>
              <w:rPr>
                <w:sz w:val="16"/>
              </w:rPr>
              <w:t>75</w:t>
            </w:r>
          </w:p>
        </w:tc>
        <w:tc>
          <w:tcPr>
            <w:tcW w:w="2200" w:type="dxa"/>
          </w:tcPr>
          <w:p w14:paraId="0A4E231B" w14:textId="77777777" w:rsidR="00825DE6" w:rsidRDefault="003931CA">
            <w:pPr>
              <w:spacing w:before="10" w:after="10"/>
            </w:pPr>
            <w:r>
              <w:rPr>
                <w:sz w:val="16"/>
              </w:rPr>
              <w:t>Armenia</w:t>
            </w:r>
          </w:p>
        </w:tc>
        <w:tc>
          <w:tcPr>
            <w:tcW w:w="1000" w:type="dxa"/>
          </w:tcPr>
          <w:p w14:paraId="72A58BA3" w14:textId="77777777" w:rsidR="00825DE6" w:rsidRDefault="003931CA">
            <w:pPr>
              <w:spacing w:before="10" w:after="10"/>
              <w:jc w:val="right"/>
            </w:pPr>
            <w:r>
              <w:rPr>
                <w:sz w:val="16"/>
              </w:rPr>
              <w:t>2</w:t>
            </w:r>
          </w:p>
        </w:tc>
        <w:tc>
          <w:tcPr>
            <w:tcW w:w="1000" w:type="dxa"/>
          </w:tcPr>
          <w:p w14:paraId="53EADB55" w14:textId="77777777" w:rsidR="00825DE6" w:rsidRDefault="003931CA">
            <w:pPr>
              <w:spacing w:before="10" w:after="10"/>
              <w:jc w:val="right"/>
            </w:pPr>
            <w:r>
              <w:rPr>
                <w:sz w:val="16"/>
              </w:rPr>
              <w:t>0.0</w:t>
            </w:r>
          </w:p>
        </w:tc>
        <w:tc>
          <w:tcPr>
            <w:tcW w:w="1900" w:type="dxa"/>
          </w:tcPr>
          <w:p w14:paraId="73ED341A" w14:textId="77777777" w:rsidR="00825DE6" w:rsidRDefault="003931CA">
            <w:pPr>
              <w:spacing w:before="10" w:after="10"/>
              <w:jc w:val="right"/>
            </w:pPr>
            <w:r>
              <w:rPr>
                <w:sz w:val="16"/>
              </w:rPr>
              <w:t>DCMap est.</w:t>
            </w:r>
          </w:p>
        </w:tc>
      </w:tr>
      <w:tr w:rsidR="00825DE6" w14:paraId="42371BEB" w14:textId="77777777">
        <w:trPr>
          <w:jc w:val="center"/>
        </w:trPr>
        <w:tc>
          <w:tcPr>
            <w:tcW w:w="500" w:type="dxa"/>
          </w:tcPr>
          <w:p w14:paraId="60F76D80" w14:textId="77777777" w:rsidR="00825DE6" w:rsidRDefault="003931CA">
            <w:pPr>
              <w:spacing w:before="10" w:after="10"/>
            </w:pPr>
            <w:r>
              <w:rPr>
                <w:sz w:val="16"/>
              </w:rPr>
              <w:t>76</w:t>
            </w:r>
          </w:p>
        </w:tc>
        <w:tc>
          <w:tcPr>
            <w:tcW w:w="2200" w:type="dxa"/>
          </w:tcPr>
          <w:p w14:paraId="0F309EF2" w14:textId="77777777" w:rsidR="00825DE6" w:rsidRDefault="003931CA">
            <w:pPr>
              <w:spacing w:before="10" w:after="10"/>
            </w:pPr>
            <w:r>
              <w:rPr>
                <w:sz w:val="16"/>
              </w:rPr>
              <w:t>Iran</w:t>
            </w:r>
          </w:p>
        </w:tc>
        <w:tc>
          <w:tcPr>
            <w:tcW w:w="1000" w:type="dxa"/>
          </w:tcPr>
          <w:p w14:paraId="574E5C6A" w14:textId="77777777" w:rsidR="00825DE6" w:rsidRDefault="003931CA">
            <w:pPr>
              <w:spacing w:before="10" w:after="10"/>
              <w:jc w:val="right"/>
            </w:pPr>
            <w:r>
              <w:rPr>
                <w:sz w:val="16"/>
              </w:rPr>
              <w:t>2</w:t>
            </w:r>
          </w:p>
        </w:tc>
        <w:tc>
          <w:tcPr>
            <w:tcW w:w="1000" w:type="dxa"/>
          </w:tcPr>
          <w:p w14:paraId="743C38AE" w14:textId="77777777" w:rsidR="00825DE6" w:rsidRDefault="003931CA">
            <w:pPr>
              <w:spacing w:before="10" w:after="10"/>
              <w:jc w:val="right"/>
            </w:pPr>
            <w:r>
              <w:rPr>
                <w:sz w:val="16"/>
              </w:rPr>
              <w:t>0.0</w:t>
            </w:r>
          </w:p>
        </w:tc>
        <w:tc>
          <w:tcPr>
            <w:tcW w:w="1900" w:type="dxa"/>
          </w:tcPr>
          <w:p w14:paraId="455753D0" w14:textId="77777777" w:rsidR="00825DE6" w:rsidRDefault="003931CA">
            <w:pPr>
              <w:spacing w:before="10" w:after="10"/>
              <w:jc w:val="right"/>
            </w:pPr>
            <w:r>
              <w:rPr>
                <w:sz w:val="16"/>
              </w:rPr>
              <w:t>Cloudscene</w:t>
            </w:r>
          </w:p>
        </w:tc>
      </w:tr>
      <w:tr w:rsidR="00825DE6" w14:paraId="56F7EC53" w14:textId="77777777">
        <w:trPr>
          <w:jc w:val="center"/>
        </w:trPr>
        <w:tc>
          <w:tcPr>
            <w:tcW w:w="500" w:type="dxa"/>
          </w:tcPr>
          <w:p w14:paraId="5736D98A" w14:textId="77777777" w:rsidR="00825DE6" w:rsidRDefault="003931CA">
            <w:pPr>
              <w:spacing w:before="10" w:after="10"/>
            </w:pPr>
            <w:r>
              <w:rPr>
                <w:sz w:val="16"/>
              </w:rPr>
              <w:t>77</w:t>
            </w:r>
          </w:p>
        </w:tc>
        <w:tc>
          <w:tcPr>
            <w:tcW w:w="2200" w:type="dxa"/>
          </w:tcPr>
          <w:p w14:paraId="6E4474CC" w14:textId="77777777" w:rsidR="00825DE6" w:rsidRDefault="003931CA">
            <w:pPr>
              <w:spacing w:before="10" w:after="10"/>
            </w:pPr>
            <w:r>
              <w:rPr>
                <w:sz w:val="16"/>
              </w:rPr>
              <w:t>Ethiopia</w:t>
            </w:r>
          </w:p>
        </w:tc>
        <w:tc>
          <w:tcPr>
            <w:tcW w:w="1000" w:type="dxa"/>
          </w:tcPr>
          <w:p w14:paraId="5341A501" w14:textId="77777777" w:rsidR="00825DE6" w:rsidRDefault="003931CA">
            <w:pPr>
              <w:spacing w:before="10" w:after="10"/>
              <w:jc w:val="right"/>
            </w:pPr>
            <w:r>
              <w:rPr>
                <w:sz w:val="16"/>
              </w:rPr>
              <w:t>2</w:t>
            </w:r>
          </w:p>
        </w:tc>
        <w:tc>
          <w:tcPr>
            <w:tcW w:w="1000" w:type="dxa"/>
          </w:tcPr>
          <w:p w14:paraId="1863EA9D" w14:textId="77777777" w:rsidR="00825DE6" w:rsidRDefault="003931CA">
            <w:pPr>
              <w:spacing w:before="10" w:after="10"/>
              <w:jc w:val="right"/>
            </w:pPr>
            <w:r>
              <w:rPr>
                <w:sz w:val="16"/>
              </w:rPr>
              <w:t>0.0</w:t>
            </w:r>
          </w:p>
        </w:tc>
        <w:tc>
          <w:tcPr>
            <w:tcW w:w="1900" w:type="dxa"/>
          </w:tcPr>
          <w:p w14:paraId="4C2C34F1" w14:textId="77777777" w:rsidR="00825DE6" w:rsidRDefault="003931CA">
            <w:pPr>
              <w:spacing w:before="10" w:after="10"/>
              <w:jc w:val="right"/>
            </w:pPr>
            <w:r>
              <w:rPr>
                <w:sz w:val="16"/>
              </w:rPr>
              <w:t>Arizton</w:t>
            </w:r>
          </w:p>
        </w:tc>
      </w:tr>
      <w:tr w:rsidR="00825DE6" w14:paraId="78CC2878" w14:textId="77777777">
        <w:trPr>
          <w:jc w:val="center"/>
        </w:trPr>
        <w:tc>
          <w:tcPr>
            <w:tcW w:w="500" w:type="dxa"/>
          </w:tcPr>
          <w:p w14:paraId="0031FFC7" w14:textId="77777777" w:rsidR="00825DE6" w:rsidRDefault="003931CA">
            <w:pPr>
              <w:spacing w:before="10" w:after="10"/>
            </w:pPr>
            <w:r>
              <w:rPr>
                <w:sz w:val="16"/>
              </w:rPr>
              <w:t>78</w:t>
            </w:r>
          </w:p>
        </w:tc>
        <w:tc>
          <w:tcPr>
            <w:tcW w:w="2200" w:type="dxa"/>
          </w:tcPr>
          <w:p w14:paraId="192E1DAF" w14:textId="77777777" w:rsidR="00825DE6" w:rsidRDefault="003931CA">
            <w:pPr>
              <w:spacing w:before="10" w:after="10"/>
            </w:pPr>
            <w:r>
              <w:rPr>
                <w:sz w:val="16"/>
              </w:rPr>
              <w:t>Senegal</w:t>
            </w:r>
          </w:p>
        </w:tc>
        <w:tc>
          <w:tcPr>
            <w:tcW w:w="1000" w:type="dxa"/>
          </w:tcPr>
          <w:p w14:paraId="19357262" w14:textId="77777777" w:rsidR="00825DE6" w:rsidRDefault="003931CA">
            <w:pPr>
              <w:spacing w:before="10" w:after="10"/>
              <w:jc w:val="right"/>
            </w:pPr>
            <w:r>
              <w:rPr>
                <w:sz w:val="16"/>
              </w:rPr>
              <w:t>2</w:t>
            </w:r>
          </w:p>
        </w:tc>
        <w:tc>
          <w:tcPr>
            <w:tcW w:w="1000" w:type="dxa"/>
          </w:tcPr>
          <w:p w14:paraId="3271D71A" w14:textId="77777777" w:rsidR="00825DE6" w:rsidRDefault="003931CA">
            <w:pPr>
              <w:spacing w:before="10" w:after="10"/>
              <w:jc w:val="right"/>
            </w:pPr>
            <w:r>
              <w:rPr>
                <w:sz w:val="16"/>
              </w:rPr>
              <w:t>0.0</w:t>
            </w:r>
          </w:p>
        </w:tc>
        <w:tc>
          <w:tcPr>
            <w:tcW w:w="1900" w:type="dxa"/>
          </w:tcPr>
          <w:p w14:paraId="5455C0A4" w14:textId="77777777" w:rsidR="00825DE6" w:rsidRDefault="003931CA">
            <w:pPr>
              <w:spacing w:before="10" w:after="10"/>
              <w:jc w:val="right"/>
            </w:pPr>
            <w:r>
              <w:rPr>
                <w:sz w:val="16"/>
              </w:rPr>
              <w:t>DCMap est.</w:t>
            </w:r>
          </w:p>
        </w:tc>
      </w:tr>
      <w:tr w:rsidR="00825DE6" w14:paraId="5A74B148" w14:textId="77777777">
        <w:trPr>
          <w:jc w:val="center"/>
        </w:trPr>
        <w:tc>
          <w:tcPr>
            <w:tcW w:w="500" w:type="dxa"/>
          </w:tcPr>
          <w:p w14:paraId="4B397C14" w14:textId="77777777" w:rsidR="00825DE6" w:rsidRDefault="003931CA">
            <w:pPr>
              <w:spacing w:before="10" w:after="10"/>
            </w:pPr>
            <w:r>
              <w:rPr>
                <w:sz w:val="16"/>
              </w:rPr>
              <w:t>79</w:t>
            </w:r>
          </w:p>
        </w:tc>
        <w:tc>
          <w:tcPr>
            <w:tcW w:w="2200" w:type="dxa"/>
          </w:tcPr>
          <w:p w14:paraId="7759E819" w14:textId="77777777" w:rsidR="00825DE6" w:rsidRDefault="003931CA">
            <w:pPr>
              <w:spacing w:before="10" w:after="10"/>
            </w:pPr>
            <w:r>
              <w:rPr>
                <w:sz w:val="16"/>
              </w:rPr>
              <w:t>Turkmenistan</w:t>
            </w:r>
          </w:p>
        </w:tc>
        <w:tc>
          <w:tcPr>
            <w:tcW w:w="1000" w:type="dxa"/>
          </w:tcPr>
          <w:p w14:paraId="4F2A094F" w14:textId="77777777" w:rsidR="00825DE6" w:rsidRDefault="003931CA">
            <w:pPr>
              <w:spacing w:before="10" w:after="10"/>
              <w:jc w:val="right"/>
            </w:pPr>
            <w:r>
              <w:rPr>
                <w:sz w:val="16"/>
              </w:rPr>
              <w:t>1</w:t>
            </w:r>
          </w:p>
        </w:tc>
        <w:tc>
          <w:tcPr>
            <w:tcW w:w="1000" w:type="dxa"/>
          </w:tcPr>
          <w:p w14:paraId="1AB3E9DA" w14:textId="77777777" w:rsidR="00825DE6" w:rsidRDefault="003931CA">
            <w:pPr>
              <w:spacing w:before="10" w:after="10"/>
              <w:jc w:val="right"/>
            </w:pPr>
            <w:r>
              <w:rPr>
                <w:sz w:val="16"/>
              </w:rPr>
              <w:t>0.0</w:t>
            </w:r>
          </w:p>
        </w:tc>
        <w:tc>
          <w:tcPr>
            <w:tcW w:w="1900" w:type="dxa"/>
          </w:tcPr>
          <w:p w14:paraId="031F14FC" w14:textId="77777777" w:rsidR="00825DE6" w:rsidRDefault="003931CA">
            <w:pPr>
              <w:spacing w:before="10" w:after="10"/>
              <w:jc w:val="right"/>
            </w:pPr>
            <w:r>
              <w:rPr>
                <w:sz w:val="16"/>
              </w:rPr>
              <w:t>DCMap est.</w:t>
            </w:r>
          </w:p>
        </w:tc>
      </w:tr>
      <w:tr w:rsidR="00825DE6" w14:paraId="3DA4DE09" w14:textId="77777777">
        <w:trPr>
          <w:jc w:val="center"/>
        </w:trPr>
        <w:tc>
          <w:tcPr>
            <w:tcW w:w="500" w:type="dxa"/>
          </w:tcPr>
          <w:p w14:paraId="49C1F7AA" w14:textId="77777777" w:rsidR="00825DE6" w:rsidRDefault="003931CA">
            <w:pPr>
              <w:spacing w:before="10" w:after="10"/>
            </w:pPr>
            <w:r>
              <w:rPr>
                <w:sz w:val="16"/>
              </w:rPr>
              <w:t>80</w:t>
            </w:r>
          </w:p>
        </w:tc>
        <w:tc>
          <w:tcPr>
            <w:tcW w:w="2200" w:type="dxa"/>
          </w:tcPr>
          <w:p w14:paraId="314723CE" w14:textId="77777777" w:rsidR="00825DE6" w:rsidRDefault="003931CA">
            <w:pPr>
              <w:spacing w:before="10" w:after="10"/>
            </w:pPr>
            <w:r>
              <w:rPr>
                <w:sz w:val="16"/>
              </w:rPr>
              <w:t>Kyrgyzstan</w:t>
            </w:r>
          </w:p>
        </w:tc>
        <w:tc>
          <w:tcPr>
            <w:tcW w:w="1000" w:type="dxa"/>
          </w:tcPr>
          <w:p w14:paraId="113550A8" w14:textId="77777777" w:rsidR="00825DE6" w:rsidRDefault="003931CA">
            <w:pPr>
              <w:spacing w:before="10" w:after="10"/>
              <w:jc w:val="right"/>
            </w:pPr>
            <w:r>
              <w:rPr>
                <w:sz w:val="16"/>
              </w:rPr>
              <w:t>1</w:t>
            </w:r>
          </w:p>
        </w:tc>
        <w:tc>
          <w:tcPr>
            <w:tcW w:w="1000" w:type="dxa"/>
          </w:tcPr>
          <w:p w14:paraId="4564070F" w14:textId="77777777" w:rsidR="00825DE6" w:rsidRDefault="003931CA">
            <w:pPr>
              <w:spacing w:before="10" w:after="10"/>
              <w:jc w:val="right"/>
            </w:pPr>
            <w:r>
              <w:rPr>
                <w:sz w:val="16"/>
              </w:rPr>
              <w:t>0.0</w:t>
            </w:r>
          </w:p>
        </w:tc>
        <w:tc>
          <w:tcPr>
            <w:tcW w:w="1900" w:type="dxa"/>
          </w:tcPr>
          <w:p w14:paraId="296FB5F9" w14:textId="77777777" w:rsidR="00825DE6" w:rsidRDefault="003931CA">
            <w:pPr>
              <w:spacing w:before="10" w:after="10"/>
              <w:jc w:val="right"/>
            </w:pPr>
            <w:r>
              <w:rPr>
                <w:sz w:val="16"/>
              </w:rPr>
              <w:t>DCMap est.</w:t>
            </w:r>
          </w:p>
        </w:tc>
      </w:tr>
      <w:tr w:rsidR="00825DE6" w14:paraId="653EE754" w14:textId="77777777">
        <w:trPr>
          <w:jc w:val="center"/>
        </w:trPr>
        <w:tc>
          <w:tcPr>
            <w:tcW w:w="500" w:type="dxa"/>
          </w:tcPr>
          <w:p w14:paraId="78E6CB2B" w14:textId="77777777" w:rsidR="00825DE6" w:rsidRDefault="003931CA">
            <w:pPr>
              <w:spacing w:before="10" w:after="10"/>
            </w:pPr>
            <w:r>
              <w:rPr>
                <w:sz w:val="16"/>
              </w:rPr>
              <w:t>81</w:t>
            </w:r>
          </w:p>
        </w:tc>
        <w:tc>
          <w:tcPr>
            <w:tcW w:w="2200" w:type="dxa"/>
          </w:tcPr>
          <w:p w14:paraId="490D30E6" w14:textId="77777777" w:rsidR="00825DE6" w:rsidRDefault="003931CA">
            <w:pPr>
              <w:spacing w:before="10" w:after="10"/>
            </w:pPr>
            <w:r>
              <w:rPr>
                <w:sz w:val="16"/>
              </w:rPr>
              <w:t>Kosovo</w:t>
            </w:r>
          </w:p>
        </w:tc>
        <w:tc>
          <w:tcPr>
            <w:tcW w:w="1000" w:type="dxa"/>
          </w:tcPr>
          <w:p w14:paraId="1A19C033" w14:textId="77777777" w:rsidR="00825DE6" w:rsidRDefault="003931CA">
            <w:pPr>
              <w:spacing w:before="10" w:after="10"/>
              <w:jc w:val="right"/>
            </w:pPr>
            <w:r>
              <w:rPr>
                <w:sz w:val="16"/>
              </w:rPr>
              <w:t>1</w:t>
            </w:r>
          </w:p>
        </w:tc>
        <w:tc>
          <w:tcPr>
            <w:tcW w:w="1000" w:type="dxa"/>
          </w:tcPr>
          <w:p w14:paraId="68EF136E" w14:textId="77777777" w:rsidR="00825DE6" w:rsidRDefault="003931CA">
            <w:pPr>
              <w:spacing w:before="10" w:after="10"/>
              <w:jc w:val="right"/>
            </w:pPr>
            <w:r>
              <w:rPr>
                <w:sz w:val="16"/>
              </w:rPr>
              <w:t>0.0</w:t>
            </w:r>
          </w:p>
        </w:tc>
        <w:tc>
          <w:tcPr>
            <w:tcW w:w="1900" w:type="dxa"/>
          </w:tcPr>
          <w:p w14:paraId="36C957ED" w14:textId="77777777" w:rsidR="00825DE6" w:rsidRDefault="003931CA">
            <w:pPr>
              <w:spacing w:before="10" w:after="10"/>
              <w:jc w:val="right"/>
            </w:pPr>
            <w:r>
              <w:rPr>
                <w:sz w:val="16"/>
              </w:rPr>
              <w:t>DCMap est.</w:t>
            </w:r>
          </w:p>
        </w:tc>
      </w:tr>
      <w:tr w:rsidR="00825DE6" w14:paraId="55526BAE" w14:textId="77777777">
        <w:trPr>
          <w:jc w:val="center"/>
        </w:trPr>
        <w:tc>
          <w:tcPr>
            <w:tcW w:w="500" w:type="dxa"/>
          </w:tcPr>
          <w:p w14:paraId="393D5F40" w14:textId="77777777" w:rsidR="00825DE6" w:rsidRDefault="003931CA">
            <w:pPr>
              <w:spacing w:before="10" w:after="10"/>
            </w:pPr>
            <w:r>
              <w:rPr>
                <w:sz w:val="16"/>
              </w:rPr>
              <w:t>82</w:t>
            </w:r>
          </w:p>
        </w:tc>
        <w:tc>
          <w:tcPr>
            <w:tcW w:w="2200" w:type="dxa"/>
          </w:tcPr>
          <w:p w14:paraId="027BFD02" w14:textId="77777777" w:rsidR="00825DE6" w:rsidRDefault="003931CA">
            <w:pPr>
              <w:spacing w:before="10" w:after="10"/>
            </w:pPr>
            <w:r>
              <w:rPr>
                <w:sz w:val="16"/>
              </w:rPr>
              <w:t>Tajikistan</w:t>
            </w:r>
          </w:p>
        </w:tc>
        <w:tc>
          <w:tcPr>
            <w:tcW w:w="1000" w:type="dxa"/>
          </w:tcPr>
          <w:p w14:paraId="69A5F8A3" w14:textId="77777777" w:rsidR="00825DE6" w:rsidRDefault="003931CA">
            <w:pPr>
              <w:spacing w:before="10" w:after="10"/>
              <w:jc w:val="right"/>
            </w:pPr>
            <w:r>
              <w:rPr>
                <w:sz w:val="16"/>
              </w:rPr>
              <w:t>1</w:t>
            </w:r>
          </w:p>
        </w:tc>
        <w:tc>
          <w:tcPr>
            <w:tcW w:w="1000" w:type="dxa"/>
          </w:tcPr>
          <w:p w14:paraId="1F4066ED" w14:textId="77777777" w:rsidR="00825DE6" w:rsidRDefault="003931CA">
            <w:pPr>
              <w:spacing w:before="10" w:after="10"/>
              <w:jc w:val="right"/>
            </w:pPr>
            <w:r>
              <w:rPr>
                <w:sz w:val="16"/>
              </w:rPr>
              <w:t>0.0</w:t>
            </w:r>
          </w:p>
        </w:tc>
        <w:tc>
          <w:tcPr>
            <w:tcW w:w="1900" w:type="dxa"/>
          </w:tcPr>
          <w:p w14:paraId="04B9572F" w14:textId="77777777" w:rsidR="00825DE6" w:rsidRDefault="003931CA">
            <w:pPr>
              <w:spacing w:before="10" w:after="10"/>
              <w:jc w:val="right"/>
            </w:pPr>
            <w:r>
              <w:rPr>
                <w:sz w:val="16"/>
              </w:rPr>
              <w:t>DCMap est.</w:t>
            </w:r>
          </w:p>
        </w:tc>
      </w:tr>
      <w:tr w:rsidR="00825DE6" w14:paraId="020BD02E" w14:textId="77777777">
        <w:trPr>
          <w:jc w:val="center"/>
        </w:trPr>
        <w:tc>
          <w:tcPr>
            <w:tcW w:w="500" w:type="dxa"/>
          </w:tcPr>
          <w:p w14:paraId="55F9E899" w14:textId="77777777" w:rsidR="00825DE6" w:rsidRDefault="003931CA">
            <w:pPr>
              <w:spacing w:before="10" w:after="10"/>
            </w:pPr>
            <w:r>
              <w:rPr>
                <w:sz w:val="16"/>
              </w:rPr>
              <w:t>83</w:t>
            </w:r>
          </w:p>
        </w:tc>
        <w:tc>
          <w:tcPr>
            <w:tcW w:w="2200" w:type="dxa"/>
          </w:tcPr>
          <w:p w14:paraId="6F5D0F1E" w14:textId="77777777" w:rsidR="00825DE6" w:rsidRDefault="003931CA">
            <w:pPr>
              <w:spacing w:before="10" w:after="10"/>
            </w:pPr>
            <w:r>
              <w:rPr>
                <w:sz w:val="16"/>
              </w:rPr>
              <w:t>Montenegro</w:t>
            </w:r>
          </w:p>
        </w:tc>
        <w:tc>
          <w:tcPr>
            <w:tcW w:w="1000" w:type="dxa"/>
          </w:tcPr>
          <w:p w14:paraId="6019F46C" w14:textId="77777777" w:rsidR="00825DE6" w:rsidRDefault="003931CA">
            <w:pPr>
              <w:spacing w:before="10" w:after="10"/>
              <w:jc w:val="right"/>
            </w:pPr>
            <w:r>
              <w:rPr>
                <w:sz w:val="16"/>
              </w:rPr>
              <w:t>1</w:t>
            </w:r>
          </w:p>
        </w:tc>
        <w:tc>
          <w:tcPr>
            <w:tcW w:w="1000" w:type="dxa"/>
          </w:tcPr>
          <w:p w14:paraId="5EC2BD42" w14:textId="77777777" w:rsidR="00825DE6" w:rsidRDefault="003931CA">
            <w:pPr>
              <w:spacing w:before="10" w:after="10"/>
              <w:jc w:val="right"/>
            </w:pPr>
            <w:r>
              <w:rPr>
                <w:sz w:val="16"/>
              </w:rPr>
              <w:t>0.0</w:t>
            </w:r>
          </w:p>
        </w:tc>
        <w:tc>
          <w:tcPr>
            <w:tcW w:w="1900" w:type="dxa"/>
          </w:tcPr>
          <w:p w14:paraId="6FE367A3" w14:textId="77777777" w:rsidR="00825DE6" w:rsidRDefault="003931CA">
            <w:pPr>
              <w:spacing w:before="10" w:after="10"/>
              <w:jc w:val="right"/>
            </w:pPr>
            <w:r>
              <w:rPr>
                <w:sz w:val="16"/>
              </w:rPr>
              <w:t>DCMap est.</w:t>
            </w:r>
          </w:p>
        </w:tc>
      </w:tr>
      <w:tr w:rsidR="00825DE6" w14:paraId="0C68FADD" w14:textId="77777777">
        <w:trPr>
          <w:jc w:val="center"/>
        </w:trPr>
        <w:tc>
          <w:tcPr>
            <w:tcW w:w="500" w:type="dxa"/>
          </w:tcPr>
          <w:p w14:paraId="1A3E20D9" w14:textId="77777777" w:rsidR="00825DE6" w:rsidRDefault="003931CA">
            <w:pPr>
              <w:spacing w:before="10" w:after="10"/>
            </w:pPr>
            <w:r>
              <w:rPr>
                <w:sz w:val="16"/>
              </w:rPr>
              <w:t>84</w:t>
            </w:r>
          </w:p>
        </w:tc>
        <w:tc>
          <w:tcPr>
            <w:tcW w:w="2200" w:type="dxa"/>
          </w:tcPr>
          <w:p w14:paraId="5C7ED7C9" w14:textId="77777777" w:rsidR="00825DE6" w:rsidRDefault="003931CA">
            <w:pPr>
              <w:spacing w:before="10" w:after="10"/>
            </w:pPr>
            <w:r>
              <w:rPr>
                <w:sz w:val="16"/>
              </w:rPr>
              <w:t>Azerbaijan</w:t>
            </w:r>
          </w:p>
        </w:tc>
        <w:tc>
          <w:tcPr>
            <w:tcW w:w="1000" w:type="dxa"/>
          </w:tcPr>
          <w:p w14:paraId="09291848" w14:textId="77777777" w:rsidR="00825DE6" w:rsidRDefault="003931CA">
            <w:pPr>
              <w:spacing w:before="10" w:after="10"/>
              <w:jc w:val="right"/>
            </w:pPr>
            <w:r>
              <w:rPr>
                <w:sz w:val="16"/>
              </w:rPr>
              <w:t>1</w:t>
            </w:r>
          </w:p>
        </w:tc>
        <w:tc>
          <w:tcPr>
            <w:tcW w:w="1000" w:type="dxa"/>
          </w:tcPr>
          <w:p w14:paraId="089548F8" w14:textId="77777777" w:rsidR="00825DE6" w:rsidRDefault="003931CA">
            <w:pPr>
              <w:spacing w:before="10" w:after="10"/>
              <w:jc w:val="right"/>
            </w:pPr>
            <w:r>
              <w:rPr>
                <w:sz w:val="16"/>
              </w:rPr>
              <w:t>0.0</w:t>
            </w:r>
          </w:p>
        </w:tc>
        <w:tc>
          <w:tcPr>
            <w:tcW w:w="1900" w:type="dxa"/>
          </w:tcPr>
          <w:p w14:paraId="621CF828" w14:textId="77777777" w:rsidR="00825DE6" w:rsidRDefault="003931CA">
            <w:pPr>
              <w:spacing w:before="10" w:after="10"/>
              <w:jc w:val="right"/>
            </w:pPr>
            <w:r>
              <w:rPr>
                <w:sz w:val="16"/>
              </w:rPr>
              <w:t>Cloudscene</w:t>
            </w:r>
          </w:p>
        </w:tc>
      </w:tr>
      <w:tr w:rsidR="00825DE6" w14:paraId="0A16A705" w14:textId="77777777">
        <w:trPr>
          <w:jc w:val="center"/>
        </w:trPr>
        <w:tc>
          <w:tcPr>
            <w:tcW w:w="500" w:type="dxa"/>
          </w:tcPr>
          <w:p w14:paraId="326CAC14" w14:textId="77777777" w:rsidR="00825DE6" w:rsidRDefault="003931CA">
            <w:pPr>
              <w:spacing w:before="10" w:after="10"/>
            </w:pPr>
            <w:r>
              <w:rPr>
                <w:sz w:val="16"/>
              </w:rPr>
              <w:t>85</w:t>
            </w:r>
          </w:p>
        </w:tc>
        <w:tc>
          <w:tcPr>
            <w:tcW w:w="2200" w:type="dxa"/>
          </w:tcPr>
          <w:p w14:paraId="0E125329" w14:textId="77777777" w:rsidR="00825DE6" w:rsidRDefault="003931CA">
            <w:pPr>
              <w:spacing w:before="10" w:after="10"/>
            </w:pPr>
            <w:r>
              <w:rPr>
                <w:sz w:val="16"/>
              </w:rPr>
              <w:t>Albania</w:t>
            </w:r>
          </w:p>
        </w:tc>
        <w:tc>
          <w:tcPr>
            <w:tcW w:w="1000" w:type="dxa"/>
          </w:tcPr>
          <w:p w14:paraId="700D01D7" w14:textId="77777777" w:rsidR="00825DE6" w:rsidRDefault="003931CA">
            <w:pPr>
              <w:spacing w:before="10" w:after="10"/>
              <w:jc w:val="right"/>
            </w:pPr>
            <w:r>
              <w:rPr>
                <w:sz w:val="16"/>
              </w:rPr>
              <w:t>1</w:t>
            </w:r>
          </w:p>
        </w:tc>
        <w:tc>
          <w:tcPr>
            <w:tcW w:w="1000" w:type="dxa"/>
          </w:tcPr>
          <w:p w14:paraId="3E0C8CEB" w14:textId="77777777" w:rsidR="00825DE6" w:rsidRDefault="003931CA">
            <w:pPr>
              <w:spacing w:before="10" w:after="10"/>
              <w:jc w:val="right"/>
            </w:pPr>
            <w:r>
              <w:rPr>
                <w:sz w:val="16"/>
              </w:rPr>
              <w:t>0.0</w:t>
            </w:r>
          </w:p>
        </w:tc>
        <w:tc>
          <w:tcPr>
            <w:tcW w:w="1900" w:type="dxa"/>
          </w:tcPr>
          <w:p w14:paraId="0286D7EF" w14:textId="77777777" w:rsidR="00825DE6" w:rsidRDefault="003931CA">
            <w:pPr>
              <w:spacing w:before="10" w:after="10"/>
              <w:jc w:val="right"/>
            </w:pPr>
            <w:r>
              <w:rPr>
                <w:sz w:val="16"/>
              </w:rPr>
              <w:t>Cloudscene</w:t>
            </w:r>
          </w:p>
        </w:tc>
      </w:tr>
      <w:tr w:rsidR="00825DE6" w14:paraId="104A9C00" w14:textId="77777777">
        <w:trPr>
          <w:jc w:val="center"/>
        </w:trPr>
        <w:tc>
          <w:tcPr>
            <w:tcW w:w="500" w:type="dxa"/>
            <w:tcBorders>
              <w:bottom w:val="single" w:sz="4" w:space="0" w:color="auto"/>
            </w:tcBorders>
          </w:tcPr>
          <w:p w14:paraId="22123154" w14:textId="77777777" w:rsidR="00825DE6" w:rsidRDefault="003931CA">
            <w:pPr>
              <w:spacing w:before="10" w:after="10"/>
            </w:pPr>
            <w:r>
              <w:rPr>
                <w:sz w:val="16"/>
              </w:rPr>
              <w:t>86</w:t>
            </w:r>
          </w:p>
        </w:tc>
        <w:tc>
          <w:tcPr>
            <w:tcW w:w="2200" w:type="dxa"/>
            <w:tcBorders>
              <w:bottom w:val="single" w:sz="4" w:space="0" w:color="auto"/>
            </w:tcBorders>
          </w:tcPr>
          <w:p w14:paraId="2EFB2B10" w14:textId="77777777" w:rsidR="00825DE6" w:rsidRDefault="003931CA">
            <w:pPr>
              <w:spacing w:before="10" w:after="10"/>
            </w:pPr>
            <w:r>
              <w:rPr>
                <w:sz w:val="16"/>
              </w:rPr>
              <w:t>Greenland</w:t>
            </w:r>
          </w:p>
        </w:tc>
        <w:tc>
          <w:tcPr>
            <w:tcW w:w="1000" w:type="dxa"/>
            <w:tcBorders>
              <w:bottom w:val="single" w:sz="4" w:space="0" w:color="auto"/>
            </w:tcBorders>
          </w:tcPr>
          <w:p w14:paraId="74AFE14F" w14:textId="77777777" w:rsidR="00825DE6" w:rsidRDefault="003931CA">
            <w:pPr>
              <w:spacing w:before="10" w:after="10"/>
              <w:jc w:val="right"/>
            </w:pPr>
            <w:r>
              <w:rPr>
                <w:sz w:val="16"/>
              </w:rPr>
              <w:t>1</w:t>
            </w:r>
          </w:p>
        </w:tc>
        <w:tc>
          <w:tcPr>
            <w:tcW w:w="1000" w:type="dxa"/>
            <w:tcBorders>
              <w:bottom w:val="single" w:sz="4" w:space="0" w:color="auto"/>
            </w:tcBorders>
          </w:tcPr>
          <w:p w14:paraId="1A6389C0" w14:textId="77777777" w:rsidR="00825DE6" w:rsidRDefault="003931CA">
            <w:pPr>
              <w:spacing w:before="10" w:after="10"/>
              <w:jc w:val="right"/>
            </w:pPr>
            <w:r>
              <w:rPr>
                <w:sz w:val="16"/>
              </w:rPr>
              <w:t>0.0</w:t>
            </w:r>
          </w:p>
        </w:tc>
        <w:tc>
          <w:tcPr>
            <w:tcW w:w="1900" w:type="dxa"/>
            <w:tcBorders>
              <w:bottom w:val="single" w:sz="4" w:space="0" w:color="auto"/>
            </w:tcBorders>
          </w:tcPr>
          <w:p w14:paraId="77A85826" w14:textId="77777777" w:rsidR="00825DE6" w:rsidRDefault="003931CA">
            <w:pPr>
              <w:spacing w:before="10" w:after="10"/>
              <w:jc w:val="right"/>
            </w:pPr>
            <w:r>
              <w:rPr>
                <w:sz w:val="16"/>
              </w:rPr>
              <w:t>DCMap est.</w:t>
            </w:r>
          </w:p>
        </w:tc>
      </w:tr>
    </w:tbl>
    <w:p w14:paraId="194F5896" w14:textId="77777777" w:rsidR="00825DE6" w:rsidRDefault="003931CA">
      <w:r>
        <w:br w:type="page"/>
      </w:r>
    </w:p>
    <w:p w14:paraId="140628E5" w14:textId="77777777" w:rsidR="00825DE6" w:rsidRDefault="003931CA">
      <w:pPr>
        <w:pStyle w:val="Heading1"/>
      </w:pPr>
      <w:r>
        <w:rPr>
          <w:rFonts w:ascii="Times New Roman" w:hAnsi="Times New Roman"/>
          <w:color w:val="2F5496"/>
        </w:rPr>
        <w:t>References</w:t>
      </w:r>
    </w:p>
    <w:bookmarkStart w:id="44" w:name="Brainard1997"/>
    <w:p w14:paraId="4B5B87B9" w14:textId="77777777" w:rsidR="00825DE6" w:rsidRDefault="003931CA">
      <w:pPr>
        <w:spacing w:after="80" w:line="240" w:lineRule="auto"/>
        <w:ind w:left="720" w:hanging="720"/>
        <w:jc w:val="both"/>
      </w:pPr>
      <w:r>
        <w:fldChar w:fldCharType="begin"/>
      </w:r>
      <w:r>
        <w:instrText>HYPERLINK \l "Brainard1997txt"</w:instrText>
      </w:r>
      <w:r>
        <w:fldChar w:fldCharType="separate"/>
      </w:r>
      <w:r>
        <w:rPr>
          <w:color w:val="1F3864"/>
          <w:u w:val="single"/>
        </w:rPr>
        <w:t xml:space="preserve">Brainard, S. (1997). </w:t>
      </w:r>
      <w:r>
        <w:fldChar w:fldCharType="end"/>
      </w:r>
      <w:r>
        <w:t xml:space="preserve">“An Empirical Assessment of the Proximity-Concentration Trade-off.” </w:t>
      </w:r>
      <w:r>
        <w:rPr>
          <w:i/>
        </w:rPr>
        <w:t>American Economic Review</w:t>
      </w:r>
      <w:r>
        <w:t>, 87(4): 520–544.</w:t>
      </w:r>
      <w:bookmarkEnd w:id="44"/>
    </w:p>
    <w:bookmarkStart w:id="45" w:name="Cloudscene2025"/>
    <w:p w14:paraId="11729655" w14:textId="77777777" w:rsidR="00825DE6" w:rsidRDefault="003931CA">
      <w:pPr>
        <w:spacing w:after="80" w:line="240" w:lineRule="auto"/>
        <w:ind w:left="720" w:hanging="720"/>
        <w:jc w:val="both"/>
      </w:pPr>
      <w:r>
        <w:fldChar w:fldCharType="begin"/>
      </w:r>
      <w:r>
        <w:instrText>HYPERLINK \l "Cloudscene2025txt"</w:instrText>
      </w:r>
      <w:r>
        <w:fldChar w:fldCharType="separate"/>
      </w:r>
      <w:r>
        <w:rPr>
          <w:color w:val="1F3864"/>
          <w:u w:val="single"/>
        </w:rPr>
        <w:t xml:space="preserve">Cloudscene. </w:t>
      </w:r>
      <w:r>
        <w:fldChar w:fldCharType="end"/>
      </w:r>
      <w:r>
        <w:t xml:space="preserve">(2025). </w:t>
      </w:r>
      <w:r>
        <w:rPr>
          <w:i/>
        </w:rPr>
        <w:t>Global Data Center Directory</w:t>
      </w:r>
      <w:r>
        <w:t>. cloudscene.com.</w:t>
      </w:r>
      <w:bookmarkEnd w:id="45"/>
    </w:p>
    <w:bookmarkStart w:id="46" w:name="Deloitte2025"/>
    <w:p w14:paraId="73FDF159" w14:textId="77777777" w:rsidR="00825DE6" w:rsidRDefault="003931CA">
      <w:pPr>
        <w:spacing w:after="80" w:line="240" w:lineRule="auto"/>
        <w:ind w:left="720" w:hanging="720"/>
        <w:jc w:val="both"/>
      </w:pPr>
      <w:r>
        <w:fldChar w:fldCharType="begin"/>
      </w:r>
      <w:r>
        <w:instrText>HYPERLINK \l "Deloitte2025txt"</w:instrText>
      </w:r>
      <w:r>
        <w:fldChar w:fldCharType="separate"/>
      </w:r>
      <w:r>
        <w:rPr>
          <w:color w:val="1F3864"/>
          <w:u w:val="single"/>
        </w:rPr>
        <w:t xml:space="preserve">Deloitte. (2025). </w:t>
      </w:r>
      <w:r>
        <w:fldChar w:fldCharType="end"/>
      </w:r>
      <w:r>
        <w:t xml:space="preserve">“Technology, Media, and Telecommunications Predictions 2026.” </w:t>
      </w:r>
      <w:r>
        <w:rPr>
          <w:i/>
        </w:rPr>
        <w:t>Deloitte Insights</w:t>
      </w:r>
      <w:r>
        <w:t>.</w:t>
      </w:r>
      <w:bookmarkEnd w:id="46"/>
    </w:p>
    <w:bookmarkStart w:id="47" w:name="EIA2025"/>
    <w:p w14:paraId="7020E58E" w14:textId="77777777" w:rsidR="00825DE6" w:rsidRDefault="003931CA">
      <w:pPr>
        <w:spacing w:after="80" w:line="240" w:lineRule="auto"/>
        <w:ind w:left="720" w:hanging="720"/>
        <w:jc w:val="both"/>
      </w:pPr>
      <w:r>
        <w:fldChar w:fldCharType="begin"/>
      </w:r>
      <w:r>
        <w:instrText>HYPERLINK \l "EIA2025txt"</w:instrText>
      </w:r>
      <w:r>
        <w:fldChar w:fldCharType="separate"/>
      </w:r>
      <w:r>
        <w:rPr>
          <w:color w:val="1F3864"/>
          <w:u w:val="single"/>
        </w:rPr>
        <w:t xml:space="preserve">EIA. </w:t>
      </w:r>
      <w:r>
        <w:fldChar w:fldCharType="end"/>
      </w:r>
      <w:r>
        <w:t xml:space="preserve">(2025). </w:t>
      </w:r>
      <w:r>
        <w:rPr>
          <w:i/>
        </w:rPr>
        <w:t>Electric Power Monthly</w:t>
      </w:r>
      <w:r>
        <w:t>. U.S. Energy Information Administration.</w:t>
      </w:r>
      <w:bookmarkEnd w:id="47"/>
    </w:p>
    <w:bookmarkStart w:id="48" w:name="EpochAI2024"/>
    <w:p w14:paraId="39136D1A" w14:textId="77777777" w:rsidR="00825DE6" w:rsidRDefault="003931CA">
      <w:pPr>
        <w:spacing w:after="80" w:line="240" w:lineRule="auto"/>
        <w:ind w:left="720" w:hanging="720"/>
        <w:jc w:val="both"/>
      </w:pPr>
      <w:r>
        <w:fldChar w:fldCharType="begin"/>
      </w:r>
      <w:r>
        <w:instrText>HYPERLINK \l "EpochAI2024txt"</w:instrText>
      </w:r>
      <w:r>
        <w:fldChar w:fldCharType="separate"/>
      </w:r>
      <w:r>
        <w:rPr>
          <w:color w:val="1F3864"/>
          <w:u w:val="single"/>
        </w:rPr>
        <w:t xml:space="preserve">Epoch AI. (2024). </w:t>
      </w:r>
      <w:r>
        <w:fldChar w:fldCharType="end"/>
      </w:r>
      <w:r>
        <w:t>“The Training Compute of Notable AI Models.” epochai.org.</w:t>
      </w:r>
      <w:bookmarkEnd w:id="48"/>
    </w:p>
    <w:bookmarkStart w:id="49" w:name="EPRI2024"/>
    <w:p w14:paraId="394D434E" w14:textId="77777777" w:rsidR="00825DE6" w:rsidRDefault="003931CA">
      <w:pPr>
        <w:spacing w:after="80" w:line="240" w:lineRule="auto"/>
        <w:ind w:left="720" w:hanging="720"/>
        <w:jc w:val="both"/>
      </w:pPr>
      <w:r>
        <w:fldChar w:fldCharType="begin"/>
      </w:r>
      <w:r>
        <w:instrText>HYPERLINK \l "EPRI2024txt"</w:instrText>
      </w:r>
      <w:r>
        <w:fldChar w:fldCharType="separate"/>
      </w:r>
      <w:r>
        <w:rPr>
          <w:color w:val="1F3864"/>
          <w:u w:val="single"/>
        </w:rPr>
        <w:t xml:space="preserve">EPRI. (2024). </w:t>
      </w:r>
      <w:r>
        <w:fldChar w:fldCharType="end"/>
      </w:r>
      <w:r>
        <w:t>“Powering Intelligence: Analyzing AI and Data Center Energy Consumption.” Electric Power Research Institute.</w:t>
      </w:r>
      <w:bookmarkEnd w:id="49"/>
    </w:p>
    <w:bookmarkStart w:id="50" w:name="Eurostat2025"/>
    <w:p w14:paraId="641BDE67" w14:textId="77777777" w:rsidR="00825DE6" w:rsidRDefault="003931CA">
      <w:pPr>
        <w:spacing w:after="80" w:line="240" w:lineRule="auto"/>
        <w:ind w:left="720" w:hanging="720"/>
        <w:jc w:val="both"/>
      </w:pPr>
      <w:r>
        <w:fldChar w:fldCharType="begin"/>
      </w:r>
      <w:r>
        <w:instrText>HYPERLINK \l "Eurostat2025txt"</w:instrText>
      </w:r>
      <w:r>
        <w:fldChar w:fldCharType="separate"/>
      </w:r>
      <w:r>
        <w:rPr>
          <w:color w:val="1F3864"/>
          <w:u w:val="single"/>
        </w:rPr>
        <w:t xml:space="preserve">Eurostat. </w:t>
      </w:r>
      <w:r>
        <w:fldChar w:fldCharType="end"/>
      </w:r>
      <w:r>
        <w:t xml:space="preserve">(2025). </w:t>
      </w:r>
      <w:r>
        <w:rPr>
          <w:i/>
        </w:rPr>
        <w:t>Electricity Prices for Non-Household Consumers (nrg_pc_205)</w:t>
      </w:r>
      <w:r>
        <w:t>. Luxembourg: Eurostat.</w:t>
      </w:r>
      <w:bookmarkEnd w:id="50"/>
    </w:p>
    <w:bookmarkStart w:id="51" w:name="Firebird2026"/>
    <w:p w14:paraId="1C2FF1CF" w14:textId="77777777" w:rsidR="00825DE6" w:rsidRDefault="003931CA">
      <w:pPr>
        <w:spacing w:after="80" w:line="240" w:lineRule="auto"/>
        <w:ind w:left="720" w:hanging="720"/>
        <w:jc w:val="both"/>
      </w:pPr>
      <w:r>
        <w:fldChar w:fldCharType="begin"/>
      </w:r>
      <w:r>
        <w:instrText>HYPERLINK \l "Firebird2026txt"</w:instrText>
      </w:r>
      <w:r>
        <w:fldChar w:fldCharType="separate"/>
      </w:r>
      <w:r>
        <w:rPr>
          <w:color w:val="1F3864"/>
          <w:u w:val="single"/>
        </w:rPr>
        <w:t xml:space="preserve">Firebird. (2026). </w:t>
      </w:r>
      <w:r>
        <w:fldChar w:fldCharType="end"/>
      </w:r>
      <w:r>
        <w:t>“Phase 2 of Armenia AI Megaproject, Scaling to $4 Billion and 50,000 GPUs.” Press release, January 2026.</w:t>
      </w:r>
      <w:bookmarkEnd w:id="51"/>
    </w:p>
    <w:bookmarkStart w:id="52" w:name="Flucker2013"/>
    <w:p w14:paraId="765C4440" w14:textId="77777777" w:rsidR="00825DE6" w:rsidRDefault="003931CA">
      <w:pPr>
        <w:spacing w:after="80" w:line="240" w:lineRule="auto"/>
        <w:ind w:left="720" w:hanging="720"/>
        <w:jc w:val="both"/>
      </w:pPr>
      <w:r>
        <w:fldChar w:fldCharType="begin"/>
      </w:r>
      <w:r>
        <w:instrText>HYPERLINK \l "Flucker2013txt"</w:instrText>
      </w:r>
      <w:r>
        <w:fldChar w:fldCharType="separate"/>
      </w:r>
      <w:r>
        <w:rPr>
          <w:color w:val="1F3864"/>
          <w:u w:val="single"/>
        </w:rPr>
        <w:t xml:space="preserve">Flucker, S., R. Tozer, and R. Whitehead. (2013). </w:t>
      </w:r>
      <w:r>
        <w:fldChar w:fldCharType="end"/>
      </w:r>
      <w:r>
        <w:t xml:space="preserve">“Data Centre Energy Efficiency Analysis.” </w:t>
      </w:r>
      <w:r>
        <w:rPr>
          <w:i/>
        </w:rPr>
        <w:t>Building Services Engineering Research and Technology</w:t>
      </w:r>
      <w:r>
        <w:t>, 34(1): 103–117.</w:t>
      </w:r>
      <w:bookmarkEnd w:id="52"/>
    </w:p>
    <w:bookmarkStart w:id="53" w:name="GlobalPetrolPrices2025"/>
    <w:p w14:paraId="4CB331FA" w14:textId="77777777" w:rsidR="00825DE6" w:rsidRDefault="003931CA">
      <w:pPr>
        <w:spacing w:after="80" w:line="240" w:lineRule="auto"/>
        <w:ind w:left="720" w:hanging="720"/>
        <w:jc w:val="both"/>
      </w:pPr>
      <w:r>
        <w:fldChar w:fldCharType="begin"/>
      </w:r>
      <w:r>
        <w:instrText>HYPERLINK \l "GlobalPetrolPrices2025txt"</w:instrText>
      </w:r>
      <w:r>
        <w:fldChar w:fldCharType="separate"/>
      </w:r>
      <w:r>
        <w:rPr>
          <w:color w:val="1F3864"/>
          <w:u w:val="single"/>
        </w:rPr>
        <w:t xml:space="preserve">GlobalPetrolPrices. </w:t>
      </w:r>
      <w:r>
        <w:fldChar w:fldCharType="end"/>
      </w:r>
      <w:r>
        <w:t xml:space="preserve">(2025). </w:t>
      </w:r>
      <w:r>
        <w:rPr>
          <w:i/>
        </w:rPr>
        <w:t>Electricity Prices Around the World</w:t>
      </w:r>
      <w:r>
        <w:t>. globalpetrolprices.com.</w:t>
      </w:r>
      <w:bookmarkEnd w:id="53"/>
    </w:p>
    <w:bookmarkStart w:id="54" w:name="Goldfarb2018"/>
    <w:p w14:paraId="11911EDD" w14:textId="77777777" w:rsidR="00825DE6" w:rsidRDefault="003931CA">
      <w:pPr>
        <w:spacing w:after="80" w:line="240" w:lineRule="auto"/>
        <w:ind w:left="720" w:hanging="720"/>
        <w:jc w:val="both"/>
      </w:pPr>
      <w:r>
        <w:fldChar w:fldCharType="begin"/>
      </w:r>
      <w:r>
        <w:instrText>HYPERLINK \l "Goldfarb2018txt"</w:instrText>
      </w:r>
      <w:r>
        <w:fldChar w:fldCharType="separate"/>
      </w:r>
      <w:r>
        <w:rPr>
          <w:color w:val="1F3864"/>
          <w:u w:val="single"/>
        </w:rPr>
        <w:t xml:space="preserve">Goldfarb, A., and D. Trefler. (2018). </w:t>
      </w:r>
      <w:r>
        <w:fldChar w:fldCharType="end"/>
      </w:r>
      <w:r>
        <w:t xml:space="preserve">“AI and International Trade.” In </w:t>
      </w:r>
      <w:r>
        <w:rPr>
          <w:i/>
        </w:rPr>
        <w:t>The Economics of Artificial Intelligence</w:t>
      </w:r>
      <w:r>
        <w:t>. Chicago: Univ. of Chicago Press, pp. 463–492.</w:t>
      </w:r>
      <w:bookmarkEnd w:id="54"/>
    </w:p>
    <w:bookmarkStart w:id="55" w:name="Grossman2008"/>
    <w:p w14:paraId="0759AC00" w14:textId="77777777" w:rsidR="00825DE6" w:rsidRDefault="003931CA">
      <w:pPr>
        <w:spacing w:after="80" w:line="240" w:lineRule="auto"/>
        <w:ind w:left="720" w:hanging="720"/>
        <w:jc w:val="both"/>
      </w:pPr>
      <w:r>
        <w:fldChar w:fldCharType="begin"/>
      </w:r>
      <w:r>
        <w:instrText>HYPERLINK \l "Grossman2008txt"</w:instrText>
      </w:r>
      <w:r>
        <w:fldChar w:fldCharType="separate"/>
      </w:r>
      <w:r>
        <w:rPr>
          <w:color w:val="1F3864"/>
          <w:u w:val="single"/>
        </w:rPr>
        <w:t xml:space="preserve">Grossman, G., and E. Rossi-Hansberg. (2008). </w:t>
      </w:r>
      <w:r>
        <w:fldChar w:fldCharType="end"/>
      </w:r>
      <w:r>
        <w:t xml:space="preserve">“Trading Tasks: A Simple Theory of Offshoring.” </w:t>
      </w:r>
      <w:r>
        <w:rPr>
          <w:i/>
        </w:rPr>
        <w:t>American Economic Review</w:t>
      </w:r>
      <w:r>
        <w:t>, 98(5): 1978–1997.</w:t>
      </w:r>
      <w:bookmarkEnd w:id="55"/>
    </w:p>
    <w:bookmarkStart w:id="56" w:name="Hausmann2007"/>
    <w:p w14:paraId="162839D2" w14:textId="77777777" w:rsidR="00825DE6" w:rsidRDefault="003931CA">
      <w:pPr>
        <w:spacing w:after="80" w:line="240" w:lineRule="auto"/>
        <w:ind w:left="720" w:hanging="720"/>
        <w:jc w:val="both"/>
      </w:pPr>
      <w:r>
        <w:fldChar w:fldCharType="begin"/>
      </w:r>
      <w:r>
        <w:instrText>HYPERLINK \l "Hausmann2007txt"</w:instrText>
      </w:r>
      <w:r>
        <w:fldChar w:fldCharType="separate"/>
      </w:r>
      <w:r>
        <w:rPr>
          <w:color w:val="1F3864"/>
          <w:u w:val="single"/>
        </w:rPr>
        <w:t xml:space="preserve">Hausmann, R., J. Hwang, and D. Rodrik. (2007). </w:t>
      </w:r>
      <w:r>
        <w:fldChar w:fldCharType="end"/>
      </w:r>
      <w:r>
        <w:t xml:space="preserve">“What You Export Matters.” </w:t>
      </w:r>
      <w:r>
        <w:rPr>
          <w:i/>
        </w:rPr>
        <w:t>Journal of Economic Growth</w:t>
      </w:r>
      <w:r>
        <w:t>, 12(1): 1–25.</w:t>
      </w:r>
      <w:bookmarkEnd w:id="56"/>
    </w:p>
    <w:bookmarkStart w:id="57" w:name="HMY2004"/>
    <w:p w14:paraId="203EDB26" w14:textId="77777777" w:rsidR="00825DE6" w:rsidRDefault="003931CA">
      <w:pPr>
        <w:spacing w:after="80" w:line="240" w:lineRule="auto"/>
        <w:ind w:left="720" w:hanging="720"/>
        <w:jc w:val="both"/>
      </w:pPr>
      <w:r>
        <w:fldChar w:fldCharType="begin"/>
      </w:r>
      <w:r>
        <w:instrText>HYPERLINK \l "HMY2004txt"</w:instrText>
      </w:r>
      <w:r>
        <w:fldChar w:fldCharType="separate"/>
      </w:r>
      <w:r>
        <w:rPr>
          <w:color w:val="1F3864"/>
          <w:u w:val="single"/>
        </w:rPr>
        <w:t xml:space="preserve">Helpman, E., M. Melitz, and S. Yeaple. (2004). </w:t>
      </w:r>
      <w:r>
        <w:fldChar w:fldCharType="end"/>
      </w:r>
      <w:r>
        <w:t xml:space="preserve">“Export Versus FDI with Heterogeneous Firms.” </w:t>
      </w:r>
      <w:r>
        <w:rPr>
          <w:i/>
        </w:rPr>
        <w:t>American Economic Review</w:t>
      </w:r>
      <w:r>
        <w:t>, 94(1): 300–316.</w:t>
      </w:r>
      <w:bookmarkEnd w:id="57"/>
    </w:p>
    <w:bookmarkStart w:id="58" w:name="Hersbach2020"/>
    <w:p w14:paraId="2669FA94" w14:textId="77777777" w:rsidR="00825DE6" w:rsidRDefault="003931CA">
      <w:pPr>
        <w:spacing w:after="80" w:line="240" w:lineRule="auto"/>
        <w:ind w:left="720" w:hanging="720"/>
        <w:jc w:val="both"/>
      </w:pPr>
      <w:r>
        <w:fldChar w:fldCharType="begin"/>
      </w:r>
      <w:r>
        <w:instrText>HYPERLINK \l "Hersbach2020txt"</w:instrText>
      </w:r>
      <w:r>
        <w:fldChar w:fldCharType="separate"/>
      </w:r>
      <w:r>
        <w:rPr>
          <w:color w:val="1F3864"/>
          <w:u w:val="single"/>
        </w:rPr>
        <w:t xml:space="preserve">Hersbach, H., et al. (2020). </w:t>
      </w:r>
      <w:r>
        <w:fldChar w:fldCharType="end"/>
      </w:r>
      <w:r>
        <w:t xml:space="preserve">“The ERA5 Global Reanalysis.” </w:t>
      </w:r>
      <w:r>
        <w:rPr>
          <w:i/>
        </w:rPr>
        <w:t>Quarterly Journal of the Royal Meteorological Society</w:t>
      </w:r>
      <w:r>
        <w:t>, 146(730): 1999–2049.</w:t>
      </w:r>
      <w:bookmarkEnd w:id="58"/>
    </w:p>
    <w:bookmarkStart w:id="59" w:name="Hummels2013"/>
    <w:p w14:paraId="4ABEB4F7" w14:textId="77777777" w:rsidR="00825DE6" w:rsidRDefault="003931CA">
      <w:pPr>
        <w:spacing w:after="80" w:line="240" w:lineRule="auto"/>
        <w:ind w:left="720" w:hanging="720"/>
        <w:jc w:val="both"/>
      </w:pPr>
      <w:r>
        <w:fldChar w:fldCharType="begin"/>
      </w:r>
      <w:r>
        <w:instrText>HYPERLINK \l "Hummels2013txt"</w:instrText>
      </w:r>
      <w:r>
        <w:fldChar w:fldCharType="separate"/>
      </w:r>
      <w:r>
        <w:rPr>
          <w:color w:val="1F3864"/>
          <w:u w:val="single"/>
        </w:rPr>
        <w:t xml:space="preserve">Hummels, D., and G. Schaur. (2013). </w:t>
      </w:r>
      <w:r>
        <w:fldChar w:fldCharType="end"/>
      </w:r>
      <w:r>
        <w:t xml:space="preserve">“Time as a Trade Barrier.” </w:t>
      </w:r>
      <w:r>
        <w:rPr>
          <w:i/>
        </w:rPr>
        <w:t>American Economic Review</w:t>
      </w:r>
      <w:r>
        <w:t>, 103(7): 2935–2959.</w:t>
      </w:r>
      <w:bookmarkEnd w:id="59"/>
    </w:p>
    <w:bookmarkStart w:id="60" w:name="IEA2025"/>
    <w:p w14:paraId="11314039" w14:textId="77777777" w:rsidR="00825DE6" w:rsidRDefault="003931CA">
      <w:pPr>
        <w:spacing w:after="80" w:line="240" w:lineRule="auto"/>
        <w:ind w:left="720" w:hanging="720"/>
        <w:jc w:val="both"/>
      </w:pPr>
      <w:r>
        <w:fldChar w:fldCharType="begin"/>
      </w:r>
      <w:r>
        <w:instrText>HYPERLINK \l "IEA2025txt"</w:instrText>
      </w:r>
      <w:r>
        <w:fldChar w:fldCharType="separate"/>
      </w:r>
      <w:r>
        <w:rPr>
          <w:color w:val="1F3864"/>
          <w:u w:val="single"/>
        </w:rPr>
        <w:t xml:space="preserve">IEA. (2025). </w:t>
      </w:r>
      <w:r>
        <w:fldChar w:fldCharType="end"/>
      </w:r>
      <w:r>
        <w:t>“Energy Demand from AI.” Published online at iea.org.</w:t>
      </w:r>
      <w:bookmarkEnd w:id="60"/>
    </w:p>
    <w:bookmarkStart w:id="61" w:name="IMF2025"/>
    <w:p w14:paraId="2979920A" w14:textId="77777777" w:rsidR="00825DE6" w:rsidRDefault="003931CA">
      <w:pPr>
        <w:spacing w:after="80" w:line="240" w:lineRule="auto"/>
        <w:ind w:left="720" w:hanging="720"/>
        <w:jc w:val="both"/>
      </w:pPr>
      <w:r>
        <w:fldChar w:fldCharType="begin"/>
      </w:r>
      <w:r>
        <w:instrText>HYPERLINK \l "IMF2025txt"</w:instrText>
      </w:r>
      <w:r>
        <w:fldChar w:fldCharType="separate"/>
      </w:r>
      <w:r>
        <w:rPr>
          <w:color w:val="1F3864"/>
          <w:u w:val="single"/>
        </w:rPr>
        <w:t xml:space="preserve">IMF. (2025). </w:t>
      </w:r>
      <w:r>
        <w:fldChar w:fldCharType="end"/>
      </w:r>
      <w:r>
        <w:t xml:space="preserve">“Fossil Fuel Subsidies Data: 2025 Update.” </w:t>
      </w:r>
      <w:r>
        <w:rPr>
          <w:i/>
        </w:rPr>
        <w:t>IMF Working Paper</w:t>
      </w:r>
      <w:r>
        <w:t xml:space="preserve"> WP/25/270.</w:t>
      </w:r>
      <w:bookmarkEnd w:id="61"/>
    </w:p>
    <w:bookmarkStart w:id="62" w:name="Korinek2021"/>
    <w:p w14:paraId="37E4607A" w14:textId="77777777" w:rsidR="00825DE6" w:rsidRDefault="003931CA">
      <w:pPr>
        <w:spacing w:after="80" w:line="240" w:lineRule="auto"/>
        <w:ind w:left="720" w:hanging="720"/>
        <w:jc w:val="both"/>
      </w:pPr>
      <w:r>
        <w:fldChar w:fldCharType="begin"/>
      </w:r>
      <w:r>
        <w:instrText>HYPERLINK \l "Korinek2021txt"</w:instrText>
      </w:r>
      <w:r>
        <w:fldChar w:fldCharType="separate"/>
      </w:r>
      <w:r>
        <w:rPr>
          <w:color w:val="1F3864"/>
          <w:u w:val="single"/>
        </w:rPr>
        <w:t xml:space="preserve">Korinek, A., and J. Stiglitz. (2021). </w:t>
      </w:r>
      <w:r>
        <w:fldChar w:fldCharType="end"/>
      </w:r>
      <w:r>
        <w:t xml:space="preserve">“AI, Globalization, and Strategies for Economic Development.” </w:t>
      </w:r>
      <w:r>
        <w:rPr>
          <w:i/>
        </w:rPr>
        <w:t>NBER Working Paper</w:t>
      </w:r>
      <w:r>
        <w:t xml:space="preserve"> No. 28453.</w:t>
      </w:r>
      <w:bookmarkEnd w:id="62"/>
    </w:p>
    <w:bookmarkStart w:id="63" w:name="Krugman1991"/>
    <w:p w14:paraId="4F55EFCD" w14:textId="77777777" w:rsidR="00825DE6" w:rsidRDefault="003931CA">
      <w:pPr>
        <w:spacing w:after="80" w:line="240" w:lineRule="auto"/>
        <w:ind w:left="720" w:hanging="720"/>
        <w:jc w:val="both"/>
      </w:pPr>
      <w:r>
        <w:fldChar w:fldCharType="begin"/>
      </w:r>
      <w:r>
        <w:instrText>HYPERLINK \l "Krugman1991txt"</w:instrText>
      </w:r>
      <w:r>
        <w:fldChar w:fldCharType="separate"/>
      </w:r>
      <w:r>
        <w:rPr>
          <w:color w:val="1F3864"/>
          <w:u w:val="single"/>
        </w:rPr>
        <w:t xml:space="preserve">Krugman, P. (1991). </w:t>
      </w:r>
      <w:r>
        <w:fldChar w:fldCharType="end"/>
      </w:r>
      <w:r>
        <w:t xml:space="preserve">“Increasing Returns and Economic Geography.” </w:t>
      </w:r>
      <w:r>
        <w:rPr>
          <w:i/>
        </w:rPr>
        <w:t>Journal of Political Economy</w:t>
      </w:r>
      <w:r>
        <w:t>, 99(3): 483–499.</w:t>
      </w:r>
      <w:bookmarkEnd w:id="63"/>
    </w:p>
    <w:bookmarkStart w:id="64" w:name="Lazard2025"/>
    <w:p w14:paraId="2EDD7041" w14:textId="77777777" w:rsidR="00825DE6" w:rsidRDefault="003931CA">
      <w:pPr>
        <w:spacing w:after="80" w:line="240" w:lineRule="auto"/>
        <w:ind w:left="720" w:hanging="720"/>
        <w:jc w:val="both"/>
      </w:pPr>
      <w:r>
        <w:fldChar w:fldCharType="begin"/>
      </w:r>
      <w:r>
        <w:instrText>HYPERLINK \l "Lazard2025txt"</w:instrText>
      </w:r>
      <w:r>
        <w:fldChar w:fldCharType="separate"/>
      </w:r>
      <w:r>
        <w:rPr>
          <w:color w:val="1F3864"/>
          <w:u w:val="single"/>
        </w:rPr>
        <w:t xml:space="preserve">Lazard. </w:t>
      </w:r>
      <w:r>
        <w:fldChar w:fldCharType="end"/>
      </w:r>
      <w:r>
        <w:t xml:space="preserve">(2025). </w:t>
      </w:r>
      <w:r>
        <w:rPr>
          <w:i/>
        </w:rPr>
        <w:t>Lazard’s Levelized Cost of Energy Analysis, Version 17.0</w:t>
      </w:r>
      <w:r>
        <w:t>. lazard.com.</w:t>
      </w:r>
      <w:bookmarkEnd w:id="64"/>
    </w:p>
    <w:bookmarkStart w:id="65" w:name="Lehdonvirta2024"/>
    <w:p w14:paraId="00282CDB" w14:textId="77777777" w:rsidR="00825DE6" w:rsidRDefault="003931CA">
      <w:pPr>
        <w:spacing w:after="80" w:line="240" w:lineRule="auto"/>
        <w:ind w:left="720" w:hanging="720"/>
        <w:jc w:val="both"/>
      </w:pPr>
      <w:r>
        <w:fldChar w:fldCharType="begin"/>
      </w:r>
      <w:r>
        <w:instrText>HYPERLINK \l "Lehdonvirta2024txt"</w:instrText>
      </w:r>
      <w:r>
        <w:fldChar w:fldCharType="separate"/>
      </w:r>
      <w:r>
        <w:rPr>
          <w:color w:val="1F3864"/>
          <w:u w:val="single"/>
        </w:rPr>
        <w:t xml:space="preserve">Lehdonvirta, V., B. Wu, and Z. Hawkins. (2024). </w:t>
      </w:r>
      <w:r>
        <w:fldChar w:fldCharType="end"/>
      </w:r>
      <w:r>
        <w:t xml:space="preserve">“Compute North vs. Compute South: The Uneven Possibilities of Compute-Based AI Governance Around the Globe.” </w:t>
      </w:r>
      <w:r>
        <w:rPr>
          <w:i/>
        </w:rPr>
        <w:t>Proceedings of the AAAI/ACM Conference on AI, Ethics, and Society</w:t>
      </w:r>
      <w:r>
        <w:t>, 7(1): 828–838.</w:t>
      </w:r>
      <w:bookmarkEnd w:id="65"/>
    </w:p>
    <w:bookmarkStart w:id="66" w:name="Limao2001"/>
    <w:p w14:paraId="204D8CBA" w14:textId="77777777" w:rsidR="00825DE6" w:rsidRDefault="003931CA">
      <w:pPr>
        <w:spacing w:after="80" w:line="240" w:lineRule="auto"/>
        <w:ind w:left="720" w:hanging="720"/>
        <w:jc w:val="both"/>
      </w:pPr>
      <w:r>
        <w:fldChar w:fldCharType="begin"/>
      </w:r>
      <w:r>
        <w:instrText>HYPERLINK \l "Limao2001txt"</w:instrText>
      </w:r>
      <w:r>
        <w:fldChar w:fldCharType="separate"/>
      </w:r>
      <w:r>
        <w:rPr>
          <w:color w:val="1F3864"/>
          <w:u w:val="single"/>
        </w:rPr>
        <w:t xml:space="preserve">Limão, N., and A. Venables. (2001). </w:t>
      </w:r>
      <w:r>
        <w:fldChar w:fldCharType="end"/>
      </w:r>
      <w:r>
        <w:t xml:space="preserve">“Infrastructure, Geographical Disadvantage, Transport Costs, and Trade.” </w:t>
      </w:r>
      <w:bookmarkStart w:id="67" w:name="WorldBank2024txt"/>
      <w:r>
        <w:fldChar w:fldCharType="begin"/>
      </w:r>
      <w:r>
        <w:instrText>HYPERLINK \l "WorldBank2024"</w:instrText>
      </w:r>
      <w:r>
        <w:fldChar w:fldCharType="separate"/>
      </w:r>
      <w:r>
        <w:rPr>
          <w:i/>
          <w:color w:val="1F3864"/>
          <w:u w:val="single"/>
        </w:rPr>
        <w:t>World Bank</w:t>
      </w:r>
      <w:r>
        <w:fldChar w:fldCharType="end"/>
      </w:r>
      <w:bookmarkEnd w:id="67"/>
      <w:r>
        <w:rPr>
          <w:i/>
        </w:rPr>
        <w:t xml:space="preserve"> Economic Review</w:t>
      </w:r>
      <w:r>
        <w:t>, 15(3): 451–479.</w:t>
      </w:r>
      <w:bookmarkEnd w:id="66"/>
    </w:p>
    <w:bookmarkStart w:id="68" w:name="Liu2023"/>
    <w:p w14:paraId="5A1C73C4" w14:textId="77777777" w:rsidR="00825DE6" w:rsidRDefault="003931CA">
      <w:pPr>
        <w:spacing w:after="80" w:line="240" w:lineRule="auto"/>
        <w:ind w:left="720" w:hanging="720"/>
        <w:jc w:val="both"/>
      </w:pPr>
      <w:r>
        <w:fldChar w:fldCharType="begin"/>
      </w:r>
      <w:r>
        <w:instrText>HYPERLINK \l "Liu2023txt"</w:instrText>
      </w:r>
      <w:r>
        <w:fldChar w:fldCharType="separate"/>
      </w:r>
      <w:r>
        <w:rPr>
          <w:color w:val="1F3864"/>
          <w:u w:val="single"/>
        </w:rPr>
        <w:t xml:space="preserve">Liu, Z., A. Wierman, Y. Chen, B. Raber, and J. Moriarty. (2023). </w:t>
      </w:r>
      <w:r>
        <w:fldChar w:fldCharType="end"/>
      </w:r>
      <w:r>
        <w:t xml:space="preserve">“Sustainability of Data Center Digital Twins.” </w:t>
      </w:r>
      <w:r>
        <w:rPr>
          <w:i/>
        </w:rPr>
        <w:t>Proceedings of ACM e-Energy</w:t>
      </w:r>
      <w:r>
        <w:t>, pp. 178–189.</w:t>
      </w:r>
      <w:bookmarkEnd w:id="68"/>
    </w:p>
    <w:bookmarkStart w:id="69" w:name="NVIDIA2024"/>
    <w:p w14:paraId="10921746" w14:textId="77777777" w:rsidR="00825DE6" w:rsidRDefault="003931CA">
      <w:pPr>
        <w:spacing w:after="80" w:line="240" w:lineRule="auto"/>
        <w:ind w:left="720" w:hanging="720"/>
        <w:jc w:val="both"/>
      </w:pPr>
      <w:r>
        <w:fldChar w:fldCharType="begin"/>
      </w:r>
      <w:r>
        <w:instrText>HYPERLINK \l "NVIDIA2024txt"</w:instrText>
      </w:r>
      <w:r>
        <w:fldChar w:fldCharType="separate"/>
      </w:r>
      <w:r>
        <w:rPr>
          <w:color w:val="1F3864"/>
          <w:u w:val="single"/>
        </w:rPr>
        <w:t xml:space="preserve">NVIDIA. </w:t>
      </w:r>
      <w:r>
        <w:fldChar w:fldCharType="end"/>
      </w:r>
      <w:r>
        <w:t xml:space="preserve">(2024). </w:t>
      </w:r>
      <w:r>
        <w:rPr>
          <w:i/>
        </w:rPr>
        <w:t>NVIDIA H100 Tensor Core GPU Datasheet</w:t>
      </w:r>
      <w:r>
        <w:t>. nvidia.com.</w:t>
      </w:r>
      <w:bookmarkEnd w:id="69"/>
    </w:p>
    <w:bookmarkStart w:id="70" w:name="Oltmanns2021"/>
    <w:p w14:paraId="4F938F94" w14:textId="77777777" w:rsidR="00825DE6" w:rsidRDefault="003931CA">
      <w:pPr>
        <w:spacing w:after="80" w:line="240" w:lineRule="auto"/>
        <w:ind w:left="720" w:hanging="720"/>
        <w:jc w:val="both"/>
      </w:pPr>
      <w:r>
        <w:fldChar w:fldCharType="begin"/>
      </w:r>
      <w:r>
        <w:instrText>HYPERLINK \l "Oltmanns2021txt"</w:instrText>
      </w:r>
      <w:r>
        <w:fldChar w:fldCharType="separate"/>
      </w:r>
      <w:r>
        <w:rPr>
          <w:color w:val="1F3864"/>
          <w:u w:val="single"/>
        </w:rPr>
        <w:t xml:space="preserve">Oltmanns, J., D. Krcmarik, and R. Gatti. (2021). </w:t>
      </w:r>
      <w:r>
        <w:fldChar w:fldCharType="end"/>
      </w:r>
      <w:r>
        <w:t xml:space="preserve">“Data Centre Site Selection.” </w:t>
      </w:r>
      <w:r>
        <w:rPr>
          <w:i/>
        </w:rPr>
        <w:t>Journal of Property Investment &amp; Finance</w:t>
      </w:r>
      <w:r>
        <w:t>, 39(1): 55–72.</w:t>
      </w:r>
      <w:bookmarkEnd w:id="70"/>
    </w:p>
    <w:bookmarkStart w:id="71" w:name="Pilz2025"/>
    <w:p w14:paraId="6AF7EE9D" w14:textId="77777777" w:rsidR="00825DE6" w:rsidRDefault="003931CA">
      <w:pPr>
        <w:spacing w:after="80" w:line="240" w:lineRule="auto"/>
        <w:ind w:left="720" w:hanging="720"/>
        <w:jc w:val="both"/>
      </w:pPr>
      <w:r>
        <w:fldChar w:fldCharType="begin"/>
      </w:r>
      <w:r>
        <w:instrText>HYPERLINK \l "Pilz2025txt"</w:instrText>
      </w:r>
      <w:r>
        <w:fldChar w:fldCharType="separate"/>
      </w:r>
      <w:r>
        <w:rPr>
          <w:color w:val="1F3864"/>
          <w:u w:val="single"/>
        </w:rPr>
        <w:t xml:space="preserve">Pilz, K., Y. Mahmood, and L. Heim. </w:t>
      </w:r>
      <w:r>
        <w:fldChar w:fldCharType="end"/>
      </w:r>
      <w:r>
        <w:t xml:space="preserve">(2025). </w:t>
      </w:r>
      <w:r>
        <w:rPr>
          <w:i/>
        </w:rPr>
        <w:t>AI’s Power Requirements Under Exponential Growth</w:t>
      </w:r>
      <w:r>
        <w:t>. Santa Monica, CA: RAND Corporation, RR-A3572-1.</w:t>
      </w:r>
      <w:bookmarkEnd w:id="71"/>
    </w:p>
    <w:bookmarkStart w:id="72" w:name="Sastry2024"/>
    <w:p w14:paraId="4489F2AC" w14:textId="77777777" w:rsidR="00825DE6" w:rsidRDefault="003931CA">
      <w:pPr>
        <w:spacing w:after="80" w:line="240" w:lineRule="auto"/>
        <w:ind w:left="720" w:hanging="720"/>
        <w:jc w:val="both"/>
      </w:pPr>
      <w:r>
        <w:fldChar w:fldCharType="begin"/>
      </w:r>
      <w:r>
        <w:instrText>HYPERLINK \l "Sastry2024txt"</w:instrText>
      </w:r>
      <w:r>
        <w:fldChar w:fldCharType="separate"/>
      </w:r>
      <w:r>
        <w:rPr>
          <w:color w:val="1F3864"/>
          <w:u w:val="single"/>
        </w:rPr>
        <w:t xml:space="preserve">Sastry, G., L. Heim, et al. (2024). </w:t>
      </w:r>
      <w:r>
        <w:fldChar w:fldCharType="end"/>
      </w:r>
      <w:r>
        <w:t>“Computing Power and the Governance of Artificial Intelligence.” arXiv:2402.08797.</w:t>
      </w:r>
      <w:bookmarkEnd w:id="72"/>
    </w:p>
    <w:bookmarkStart w:id="73" w:name="TurnerTownsend2025"/>
    <w:p w14:paraId="7B2F9137" w14:textId="77777777" w:rsidR="00825DE6" w:rsidRDefault="003931CA">
      <w:pPr>
        <w:spacing w:after="80" w:line="240" w:lineRule="auto"/>
        <w:ind w:left="720" w:hanging="720"/>
        <w:jc w:val="both"/>
      </w:pPr>
      <w:r>
        <w:fldChar w:fldCharType="begin"/>
      </w:r>
      <w:r>
        <w:instrText>HYPERLINK \l "TurnerTownsend2025txt"</w:instrText>
      </w:r>
      <w:r>
        <w:fldChar w:fldCharType="separate"/>
      </w:r>
      <w:r>
        <w:rPr>
          <w:color w:val="1F3864"/>
          <w:u w:val="single"/>
        </w:rPr>
        <w:t xml:space="preserve">Turner &amp; Townsend. </w:t>
      </w:r>
      <w:r>
        <w:fldChar w:fldCharType="end"/>
      </w:r>
      <w:r>
        <w:t xml:space="preserve">(2025). </w:t>
      </w:r>
      <w:r>
        <w:rPr>
          <w:i/>
        </w:rPr>
        <w:t>Data Centre Construction Cost Index 2025</w:t>
      </w:r>
      <w:r>
        <w:t>. turnerandtownsend.com.</w:t>
      </w:r>
      <w:bookmarkEnd w:id="73"/>
    </w:p>
    <w:bookmarkStart w:id="74" w:name="DOJFTC2010"/>
    <w:p w14:paraId="6AE2D7ED" w14:textId="77777777" w:rsidR="00825DE6" w:rsidRDefault="003931CA">
      <w:pPr>
        <w:spacing w:after="80" w:line="240" w:lineRule="auto"/>
        <w:ind w:left="720" w:hanging="720"/>
        <w:jc w:val="both"/>
      </w:pPr>
      <w:r>
        <w:fldChar w:fldCharType="begin"/>
      </w:r>
      <w:r>
        <w:instrText>HYPERLINK \l "DOJFTC2010txt"</w:instrText>
      </w:r>
      <w:r>
        <w:fldChar w:fldCharType="separate"/>
      </w:r>
      <w:r>
        <w:rPr>
          <w:color w:val="1F3864"/>
          <w:u w:val="single"/>
        </w:rPr>
        <w:t xml:space="preserve">U.S. Department of Justice and Federal Trade Commission. </w:t>
      </w:r>
      <w:r>
        <w:fldChar w:fldCharType="end"/>
      </w:r>
      <w:r>
        <w:t xml:space="preserve">(2010). </w:t>
      </w:r>
      <w:r>
        <w:rPr>
          <w:i/>
        </w:rPr>
        <w:t>Horizontal Merger Guidelines</w:t>
      </w:r>
      <w:r>
        <w:t>. Washington, DC.</w:t>
      </w:r>
      <w:bookmarkEnd w:id="74"/>
    </w:p>
    <w:p w14:paraId="1B827D23" w14:textId="77777777" w:rsidR="00825DE6" w:rsidRDefault="003931CA">
      <w:pPr>
        <w:spacing w:after="80" w:line="240" w:lineRule="auto"/>
        <w:ind w:left="720" w:hanging="720"/>
        <w:jc w:val="both"/>
      </w:pPr>
      <w:bookmarkStart w:id="75" w:name="UNCTAD2025"/>
      <w:r>
        <w:rPr>
          <w:color w:val="1F3864"/>
          <w:u w:val="single"/>
        </w:rPr>
        <w:t xml:space="preserve">UNCTAD. </w:t>
      </w:r>
      <w:r>
        <w:t xml:space="preserve">(2025). </w:t>
      </w:r>
      <w:r>
        <w:rPr>
          <w:i/>
        </w:rPr>
        <w:t>Technology and Innovation Report 2025</w:t>
      </w:r>
      <w:r>
        <w:t>. Geneva: United Nations.</w:t>
      </w:r>
      <w:bookmarkEnd w:id="75"/>
    </w:p>
    <w:bookmarkStart w:id="76" w:name="UptimeInstitute2024"/>
    <w:p w14:paraId="780759B0" w14:textId="77777777" w:rsidR="00825DE6" w:rsidRDefault="003931CA">
      <w:pPr>
        <w:spacing w:after="80" w:line="240" w:lineRule="auto"/>
        <w:ind w:left="720" w:hanging="720"/>
        <w:jc w:val="both"/>
      </w:pPr>
      <w:r>
        <w:fldChar w:fldCharType="begin"/>
      </w:r>
      <w:r>
        <w:instrText>HYPERLINK \l "UptimeInstitute2024txt"</w:instrText>
      </w:r>
      <w:r>
        <w:fldChar w:fldCharType="separate"/>
      </w:r>
      <w:r>
        <w:rPr>
          <w:color w:val="1F3864"/>
          <w:u w:val="single"/>
        </w:rPr>
        <w:t xml:space="preserve">Uptime Institute. (2024). </w:t>
      </w:r>
      <w:r>
        <w:fldChar w:fldCharType="end"/>
      </w:r>
      <w:r>
        <w:t>“Data Center Staffing: Trends and Best Practices.”</w:t>
      </w:r>
      <w:bookmarkEnd w:id="76"/>
    </w:p>
    <w:bookmarkStart w:id="77" w:name="WonderNetwork2024"/>
    <w:p w14:paraId="4D08BB0F" w14:textId="77777777" w:rsidR="00825DE6" w:rsidRDefault="003931CA">
      <w:pPr>
        <w:spacing w:after="80" w:line="240" w:lineRule="auto"/>
        <w:ind w:left="720" w:hanging="720"/>
        <w:jc w:val="both"/>
      </w:pPr>
      <w:r>
        <w:fldChar w:fldCharType="begin"/>
      </w:r>
      <w:r>
        <w:instrText>HYPERLINK \l "WonderNetwork2024txt"</w:instrText>
      </w:r>
      <w:r>
        <w:fldChar w:fldCharType="separate"/>
      </w:r>
      <w:r>
        <w:rPr>
          <w:color w:val="1F3864"/>
          <w:u w:val="single"/>
        </w:rPr>
        <w:t xml:space="preserve">WonderNetwork. </w:t>
      </w:r>
      <w:r>
        <w:fldChar w:fldCharType="end"/>
      </w:r>
      <w:r>
        <w:t xml:space="preserve">(2024). </w:t>
      </w:r>
      <w:r>
        <w:rPr>
          <w:i/>
        </w:rPr>
        <w:t>Global Ping Statistics</w:t>
      </w:r>
      <w:r>
        <w:t>. wondernetwork.com.</w:t>
      </w:r>
      <w:bookmarkEnd w:id="77"/>
    </w:p>
    <w:bookmarkStart w:id="78" w:name="WorldBank2024"/>
    <w:p w14:paraId="62FD0DAE" w14:textId="77777777" w:rsidR="00825DE6" w:rsidRDefault="003931CA">
      <w:pPr>
        <w:spacing w:after="80" w:line="240" w:lineRule="auto"/>
        <w:ind w:left="720" w:hanging="720"/>
        <w:jc w:val="both"/>
      </w:pPr>
      <w:r>
        <w:fldChar w:fldCharType="begin"/>
      </w:r>
      <w:r>
        <w:instrText>HYPERLINK \l "WorldBank2024txt"</w:instrText>
      </w:r>
      <w:r>
        <w:fldChar w:fldCharType="separate"/>
      </w:r>
      <w:r>
        <w:rPr>
          <w:color w:val="1F3864"/>
          <w:u w:val="single"/>
        </w:rPr>
        <w:t xml:space="preserve">World Bank. </w:t>
      </w:r>
      <w:r>
        <w:fldChar w:fldCharType="end"/>
      </w:r>
      <w:r>
        <w:t xml:space="preserve">(2024). </w:t>
      </w:r>
      <w:r>
        <w:rPr>
          <w:i/>
        </w:rPr>
        <w:t>World Development Indicators</w:t>
      </w:r>
      <w:r>
        <w:t>. Washington, DC.</w:t>
      </w:r>
      <w:bookmarkEnd w:id="78"/>
    </w:p>
    <w:sectPr w:rsidR="00825DE6" w:rsidSect="00034616">
      <w:headerReference w:type="default" r:id="rId8"/>
      <w:footerReference w:type="default" r:id="rId9"/>
      <w:footerReference w:type="first" r:id="rId10"/>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4277F" w14:textId="77777777" w:rsidR="003931CA" w:rsidRDefault="003931CA">
      <w:pPr>
        <w:spacing w:line="240" w:lineRule="auto"/>
      </w:pPr>
      <w:r>
        <w:separator/>
      </w:r>
    </w:p>
  </w:endnote>
  <w:endnote w:type="continuationSeparator" w:id="0">
    <w:p w14:paraId="10A8A894" w14:textId="77777777" w:rsidR="003931CA" w:rsidRDefault="003931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56C28" w14:textId="77777777" w:rsidR="00825DE6" w:rsidRDefault="003931CA">
    <w:pPr>
      <w:pStyle w:val="Footer"/>
      <w:jc w:val="right"/>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E10E4" w14:textId="77777777" w:rsidR="00825DE6" w:rsidRDefault="00825D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74E41" w14:textId="77777777" w:rsidR="003931CA" w:rsidRDefault="003931CA">
      <w:pPr>
        <w:spacing w:line="240" w:lineRule="auto"/>
      </w:pPr>
      <w:r>
        <w:separator/>
      </w:r>
    </w:p>
  </w:footnote>
  <w:footnote w:type="continuationSeparator" w:id="0">
    <w:p w14:paraId="7D5E32F2" w14:textId="77777777" w:rsidR="003931CA" w:rsidRDefault="003931CA">
      <w:pPr>
        <w:spacing w:line="240" w:lineRule="auto"/>
      </w:pPr>
      <w:r>
        <w:continuationSeparator/>
      </w:r>
    </w:p>
  </w:footnote>
  <w:footnote w:id="1">
    <w:p w14:paraId="3AFAD15F" w14:textId="77777777" w:rsidR="00825DE6" w:rsidRDefault="003931CA">
      <w:pPr>
        <w:pStyle w:val="FootnoteText"/>
      </w:pPr>
      <w:r>
        <w:rPr>
          <w:rStyle w:val="FootnoteReference"/>
        </w:rPr>
        <w:footnoteRef/>
      </w:r>
      <w:r>
        <w:t xml:space="preserve"> This paper’s findings, interpretations, and conclusions are entirely those of the authors and do not necessarily represent the views of their employers including the World Bank, its Executive Directors, or the countries they represent. Michael Lokshin: mlokshin@worldbank.org</w:t>
      </w:r>
    </w:p>
  </w:footnote>
  <w:footnote w:id="2">
    <w:p w14:paraId="433EFB7C" w14:textId="77777777" w:rsidR="00825DE6" w:rsidRDefault="003931CA">
      <w:pPr>
        <w:pStyle w:val="FootnoteText"/>
      </w:pPr>
      <w:r>
        <w:rPr>
          <w:rStyle w:val="FootnoteReference"/>
        </w:rPr>
        <w:footnoteRef/>
      </w:r>
      <w:r>
        <w:t xml:space="preserve"> Based on Epoch AI’s dataset of 225 notable training runs; growth has accelerated since 2020.</w:t>
      </w:r>
    </w:p>
  </w:footnote>
  <w:footnote w:id="3">
    <w:p w14:paraId="624292F2" w14:textId="77777777" w:rsidR="00825DE6" w:rsidRDefault="003931CA">
      <w:pPr>
        <w:pStyle w:val="FootnoteText"/>
      </w:pPr>
      <w:r>
        <w:rPr>
          <w:rStyle w:val="FootnoteReference"/>
        </w:rPr>
        <w:footnoteRef/>
      </w:r>
      <w:r>
        <w:t xml:space="preserve"> A 40 MW facility houses over 6,000 servers with approximately 53,000 GPUs. Staffing ranges from approximately 30 (Tier II) to 70 (Tier IV with full redundancy); remote monitoring further reduces on-site requirements (Uptime Institute 2024).</w:t>
      </w:r>
    </w:p>
  </w:footnote>
  <w:footnote w:id="4">
    <w:p w14:paraId="2F0C3205" w14:textId="77777777" w:rsidR="00825DE6" w:rsidRDefault="003931CA">
      <w:pPr>
        <w:pStyle w:val="FootnoteText"/>
      </w:pPr>
      <w:r>
        <w:rPr>
          <w:rStyle w:val="FootnoteReference"/>
        </w:rPr>
        <w:footnoteRef/>
      </w:r>
      <w:r>
        <w:t xml:space="preserve"> Microsoft and G42 announced a $1 billion geothermal-powered data center in Kenya (2024); AWS committed $5.3 billion to a cloud region in Saudi Arabia (2024); Morocco allocated $1.1 billion under its Digital Morocco 2030 strategy; Microsoft ($2.2 billion) and Google ($2 billion) announced data centers in Malaysia (2024); Microsoft committed $1.7 billion to cloud and AI infrastructure in Indonesia (2024).</w:t>
      </w:r>
    </w:p>
  </w:footnote>
  <w:footnote w:id="5">
    <w:p w14:paraId="01E7B712" w14:textId="77777777" w:rsidR="00825DE6" w:rsidRDefault="003931CA">
      <w:pPr>
        <w:pStyle w:val="FootnoteText"/>
      </w:pPr>
      <w:r>
        <w:rPr>
          <w:rStyle w:val="FootnoteReference"/>
        </w:rPr>
        <w:footnoteRef/>
      </w:r>
      <w:r>
        <w:t xml:space="preserve"> At $0.038/kWh electricity, a 40 MW facility houses approximately 53,000 GPUs with production costs of $453 million per year. Gross revenue depends on pricing: at hyperscaler retail rates ($2.00–2.50/GPU-hour), annual revenue would reach $830 million–$1 billion, but a Kyrgyz operator would more likely sell at wholesale or long-term contract rates, perhaps $0.80–1.20/GPU-hour, yielding $630–950 million and thinner margins. Even at the lower bound, this exceeds 15% of Kyrgyzstan’s $3.8 billion in goods export</w:t>
      </w:r>
      <w:r>
        <w:t>s (2024).</w:t>
      </w:r>
    </w:p>
  </w:footnote>
  <w:footnote w:id="6">
    <w:p w14:paraId="3166EB6E" w14:textId="77777777" w:rsidR="00825DE6" w:rsidRDefault="003931CA">
      <w:pPr>
        <w:pStyle w:val="FootnoteText"/>
      </w:pPr>
      <w:r>
        <w:rPr>
          <w:rStyle w:val="FootnoteReference"/>
        </w:rPr>
        <w:footnoteRef/>
      </w:r>
      <w:r>
        <w:t xml:space="preserve"> Google reports a fleet-wide trailing twelve-month PUE of 1.10 (2024). The PUE floor of 1.08 represents current best practice with free-air cooling in Scandinavian or Icelandic climates.</w:t>
      </w:r>
    </w:p>
  </w:footnote>
  <w:footnote w:id="7">
    <w:p w14:paraId="5462B626" w14:textId="77777777" w:rsidR="00825DE6" w:rsidRDefault="003931CA">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This specification thus overstates the cooling penalty for countries that adopt advanced cooling. Capping PUE at 1.20 (simulating universal liquid cooling) yields a Kendall rank correlation of 0.96 with the baseline rankings; the top five countries are unchanged and the maximum rank shift is six positions. Gulf states and North A</w:t>
      </w:r>
      <w:r>
        <w:t>frica gain the most (UAE moves from 26th to 20th, Qatar from 15th to 11th), but the effect is small because electricity prices, not cooling, dominate cross-country cost variation.</w:t>
      </w:r>
    </w:p>
  </w:footnote>
  <w:footnote w:id="8">
    <w:p w14:paraId="69F2C2D1" w14:textId="77777777" w:rsidR="00825DE6" w:rsidRDefault="003931CA">
      <w:pPr>
        <w:pStyle w:val="FootnoteText"/>
      </w:pPr>
      <w:r>
        <w:rPr>
          <w:rStyle w:val="FootnoteReference"/>
        </w:rPr>
        <w:footnoteRef/>
      </w:r>
      <w:r>
        <w:t xml:space="preserve"> For the NVIDIA H100: $25,000 / (3 years × 8,766 hours/year × 90% utilization) ≈ $1.06/hr. Street prices fluctuated $25,000–$40,000 during the 2023–2024 GPU shortage. Each GPU draws approximately 700 watts.</w:t>
      </w:r>
    </w:p>
  </w:footnote>
  <w:footnote w:id="9">
    <w:p w14:paraId="2128C529" w14:textId="77777777" w:rsidR="00825DE6" w:rsidRDefault="003931CA">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10">
    <w:p w14:paraId="34208BB0" w14:textId="77777777" w:rsidR="00825DE6" w:rsidRDefault="003931CA">
      <w:pPr>
        <w:pStyle w:val="FootnoteText"/>
      </w:pPr>
      <w:r>
        <w:rPr>
          <w:rStyle w:val="FootnoteReference"/>
        </w:rPr>
        <w:footnoteRef/>
      </w:r>
      <w:r>
        <w:t xml:space="preserve">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w:t>
      </w:r>
    </w:p>
  </w:footnote>
  <w:footnote w:id="11">
    <w:p w14:paraId="5F9BB7F3" w14:textId="77777777" w:rsidR="00825DE6" w:rsidRDefault="003931CA">
      <w:pPr>
        <w:pStyle w:val="FootnoteText"/>
      </w:pPr>
      <w:r>
        <w:rPr>
          <w:rStyle w:val="FootnoteReference"/>
        </w:rPr>
        <w:footnoteRef/>
      </w:r>
      <w:r>
        <w:t xml:space="preserve"> The 10% sovereignty premium is conservative. Survey evidence on data localization suggests enterprises pay 15–30% more for guaranteed domestic data residency (UNCTAD 2025).</w:t>
      </w:r>
    </w:p>
  </w:footnote>
  <w:footnote w:id="12">
    <w:p w14:paraId="73ECDD62" w14:textId="77777777" w:rsidR="00825DE6" w:rsidRDefault="003931CA">
      <w:pPr>
        <w:pStyle w:val="FootnoteText"/>
      </w:pPr>
      <w:r>
        <w:rPr>
          <w:rStyle w:val="FootnoteReference"/>
        </w:rPr>
        <w:footnoteRef/>
      </w:r>
      <w:r>
        <w:t xml:space="preserve"> The IMF estimates global fossil fuel subsidies at $6.7 trillion in 2024. Explicit subsidies (below-cost pricing) account for 8%; the remainder reflects unpriced environmental costs. This paper uses only the explicit component.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D0441" w14:textId="77777777" w:rsidR="006E639C" w:rsidRDefault="006E63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0240803">
    <w:abstractNumId w:val="8"/>
  </w:num>
  <w:num w:numId="2" w16cid:durableId="1358392304">
    <w:abstractNumId w:val="6"/>
  </w:num>
  <w:num w:numId="3" w16cid:durableId="658311994">
    <w:abstractNumId w:val="5"/>
  </w:num>
  <w:num w:numId="4" w16cid:durableId="770708048">
    <w:abstractNumId w:val="4"/>
  </w:num>
  <w:num w:numId="5" w16cid:durableId="1778021156">
    <w:abstractNumId w:val="7"/>
  </w:num>
  <w:num w:numId="6" w16cid:durableId="281571544">
    <w:abstractNumId w:val="3"/>
  </w:num>
  <w:num w:numId="7" w16cid:durableId="356809564">
    <w:abstractNumId w:val="2"/>
  </w:num>
  <w:num w:numId="8" w16cid:durableId="1504128164">
    <w:abstractNumId w:val="1"/>
  </w:num>
  <w:num w:numId="9" w16cid:durableId="62785784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l'dsher Gun'kin">
    <w15:presenceInfo w15:providerId="Windows Live" w15:userId="78e5edb3831968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175D"/>
    <w:rsid w:val="0029639D"/>
    <w:rsid w:val="002A0CC1"/>
    <w:rsid w:val="00326F90"/>
    <w:rsid w:val="003931CA"/>
    <w:rsid w:val="004E6107"/>
    <w:rsid w:val="005A1E31"/>
    <w:rsid w:val="006E639C"/>
    <w:rsid w:val="00776A74"/>
    <w:rsid w:val="007B7B69"/>
    <w:rsid w:val="00825DE6"/>
    <w:rsid w:val="009F41DB"/>
    <w:rsid w:val="00AA1D8D"/>
    <w:rsid w:val="00AA25A3"/>
    <w:rsid w:val="00B47730"/>
    <w:rsid w:val="00CB0664"/>
    <w:rsid w:val="00CE25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2CAA3ED-727D-4439-8D26-6FB13F11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line="240" w:lineRule="auto"/>
    </w:pPr>
    <w:rPr>
      <w:sz w:val="20"/>
      <w:szCs w:val="20"/>
    </w:rPr>
  </w:style>
  <w:style w:type="character" w:customStyle="1"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9090</Words>
  <Characters>51815</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Fel'dsher Gun'kin</cp:lastModifiedBy>
  <cp:revision>1</cp:revision>
  <dcterms:created xsi:type="dcterms:W3CDTF">2013-12-23T23:15:00Z</dcterms:created>
  <dcterms:modified xsi:type="dcterms:W3CDTF">2026-02-13T14:27:00Z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19219569-c904-4400-83f2-724d48a2f395</vt:lpwstr>
  </property>
</Properties>
</file>
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9E04" w14:textId="77777777" w:rsidR="00A25833" w:rsidRDefault="009A31A5">
      <w:pPr>
        <w:jc w:val="center"/>
      </w:pPr>
      <w:r>
        <w:rPr>
          <w:sz w:val="32"/>
        </w:rPr>
        <w:t>Cheap Energy Might Not Be Enough:</w:t>
      </w:r>
      <w:r>
        <w:rPr>
          <w:sz w:val="32"/>
        </w:rPr>
        <w:br/>
        <w:t>A Trade Model of AI Compute Services</w:t>
      </w:r>
    </w:p>
    <w:p w14:paraId="41240068" w14:textId="77777777" w:rsidR="00A25833" w:rsidRDefault="009A31A5">
      <w:pPr>
        <w:spacing w:before="240" w:after="240"/>
        <w:jc w:val="center"/>
      </w:pPr>
      <w:r>
        <w:rPr>
          <w:i/>
        </w:rPr>
        <w:t>Michael Lokshin</w:t>
      </w:r>
      <w:r>
        <w:rPr>
          <w:rStyle w:val="FootnoteReference"/>
        </w:rPr>
        <w:footnoteReference w:id="1"/>
      </w:r>
    </w:p>
    <w:p w14:paraId="625605CC" w14:textId="77777777" w:rsidR="00A25833" w:rsidRDefault="009A31A5">
      <w:pPr>
        <w:spacing w:before="40" w:after="240"/>
        <w:jc w:val="center"/>
      </w:pPr>
      <w:r>
        <w:rPr>
          <w:color w:val="808080"/>
          <w:sz w:val="18"/>
        </w:rPr>
        <w:t xml:space="preserve">v33  —  May 14, 2026  </w:t>
      </w:r>
      <w:del w:id="13" w:author="Fel'dsher Gun'kin" w:date="2026-05-14T14:19:00Z" w16du:dateUtc="2026-05-14T09:19:00Z">
        <w:r>
          <w:rPr>
            <w:color w:val="808080"/>
            <w:sz w:val="18"/>
          </w:rPr>
          <w:delText>14:19</w:delText>
        </w:r>
      </w:del>
      <w:ins w:id="14" w:author="Fel'dsher Gun'kin" w:date="2026-05-14T14:19:00Z" w16du:dateUtc="2026-05-14T09:19:00Z">
        <w:r>
          <w:rPr>
            <w:color w:val="808080"/>
            <w:sz w:val="18"/>
          </w:rPr>
          <w:t>00:34</w:t>
        </w:r>
      </w:ins>
    </w:p>
    <w:p w14:paraId="192958C0" w14:textId="77777777" w:rsidR="00A25833" w:rsidRDefault="009A31A5">
      <w:pPr>
        <w:spacing w:before="240" w:line="240" w:lineRule="auto"/>
        <w:ind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of compute at unsubsidized prices, yet bilateral trust deficits between developing-country producers and OECD b</w:t>
      </w:r>
      <w:r>
        <w:t>uyers eliminate nearly all of their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623E77F8" w14:textId="77777777" w:rsidR="00A25833" w:rsidRDefault="00A25833">
      <w:pPr>
        <w:spacing w:line="240" w:lineRule="auto"/>
        <w:jc w:val="both"/>
      </w:pPr>
    </w:p>
    <w:p w14:paraId="118D441B" w14:textId="77777777" w:rsidR="00A25833" w:rsidRDefault="00A25833">
      <w:pPr>
        <w:spacing w:line="240" w:lineRule="auto"/>
        <w:jc w:val="both"/>
      </w:pPr>
    </w:p>
    <w:p w14:paraId="737A7F92" w14:textId="77777777" w:rsidR="00A25833" w:rsidRDefault="00A25833">
      <w:pPr>
        <w:spacing w:line="240" w:lineRule="auto"/>
        <w:jc w:val="both"/>
      </w:pPr>
    </w:p>
    <w:p w14:paraId="3D7CF3FC" w14:textId="77777777" w:rsidR="00A25833" w:rsidRDefault="009A31A5">
      <w:pPr>
        <w:spacing w:after="160" w:line="240" w:lineRule="auto"/>
        <w:ind w:left="720" w:right="720"/>
        <w:jc w:val="both"/>
      </w:pPr>
      <w:r>
        <w:rPr>
          <w:b/>
        </w:rPr>
        <w:t xml:space="preserve">JEL Classification: </w:t>
      </w:r>
      <w:r>
        <w:t>F14, F18, L86, O14, O33, Q40</w:t>
      </w:r>
    </w:p>
    <w:p w14:paraId="7DA8CC68" w14:textId="77777777" w:rsidR="00A25833" w:rsidRDefault="009A31A5">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4FB6A505" w14:textId="77777777" w:rsidR="00A25833" w:rsidRDefault="009A31A5">
      <w:r>
        <w:br w:type="page"/>
      </w:r>
    </w:p>
    <w:p w14:paraId="2CE598BE" w14:textId="77777777" w:rsidR="00A25833" w:rsidRDefault="009A31A5">
      <w:pPr>
        <w:pStyle w:val="Heading1"/>
      </w:pPr>
      <w:r>
        <w:t>1. Introduction</w:t>
      </w:r>
    </w:p>
    <w:p w14:paraId="7F218863" w14:textId="04FB71EE" w:rsidR="00A25833" w:rsidRDefault="009A31A5">
      <w:pPr>
        <w:spacing w:after="160"/>
        <w:jc w:val="both"/>
      </w:pPr>
      <w:r>
        <w:t xml:space="preserve">The expansion of artificial intelligence drives the demand for computational resources. The compute used to train the </w:t>
      </w:r>
      <w:r w:rsidR="00291C43">
        <w:t xml:space="preserve">machine learning </w:t>
      </w:r>
      <w:r>
        <w:t xml:space="preserve">models </w:t>
      </w:r>
      <w:r w:rsidR="00291C43">
        <w:t xml:space="preserve">(ML) </w:t>
      </w:r>
      <w:r>
        <w:t>has been doubling every six months since 2010</w:t>
      </w:r>
      <w:r w:rsidR="00830DD5">
        <w:t xml:space="preserve"> (</w:t>
      </w:r>
      <w:bookmarkStart w:id="15" w:name="Sevilla2022txt"/>
      <w:bookmarkStart w:id="16" w:name="SevillaEtAl2022txt"/>
      <w:r w:rsidR="00C61FFD">
        <w:fldChar w:fldCharType="begin"/>
      </w:r>
      <w:bookmarkEnd w:id="16"/>
      <w:r w:rsidR="00C61FFD">
        <w:instrText>HYPERLINK  \l "Sevilla2022"</w:instrText>
      </w:r>
      <w:r w:rsidR="00C61FFD">
        <w:fldChar w:fldCharType="separate"/>
      </w:r>
      <w:r w:rsidR="00830DD5" w:rsidRPr="00C61FFD">
        <w:rPr>
          <w:rStyle w:val="Hyperlink"/>
        </w:rPr>
        <w:t>Sevilla et al. 2022</w:t>
      </w:r>
      <w:bookmarkEnd w:id="15"/>
      <w:r w:rsidR="00C61FFD">
        <w:fldChar w:fldCharType="end"/>
      </w:r>
      <w:r w:rsidR="00830DD5">
        <w:t>)</w:t>
      </w:r>
      <w:r>
        <w:t xml:space="preserve">. </w:t>
      </w:r>
      <w:r w:rsidR="00AC7FB6">
        <w:t>In 2024, d</w:t>
      </w:r>
      <w:r>
        <w:t xml:space="preserve">ata centers accounted for approximately 1.5% of global electricity demand, and that share is projected to </w:t>
      </w:r>
      <w:r w:rsidR="000C7CF0">
        <w:t>exceed 3%</w:t>
      </w:r>
      <w:r>
        <w:t xml:space="preserve"> by 2030 (</w:t>
      </w:r>
      <w:bookmarkStart w:id="17" w:name="IEA2025txt"/>
      <w:r>
        <w:fldChar w:fldCharType="begin"/>
      </w:r>
      <w:r>
        <w:instrText>HYPERLINK \l "IEA2025"</w:instrText>
      </w:r>
      <w:r>
        <w:fldChar w:fldCharType="separate"/>
      </w:r>
      <w:r>
        <w:rPr>
          <w:color w:val="1F3864"/>
          <w:u w:val="single"/>
        </w:rPr>
        <w:t>IEA 2025</w:t>
      </w:r>
      <w:r>
        <w:fldChar w:fldCharType="end"/>
      </w:r>
      <w:bookmarkEnd w:id="17"/>
      <w:r>
        <w:t>).</w:t>
      </w:r>
    </w:p>
    <w:p w14:paraId="447A363A" w14:textId="77777777" w:rsidR="00A25833" w:rsidRDefault="009A31A5">
      <w:pPr>
        <w:spacing w:after="16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as primary commodities, countries can use cheap electricity to produce higher-value-added digital services. For resource-rich developing countries, FLOP exporting could offer a route up the value chain.</w:t>
      </w:r>
    </w:p>
    <w:p w14:paraId="47377078" w14:textId="1DE25B56" w:rsidR="00870B45" w:rsidRDefault="009A31A5">
      <w:pPr>
        <w:spacing w:after="160"/>
        <w:jc w:val="both"/>
      </w:pPr>
      <w:r>
        <w:t>Several megaprojects confirm that FLOP exporting is technically and commercially feasible. Armenia is deploying 50,000 GPUs as a part of a $4 billion investment (</w:t>
      </w:r>
      <w:bookmarkStart w:id="18" w:name="Firebird2026txt"/>
      <w:r>
        <w:fldChar w:fldCharType="begin"/>
      </w:r>
      <w:r>
        <w:instrText>HYPERLINK \l "Firebird2026"</w:instrText>
      </w:r>
      <w:r>
        <w:fldChar w:fldCharType="separate"/>
      </w:r>
      <w:r>
        <w:rPr>
          <w:color w:val="1F3864"/>
          <w:u w:val="single"/>
        </w:rPr>
        <w:t>Firebird 2026</w:t>
      </w:r>
      <w:r>
        <w:fldChar w:fldCharType="end"/>
      </w:r>
      <w:bookmarkEnd w:id="18"/>
      <w:r>
        <w:t xml:space="preserve">). Kenya, Saudi Arabia, and Malaysia have attracted billion-dollar </w:t>
      </w:r>
      <w:r w:rsidR="006350C8">
        <w:t>investments in data centers</w:t>
      </w:r>
      <w:r w:rsidR="00E56C27">
        <w:t>.</w:t>
      </w:r>
      <w:r>
        <w:t xml:space="preserve"> Google has committed $15 billion to India, and OpenAI has proposed a $25 billion “Stargate Argentina” complex (</w:t>
      </w:r>
      <w:hyperlink w:anchor="StraubEtAl2026" w:history="1">
        <w:r w:rsidR="00870B45">
          <w:rPr>
            <w:color w:val="1F3864"/>
            <w:u w:val="single"/>
          </w:rPr>
          <w:t>Straub et al. 2026</w:t>
        </w:r>
      </w:hyperlink>
      <w:r>
        <w:t xml:space="preserve">). </w:t>
      </w:r>
      <w:r w:rsidR="00EA0679">
        <w:t>G</w:t>
      </w:r>
      <w:r>
        <w:t>lobal data-center FDI reached over $310 billion in 2025</w:t>
      </w:r>
      <w:r w:rsidR="009C2558">
        <w:t xml:space="preserve"> </w:t>
      </w:r>
      <w:r>
        <w:t>(</w:t>
      </w:r>
      <w:hyperlink w:anchor="AykutEtAl2026" w:history="1">
        <w:r w:rsidR="00870B45">
          <w:rPr>
            <w:color w:val="1F3864"/>
            <w:u w:val="single"/>
          </w:rPr>
          <w:t>Aykut et al. 2026</w:t>
        </w:r>
      </w:hyperlink>
      <w:r>
        <w:t>)</w:t>
      </w:r>
      <w:r w:rsidR="00885A53">
        <w:t xml:space="preserve"> and</w:t>
      </w:r>
      <w:r>
        <w:t xml:space="preserve"> </w:t>
      </w:r>
      <w:r w:rsidR="00885A53">
        <w:t>a</w:t>
      </w:r>
      <w:r w:rsidR="00F76207">
        <w:t>nnual c</w:t>
      </w:r>
      <w:r>
        <w:t>loud computing exports exceed $9 billion (</w:t>
      </w:r>
      <w:hyperlink w:anchor="WorldBank2025" w:history="1">
        <w:r w:rsidR="00870B45">
          <w:rPr>
            <w:color w:val="1F3864"/>
            <w:u w:val="single"/>
          </w:rPr>
          <w:t>World Bank 2025</w:t>
        </w:r>
      </w:hyperlink>
      <w:r>
        <w:t xml:space="preserve">). </w:t>
      </w:r>
    </w:p>
    <w:p w14:paraId="7F403ED5" w14:textId="13E805E9" w:rsidR="00A25833" w:rsidRDefault="009A31A5">
      <w:pPr>
        <w:spacing w:after="160"/>
        <w:jc w:val="both"/>
      </w:pPr>
      <w:r>
        <w:t>Recent work examines compute governance and the geography of AI infrastructure (</w:t>
      </w:r>
      <w:hyperlink w:anchor="Sastry2024" w:history="1">
        <w:r w:rsidR="00A25833">
          <w:rPr>
            <w:color w:val="1F3864"/>
            <w:u w:val="single"/>
          </w:rPr>
          <w:t>Sastry et al. 2024</w:t>
        </w:r>
      </w:hyperlink>
      <w:r>
        <w:t xml:space="preserve">, </w:t>
      </w:r>
      <w:hyperlink w:anchor="Lehdonvirta2024" w:history="1">
        <w:r w:rsidR="00A25833">
          <w:rPr>
            <w:color w:val="1F3864"/>
            <w:u w:val="single"/>
          </w:rPr>
          <w:t>Lehdonvirta et al. 2024</w:t>
        </w:r>
      </w:hyperlink>
      <w:r>
        <w:t xml:space="preserve">, </w:t>
      </w:r>
      <w:hyperlink w:anchor="Pilz2025" w:history="1">
        <w:r w:rsidR="00A25833">
          <w:rPr>
            <w:color w:val="1F3864"/>
            <w:u w:val="single"/>
          </w:rPr>
          <w:t>Pilz et al. 2025</w:t>
        </w:r>
      </w:hyperlink>
      <w:r>
        <w:t>),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w:t>
      </w:r>
      <w:r>
        <w:t>elfare cost of sovereignty premia.</w:t>
      </w:r>
    </w:p>
    <w:p w14:paraId="5EB77FE4" w14:textId="337F4DDD" w:rsidR="00A25833" w:rsidRDefault="00F22D2D">
      <w:pPr>
        <w:spacing w:after="160"/>
        <w:jc w:val="both"/>
      </w:pPr>
      <w:r>
        <w:t>Our calibration ex</w:t>
      </w:r>
      <w:r w:rsidR="008B4E0E">
        <w:t>ercise</w:t>
      </w:r>
      <w:r>
        <w:t xml:space="preserv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hyperlink w:anchor="Calcaterra2024" w:history="1">
        <w:r>
          <w:rPr>
            <w:color w:val="1F3864"/>
            <w:u w:val="single"/>
          </w:rPr>
          <w:t>Calcaterra et al. 2024</w:t>
        </w:r>
      </w:hyperlink>
      <w:r>
        <w:t>). For energy-rich developing countries, the limiting factor is not electricity cost but the institutional credibility needed to overcome bilateral trust deficits and compress the cost of capital.</w:t>
      </w:r>
    </w:p>
    <w:p w14:paraId="40B23A40" w14:textId="77777777" w:rsidR="00A25833" w:rsidRDefault="009A31A5">
      <w:pPr>
        <w:pStyle w:val="Heading1"/>
      </w:pPr>
      <w:r>
        <w:t>2. Related Literature</w:t>
      </w:r>
    </w:p>
    <w:bookmarkStart w:id="19" w:name="Goldfarb2018txt"/>
    <w:p w14:paraId="10717CB9" w14:textId="77777777" w:rsidR="00A25833" w:rsidRDefault="009A31A5">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19"/>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0" w:name="Korinek2021txt"/>
      <w:r>
        <w:fldChar w:fldCharType="begin"/>
      </w:r>
      <w:r>
        <w:instrText>HYPERLINK \l "Korinek2021"</w:instrText>
      </w:r>
      <w:r>
        <w:fldChar w:fldCharType="separate"/>
      </w:r>
      <w:r>
        <w:rPr>
          <w:color w:val="1F3864"/>
          <w:u w:val="single"/>
        </w:rPr>
        <w:t>Korinek and Stiglitz (2021)</w:t>
      </w:r>
      <w:r>
        <w:fldChar w:fldCharType="end"/>
      </w:r>
      <w:bookmarkEnd w:id="20"/>
      <w:r>
        <w:t xml:space="preserve"> warn that developing countries may be left behind in the AI revolution; FLOP exporting offers a route in. The concept relates to </w:t>
      </w:r>
      <w:bookmarkStart w:id="21" w:name="Hausmann2007txt"/>
      <w:r>
        <w:fldChar w:fldCharType="begin"/>
      </w:r>
      <w:r>
        <w:instrText>HYPERLINK \l "Hausmann2007"</w:instrText>
      </w:r>
      <w:r>
        <w:fldChar w:fldCharType="separate"/>
      </w:r>
      <w:r>
        <w:rPr>
          <w:color w:val="1F3864"/>
          <w:u w:val="single"/>
        </w:rPr>
        <w:t>Hausmann et al. (2007)</w:t>
      </w:r>
      <w:r>
        <w:fldChar w:fldCharType="end"/>
      </w:r>
      <w:bookmarkEnd w:id="21"/>
      <w:r>
        <w:t xml:space="preserve"> on export composition and growth, and to </w:t>
      </w:r>
      <w:bookmarkStart w:id="22" w:name="Limao2001txt"/>
      <w:r>
        <w:fldChar w:fldCharType="begin"/>
      </w:r>
      <w:r>
        <w:instrText>HYPERLINK \l "Limao2001"</w:instrText>
      </w:r>
      <w:r>
        <w:fldChar w:fldCharType="separate"/>
      </w:r>
      <w:r>
        <w:rPr>
          <w:color w:val="1F3864"/>
          <w:u w:val="single"/>
        </w:rPr>
        <w:t>Limão and Venables (2001)</w:t>
      </w:r>
      <w:r>
        <w:fldChar w:fldCharType="end"/>
      </w:r>
      <w:bookmarkEnd w:id="22"/>
      <w:r>
        <w:t xml:space="preserve"> on infrastructure as a determinant of trade costs. In our setting, network latency plays an analogous role.</w:t>
      </w:r>
    </w:p>
    <w:p w14:paraId="6CCA8605" w14:textId="77777777" w:rsidR="00A25833" w:rsidRDefault="009A31A5">
      <w:pPr>
        <w:spacing w:after="160"/>
        <w:jc w:val="both"/>
      </w:pPr>
      <w:r>
        <w:t>The closest precedent to our model is IT services offshoring, which is labor-intensive and skill-biased (</w:t>
      </w:r>
      <w:bookmarkStart w:id="23" w:name="Blinder2006txt"/>
      <w:r>
        <w:fldChar w:fldCharType="begin"/>
      </w:r>
      <w:r>
        <w:instrText>HYPERLINK \l "Blinder2006"</w:instrText>
      </w:r>
      <w:r>
        <w:fldChar w:fldCharType="separate"/>
      </w:r>
      <w:r>
        <w:rPr>
          <w:color w:val="1F3864"/>
          <w:u w:val="single"/>
        </w:rPr>
        <w:t>Blinder 2006</w:t>
      </w:r>
      <w:r>
        <w:fldChar w:fldCharType="end"/>
      </w:r>
      <w:bookmarkEnd w:id="23"/>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w:t>
      </w:r>
      <w:r>
        <w:t>e gaps are large.</w:t>
      </w:r>
    </w:p>
    <w:p w14:paraId="30844C3A" w14:textId="2A3CDC51" w:rsidR="00A25833" w:rsidRDefault="009A31A5">
      <w:pPr>
        <w:spacing w:after="160"/>
        <w:jc w:val="both"/>
      </w:pPr>
      <w:r>
        <w:t xml:space="preserve">Several studies examine where firms should build data centers. </w:t>
      </w:r>
      <w:bookmarkStart w:id="24" w:name="Flucker2013txt"/>
      <w:r>
        <w:fldChar w:fldCharType="begin"/>
      </w:r>
      <w:r>
        <w:instrText>HYPERLINK \l "Flucker2013"</w:instrText>
      </w:r>
      <w:r>
        <w:fldChar w:fldCharType="separate"/>
      </w:r>
      <w:r>
        <w:rPr>
          <w:color w:val="1F3864"/>
          <w:u w:val="single"/>
        </w:rPr>
        <w:t>Flucker et al. (2013)</w:t>
      </w:r>
      <w:r>
        <w:fldChar w:fldCharType="end"/>
      </w:r>
      <w:bookmarkEnd w:id="24"/>
      <w:r>
        <w:t xml:space="preserve"> show that climate affects data center cooling costs. </w:t>
      </w:r>
      <w:hyperlink w:anchor="Liu2023" w:history="1">
        <w:r w:rsidR="00A25833">
          <w:rPr>
            <w:color w:val="1F3864"/>
            <w:u w:val="single"/>
          </w:rPr>
          <w:t>Liu et al. (2023)</w:t>
        </w:r>
      </w:hyperlink>
      <w:r>
        <w:t xml:space="preserve"> study data center placement under renewable energy constraints. In international trade theory, </w:t>
      </w:r>
      <w:bookmarkStart w:id="25" w:name="Brainard1997txt"/>
      <w:r>
        <w:fldChar w:fldCharType="begin"/>
      </w:r>
      <w:r>
        <w:instrText>HYPERLINK \l "Brainard1997"</w:instrText>
      </w:r>
      <w:r>
        <w:fldChar w:fldCharType="separate"/>
      </w:r>
      <w:r>
        <w:rPr>
          <w:color w:val="1F3864"/>
          <w:u w:val="single"/>
        </w:rPr>
        <w:t>Brainard (1997)</w:t>
      </w:r>
      <w:r>
        <w:fldChar w:fldCharType="end"/>
      </w:r>
      <w:bookmarkEnd w:id="25"/>
      <w:r>
        <w:t xml:space="preserve"> formalizes the proximity-concentration trade-off between serving a market locally and concentrating production abroad</w:t>
      </w:r>
      <w:r w:rsidR="00E7495B">
        <w:t xml:space="preserve">. </w:t>
      </w:r>
      <w:bookmarkStart w:id="26" w:name="HMY2004txt"/>
      <w:ins w:id="27" w:author="Fel'dsher Gun'kin" w:date="2026-05-14T14:19:00Z" w16du:dateUtc="2026-05-14T09:19:00Z">
        <w:r w:rsidR="00E7495B">
          <w:t>H</w:t>
        </w:r>
        <w:bookmarkEnd w:id="26"/>
        <w:r w:rsidR="00E7495B">
          <w:t>elpman et al. (2004)</w:t>
        </w:r>
      </w:ins>
      <w:r>
        <w:t xml:space="preserve"> extend this to heterogeneous firms choosing between exporting and FDI.</w:t>
      </w:r>
    </w:p>
    <w:p w14:paraId="5E6D21D0" w14:textId="77777777" w:rsidR="00A25833" w:rsidRDefault="009A31A5">
      <w:pPr>
        <w:spacing w:after="160"/>
        <w:jc w:val="both"/>
      </w:pPr>
      <w:r>
        <w:t xml:space="preserve">On governance, </w:t>
      </w:r>
      <w:bookmarkStart w:id="28" w:name="Sastry2024txt"/>
      <w:r>
        <w:fldChar w:fldCharType="begin"/>
      </w:r>
      <w:r>
        <w:instrText>HYPERLINK \l "Sastry2024"</w:instrText>
      </w:r>
      <w:r>
        <w:fldChar w:fldCharType="separate"/>
      </w:r>
      <w:r>
        <w:rPr>
          <w:color w:val="1F3864"/>
          <w:u w:val="single"/>
        </w:rPr>
        <w:t>Sastry et al. (2024)</w:t>
      </w:r>
      <w:r>
        <w:fldChar w:fldCharType="end"/>
      </w:r>
      <w:bookmarkEnd w:id="28"/>
      <w:r>
        <w:t xml:space="preserve"> argue that compute is well-suited for regulation. </w:t>
      </w:r>
      <w:bookmarkStart w:id="29" w:name="Lehdonvirta2024txt"/>
      <w:r>
        <w:fldChar w:fldCharType="begin"/>
      </w:r>
      <w:r>
        <w:instrText>HYPERLINK \l "Lehdonvirta2024"</w:instrText>
      </w:r>
      <w:r>
        <w:fldChar w:fldCharType="separate"/>
      </w:r>
      <w:r>
        <w:rPr>
          <w:color w:val="1F3864"/>
          <w:u w:val="single"/>
        </w:rPr>
        <w:t>Lehdonvirta et al. (2024)</w:t>
      </w:r>
      <w:r>
        <w:fldChar w:fldCharType="end"/>
      </w:r>
      <w:bookmarkEnd w:id="29"/>
      <w:r>
        <w:t xml:space="preserve"> map a “Compute North” with training-capable hardware versus a “Compute South” limited to inference chips. </w:t>
      </w:r>
      <w:bookmarkStart w:id="30" w:name="Pilz2025txt"/>
      <w:r>
        <w:fldChar w:fldCharType="begin"/>
      </w:r>
      <w:r>
        <w:instrText>HYPERLINK \l "Pilz2025"</w:instrText>
      </w:r>
      <w:r>
        <w:fldChar w:fldCharType="separate"/>
      </w:r>
      <w:r>
        <w:rPr>
          <w:color w:val="1F3864"/>
          <w:u w:val="single"/>
        </w:rPr>
        <w:t>Pilz et al. (2025)</w:t>
      </w:r>
      <w:r>
        <w:fldChar w:fldCharType="end"/>
      </w:r>
      <w:bookmarkEnd w:id="30"/>
      <w:r>
        <w:t xml:space="preserve"> project that data center power demand could reach 327 GW by 2030. The </w:t>
      </w:r>
      <w:hyperlink w:anchor="WorldBank2025" w:history="1">
        <w:r w:rsidR="00A25833">
          <w:rPr>
            <w:color w:val="1F3864"/>
            <w:u w:val="single"/>
          </w:rPr>
          <w:t>World Bank (2025)</w:t>
        </w:r>
      </w:hyperlink>
      <w:r>
        <w:t xml:space="preserve"> documents the resulting divide (high-income countries hold 77% of colocation capacity), but does not offer a formal framework linking costs to trade patterns. </w:t>
      </w:r>
      <w:bookmarkStart w:id="31" w:name="Biglaiser2024txt"/>
      <w:r>
        <w:fldChar w:fldCharType="begin"/>
      </w:r>
      <w:r>
        <w:instrText>HYPERLINK \l "Biglaiser2024"</w:instrText>
      </w:r>
      <w:r>
        <w:fldChar w:fldCharType="separate"/>
      </w:r>
      <w:r>
        <w:rPr>
          <w:color w:val="1F3864"/>
          <w:u w:val="single"/>
        </w:rPr>
        <w:t>Biglaiser et al. (2024)</w:t>
      </w:r>
      <w:r>
        <w:fldChar w:fldCharType="end"/>
      </w:r>
      <w:bookmarkEnd w:id="31"/>
      <w:r>
        <w:t xml:space="preserve"> survey cloud market IO, and </w:t>
      </w:r>
      <w:bookmarkStart w:id="32" w:name="Stojkoski2024txt"/>
      <w:r>
        <w:fldChar w:fldCharType="begin"/>
      </w:r>
      <w:r>
        <w:instrText>HYPERLINK \l "Stojkoski2024"</w:instrText>
      </w:r>
      <w:r>
        <w:fldChar w:fldCharType="separate"/>
      </w:r>
      <w:r>
        <w:rPr>
          <w:color w:val="1F3864"/>
          <w:u w:val="single"/>
        </w:rPr>
        <w:t>Stojkoski et al. (2024)</w:t>
      </w:r>
      <w:r>
        <w:fldChar w:fldCharType="end"/>
      </w:r>
      <w:bookmarkEnd w:id="32"/>
      <w:r>
        <w:t xml:space="preserve"> estimate cloud export geography but treat services as homogeneous. Our model adds supply-side cost structure and a training–inference distinction.</w:t>
      </w:r>
    </w:p>
    <w:p w14:paraId="1BB7131D" w14:textId="77777777" w:rsidR="00A25833" w:rsidRDefault="009A31A5">
      <w:pPr>
        <w:pStyle w:val="Heading1"/>
      </w:pPr>
      <w:r>
        <w:t>3. Model of Compute Production and Trade</w:t>
      </w:r>
    </w:p>
    <w:p w14:paraId="5964FE40" w14:textId="77777777" w:rsidR="00A25833" w:rsidRDefault="009A31A5">
      <w:pPr>
        <w:pStyle w:val="Heading2"/>
      </w:pPr>
      <w:r>
        <w:rPr>
          <w:rFonts w:ascii="Times New Roman" w:hAnsi="Times New Roman"/>
          <w:b w:val="0"/>
          <w:i/>
          <w:color w:val="2F5496"/>
          <w:sz w:val="24"/>
        </w:rPr>
        <w:t>3.1 Production Technology and Cost Structure</w:t>
      </w:r>
    </w:p>
    <w:p w14:paraId="127AB85E" w14:textId="77777777" w:rsidR="00A25833" w:rsidRDefault="009A31A5">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08FF9CD5" w14:textId="77777777" w:rsidR="00A25833" w:rsidRDefault="009A31A5">
      <w:pPr>
        <w:spacing w:after="8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2"/>
      </w:r>
    </w:p>
    <w:tbl>
      <w:tblPr>
        <w:tblW w:w="5000" w:type="pct"/>
        <w:jc w:val="center"/>
        <w:tblLook w:val="04A0" w:firstRow="1" w:lastRow="0" w:firstColumn="1" w:lastColumn="0" w:noHBand="0" w:noVBand="1"/>
      </w:tblPr>
      <w:tblGrid>
        <w:gridCol w:w="8839"/>
        <w:gridCol w:w="737"/>
      </w:tblGrid>
      <w:tr w:rsidR="00A25833" w14:paraId="5D83A559" w14:textId="77777777">
        <w:trPr>
          <w:jc w:val="center"/>
        </w:trPr>
        <w:tc>
          <w:tcPr>
            <w:tcW w:w="8640" w:type="dxa"/>
            <w:vAlign w:val="center"/>
          </w:tcPr>
          <w:p w14:paraId="45A31A7F"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440A62F8" w14:textId="77777777" w:rsidR="00A25833" w:rsidRDefault="009A31A5">
            <w:pPr>
              <w:spacing w:before="60" w:after="60"/>
              <w:jc w:val="right"/>
            </w:pPr>
            <w:bookmarkStart w:id="33" w:name="Eq1"/>
            <w:r>
              <w:t>(1)</w:t>
            </w:r>
            <w:bookmarkEnd w:id="33"/>
          </w:p>
        </w:tc>
      </w:tr>
    </w:tbl>
    <w:p w14:paraId="1E6B3EB2" w14:textId="1BBDF1A1" w:rsidR="00A25833" w:rsidRDefault="009A31A5">
      <w:pPr>
        <w:spacing w:before="80" w:after="4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3"/>
      </w:r>
      <w:r>
        <w:t xml:space="preserve"> </w:t>
      </w:r>
      <m:oMath>
        <m:r>
          <w:rPr>
            <w:rFonts w:ascii="Cambria Math" w:hAnsi="Cambria Math"/>
          </w:rPr>
          <m:t>η</m:t>
        </m:r>
      </m:oMath>
      <w:r>
        <w:t xml:space="preserve"> is amortized networking cost, and the last term amortizes per-GPU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 per-watt cost × 700 W) over the facility’s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w:t>
      </w:r>
      <w:r>
        <w:rPr>
          <w:rStyle w:val="FootnoteReference"/>
        </w:rPr>
        <w:footnoteReference w:id="4"/>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 The PUE function captures temperature-dependent cooling overhead:</w:t>
      </w:r>
    </w:p>
    <w:p w14:paraId="6724EC32" w14:textId="113C0C1D" w:rsidR="00A25833" w:rsidRDefault="009A31A5">
      <w:pPr>
        <w:spacing w:after="160"/>
        <w:jc w:val="both"/>
      </w:pP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rsidR="0069616B">
        <w:t xml:space="preserve"> </w:t>
      </w:r>
      <w:r>
        <w:t xml:space="preserve">where </w:t>
      </w:r>
      <m:oMath>
        <m:r>
          <w:rPr>
            <w:rFonts w:ascii="Cambria Math" w:hAnsi="Cambria Math"/>
          </w:rPr>
          <m:t>φ</m:t>
        </m:r>
      </m:oMath>
      <w:r>
        <w:t xml:space="preserve"> is the base PUE at or below the free-cooling threshold </w:t>
      </w:r>
      <m:oMath>
        <m:bar>
          <m:barPr>
            <m:pos m:val="top"/>
            <m:ctrlPr>
              <w:rPr>
                <w:rFonts w:ascii="Cambria Math" w:hAnsi="Cambria Math"/>
              </w:rPr>
            </m:ctrlPr>
          </m:barPr>
          <m:e>
            <m:r>
              <w:rPr>
                <w:rFonts w:ascii="Cambria Math" w:hAnsi="Cambria Math"/>
              </w:rPr>
              <m:t>θ</m:t>
            </m:r>
          </m:e>
        </m:bar>
      </m:oMath>
      <w:r>
        <w:t xml:space="preserve">, </w:t>
      </w:r>
      <m:oMath>
        <m:r>
          <w:rPr>
            <w:rFonts w:ascii="Cambria Math" w:hAnsi="Cambria Math"/>
          </w:rPr>
          <m:t>δ</m:t>
        </m:r>
      </m:oMath>
      <w:r>
        <w:t xml:space="preserve"> is the marginal PUE penalty per °C above </w:t>
      </w:r>
      <m:oMath>
        <m:bar>
          <m:barPr>
            <m:pos m:val="top"/>
            <m:ctrlPr>
              <w:rPr>
                <w:rFonts w:ascii="Cambria Math" w:hAnsi="Cambria Math"/>
              </w:rPr>
            </m:ctrlPr>
          </m:barPr>
          <m:e>
            <m:r>
              <w:rPr>
                <w:rFonts w:ascii="Cambria Math" w:hAnsi="Cambria Math"/>
              </w:rPr>
              <m:t>θ</m:t>
            </m:r>
          </m:e>
        </m:ba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country j’s peak summer temperature.</w:t>
      </w:r>
    </w:p>
    <w:p w14:paraId="29C262C2" w14:textId="77777777" w:rsidR="00A25833" w:rsidRDefault="009A31A5">
      <w:pPr>
        <w:spacing w:after="160"/>
        <w:jc w:val="both"/>
      </w:pPr>
      <w:r>
        <w:t>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34" w:name="Heckscher1919txt"/>
      <w:r>
        <w:fldChar w:fldCharType="begin"/>
      </w:r>
      <w:r>
        <w:instrText>HYPERLINK \l "Heckscher1919"</w:instrText>
      </w:r>
      <w:r>
        <w:fldChar w:fldCharType="separate"/>
      </w:r>
      <w:r>
        <w:rPr>
          <w:color w:val="1F3864"/>
          <w:u w:val="single"/>
        </w:rPr>
        <w:t>Heckscher 1919</w:t>
      </w:r>
      <w:r>
        <w:fldChar w:fldCharType="end"/>
      </w:r>
      <w:bookmarkEnd w:id="34"/>
      <w:r>
        <w:t xml:space="preserve">, </w:t>
      </w:r>
      <w:bookmarkStart w:id="35" w:name="Ohlin1933txt"/>
      <w:r>
        <w:fldChar w:fldCharType="begin"/>
      </w:r>
      <w:r>
        <w:instrText>HYPERLINK \l "Ohlin1933"</w:instrText>
      </w:r>
      <w:r>
        <w:fldChar w:fldCharType="separate"/>
      </w:r>
      <w:r>
        <w:rPr>
          <w:color w:val="1F3864"/>
          <w:u w:val="single"/>
        </w:rPr>
        <w:t>Ohlin 1933</w:t>
      </w:r>
      <w:r>
        <w:fldChar w:fldCharType="end"/>
      </w:r>
      <w:bookmarkEnd w:id="35"/>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21536A5F" w14:textId="77777777" w:rsidR="00A25833" w:rsidRDefault="009A31A5">
      <w:pPr>
        <w:pStyle w:val="Heading2"/>
      </w:pPr>
      <w:r>
        <w:rPr>
          <w:rFonts w:ascii="Times New Roman" w:hAnsi="Times New Roman"/>
          <w:b w:val="0"/>
          <w:i/>
          <w:color w:val="2F5496"/>
          <w:sz w:val="24"/>
        </w:rPr>
        <w:t>3.2 Trade Costs</w:t>
      </w:r>
    </w:p>
    <w:p w14:paraId="18247357" w14:textId="77777777" w:rsidR="00A25833" w:rsidRDefault="009A31A5">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w:t>
      </w:r>
      <w:r>
        <w:t xml:space="preserve">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48FBBC49" w14:textId="77777777" w:rsidR="00A25833" w:rsidRDefault="009A31A5" w:rsidP="00355A8B">
      <w:pPr>
        <w:spacing w:after="4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from UN General Assembly ideal-point distance (</w:t>
      </w:r>
      <w:bookmarkStart w:id="36" w:name="BaileyEtAl2017txt"/>
      <w:r>
        <w:fldChar w:fldCharType="begin"/>
      </w:r>
      <w:r>
        <w:instrText>HYPERLINK \l "BaileyEtAl2017"</w:instrText>
      </w:r>
      <w:r>
        <w:fldChar w:fldCharType="separate"/>
      </w:r>
      <w:r>
        <w:rPr>
          <w:color w:val="1F3864"/>
          <w:u w:val="single"/>
        </w:rPr>
        <w:t>Bailey, Strezhnev, and Voeten 2017</w:t>
      </w:r>
      <w:r>
        <w:fldChar w:fldCharType="end"/>
      </w:r>
      <w:bookmarkEnd w:id="36"/>
      <w:r>
        <w:t xml:space="preserve">) and normalized so that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[0, 1]</m:t>
        </m:r>
      </m:oMath>
      <w:r>
        <w:t xml:space="preserve">, with 0 denoting perfect alignment;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coded as 1 for country pairs covered by a mutual data-adequacy agreement and 0 otherwise. Pairs under comprehensive trade sanctions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m:t>
        </m:r>
      </m:oMath>
      <w:r>
        <w:t xml:space="preserve">) are treated separately as a corner case: trade is prohibited by assumption, so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For all other (non-sanctioned) pairs, the bilateral premium is:</w:t>
      </w:r>
    </w:p>
    <w:tbl>
      <w:tblPr>
        <w:tblW w:w="5000" w:type="pct"/>
        <w:jc w:val="center"/>
        <w:tblLook w:val="04A0" w:firstRow="1" w:lastRow="0" w:firstColumn="1" w:lastColumn="0" w:noHBand="0" w:noVBand="1"/>
      </w:tblPr>
      <w:tblGrid>
        <w:gridCol w:w="8839"/>
        <w:gridCol w:w="737"/>
      </w:tblGrid>
      <w:tr w:rsidR="00A25833" w14:paraId="39665132" w14:textId="77777777">
        <w:trPr>
          <w:jc w:val="center"/>
        </w:trPr>
        <w:tc>
          <w:tcPr>
            <w:tcW w:w="8640" w:type="dxa"/>
            <w:vAlign w:val="center"/>
          </w:tcPr>
          <w:p w14:paraId="210C08A5" w14:textId="3ABEA207" w:rsidR="00A25833" w:rsidRDefault="009A31A5">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m:t>
                </m:r>
                <m:r>
                  <w:del w:id="37" w:author="Fel'dsher Gun'kin" w:date="2026-05-14T14:19:00Z" w16du:dateUtc="2026-05-14T09:19:00Z">
                    <m:rPr>
                      <m:sty m:val="p"/>
                    </m:rPr>
                    <w:rPr>
                      <w:rFonts w:ascii="Cambria Math" w:hAnsi="Cambria Math"/>
                    </w:rPr>
                    <m:t>=</m:t>
                  </w:del>
                </m:r>
                <m:r>
                  <w:ins w:id="38" w:author="Fel'dsher Gun'kin" w:date="2026-05-14T14:19:00Z" w16du:dateUtc="2026-05-14T09:19:00Z">
                    <m:rPr>
                      <m:sty m:val="p"/>
                    </m:rPr>
                    <w:rPr>
                      <w:rFonts w:ascii="Cambria Math" w:hAnsi="Cambria Math"/>
                    </w:rPr>
                    <m:t xml:space="preserve">={∞ if </m:t>
                  </w:ins>
                </m:r>
                <m:sSub>
                  <m:sSubPr>
                    <m:ctrlPr>
                      <w:ins w:id="39" w:author="Fel'dsher Gun'kin" w:date="2026-05-14T14:19:00Z" w16du:dateUtc="2026-05-14T09:19:00Z">
                        <w:rPr>
                          <w:rFonts w:ascii="Cambria Math" w:hAnsi="Cambria Math"/>
                        </w:rPr>
                      </w:ins>
                    </m:ctrlPr>
                  </m:sSubPr>
                  <m:e>
                    <m:r>
                      <w:ins w:id="40" w:author="Fel'dsher Gun'kin" w:date="2026-05-14T14:19:00Z" w16du:dateUtc="2026-05-14T09:19:00Z">
                        <m:rPr>
                          <m:sty m:val="p"/>
                        </m:rPr>
                        <w:rPr>
                          <w:rFonts w:ascii="Cambria Math" w:hAnsi="Cambria Math"/>
                        </w:rPr>
                        <m:t>S</m:t>
                      </w:ins>
                    </m:r>
                  </m:e>
                  <m:sub>
                    <m:r>
                      <w:ins w:id="41" w:author="Fel'dsher Gun'kin" w:date="2026-05-14T14:19:00Z" w16du:dateUtc="2026-05-14T09:19:00Z">
                        <m:rPr>
                          <m:sty m:val="p"/>
                        </m:rPr>
                        <w:rPr>
                          <w:rFonts w:ascii="Cambria Math" w:hAnsi="Cambria Math"/>
                        </w:rPr>
                        <m:t>ij</m:t>
                      </w:ins>
                    </m:r>
                  </m:sub>
                </m:sSub>
                <m:r>
                  <w:ins w:id="42" w:author="Fel'dsher Gun'kin" w:date="2026-05-14T14:19:00Z" w16du:dateUtc="2026-05-14T09:19:00Z">
                    <m:rPr>
                      <m:sty m:val="p"/>
                    </m:rPr>
                    <w:rPr>
                      <w:rFonts w:ascii="Cambria Math" w:hAnsi="Cambria Math"/>
                    </w:rPr>
                    <m:t>=1;</m:t>
                  </w:ins>
                </m:r>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m:t>
                </m:r>
                <m:r>
                  <w:del w:id="43" w:author="Fel'dsher Gun'kin" w:date="2026-05-14T14:19:00Z" w16du:dateUtc="2026-05-14T09:19:00Z">
                    <m:rPr>
                      <m:sty m:val="p"/>
                    </m:rPr>
                    <w:rPr>
                      <w:rFonts w:ascii="Cambria Math" w:hAnsi="Cambria Math"/>
                    </w:rPr>
                    <m:t xml:space="preserve">· (1 - </m:t>
                  </w:del>
                </m:r>
                <m:sSub>
                  <m:sSubPr>
                    <m:ctrlPr>
                      <w:del w:id="44" w:author="Fel'dsher Gun'kin" w:date="2026-05-14T14:19:00Z" w16du:dateUtc="2026-05-14T09:19:00Z">
                        <w:rPr>
                          <w:rFonts w:ascii="Cambria Math" w:hAnsi="Cambria Math"/>
                        </w:rPr>
                      </w:del>
                    </m:ctrlPr>
                  </m:sSubPr>
                  <m:e>
                    <m:r>
                      <w:del w:id="45" w:author="Fel'dsher Gun'kin" w:date="2026-05-14T14:19:00Z" w16du:dateUtc="2026-05-14T09:19:00Z">
                        <w:rPr>
                          <w:rFonts w:ascii="Cambria Math" w:hAnsi="Cambria Math"/>
                        </w:rPr>
                        <m:t>R</m:t>
                      </w:del>
                    </m:r>
                  </m:e>
                  <m:sub>
                    <m:r>
                      <w:del w:id="46" w:author="Fel'dsher Gun'kin" w:date="2026-05-14T14:19:00Z" w16du:dateUtc="2026-05-14T09:19:00Z">
                        <w:rPr>
                          <w:rFonts w:ascii="Cambria Math" w:hAnsi="Cambria Math"/>
                        </w:rPr>
                        <m:t>ij</m:t>
                      </w:del>
                    </m:r>
                  </m:sub>
                </m:sSub>
                <m:r>
                  <w:del w:id="47" w:author="Fel'dsher Gun'kin" w:date="2026-05-14T14:19:00Z" w16du:dateUtc="2026-05-14T09:19:00Z">
                    <m:rPr>
                      <m:sty m:val="p"/>
                    </m:rPr>
                    <w:rPr>
                      <w:rFonts w:ascii="Cambria Math" w:hAnsi="Cambria Math"/>
                    </w:rPr>
                    <m:t>).</m:t>
                  </w:del>
                </m:r>
                <m:r>
                  <w:ins w:id="48" w:author="Fel'dsher Gun'kin" w:date="2026-05-14T14:19:00Z" w16du:dateUtc="2026-05-14T09:19:00Z">
                    <m:rPr>
                      <m:sty m:val="p"/>
                    </m:rPr>
                    <w:rPr>
                      <w:rFonts w:ascii="Cambria Math" w:hAnsi="Cambria Math"/>
                    </w:rPr>
                    <m:t xml:space="preserve">· </m:t>
                  </w:ins>
                </m:r>
                <m:d>
                  <m:dPr>
                    <m:ctrlPr>
                      <w:ins w:id="49" w:author="Fel'dsher Gun'kin" w:date="2026-05-14T14:19:00Z" w16du:dateUtc="2026-05-14T09:19:00Z">
                        <w:rPr>
                          <w:rFonts w:ascii="Cambria Math" w:hAnsi="Cambria Math"/>
                        </w:rPr>
                      </w:ins>
                    </m:ctrlPr>
                  </m:dPr>
                  <m:e>
                    <m:r>
                      <w:ins w:id="50" w:author="Fel'dsher Gun'kin" w:date="2026-05-14T14:19:00Z" w16du:dateUtc="2026-05-14T09:19:00Z">
                        <m:rPr>
                          <m:sty m:val="p"/>
                        </m:rPr>
                        <w:rPr>
                          <w:rFonts w:ascii="Cambria Math" w:hAnsi="Cambria Math"/>
                        </w:rPr>
                        <m:t xml:space="preserve">1 - </m:t>
                      </w:ins>
                    </m:r>
                    <m:sSub>
                      <m:sSubPr>
                        <m:ctrlPr>
                          <w:ins w:id="51" w:author="Fel'dsher Gun'kin" w:date="2026-05-14T14:19:00Z" w16du:dateUtc="2026-05-14T09:19:00Z">
                            <w:rPr>
                              <w:rFonts w:ascii="Cambria Math" w:hAnsi="Cambria Math"/>
                            </w:rPr>
                          </w:ins>
                        </m:ctrlPr>
                      </m:sSubPr>
                      <m:e>
                        <m:r>
                          <w:ins w:id="52" w:author="Fel'dsher Gun'kin" w:date="2026-05-14T14:19:00Z" w16du:dateUtc="2026-05-14T09:19:00Z">
                            <w:rPr>
                              <w:rFonts w:ascii="Cambria Math" w:hAnsi="Cambria Math"/>
                            </w:rPr>
                            <m:t>R</m:t>
                          </w:ins>
                        </m:r>
                      </m:e>
                      <m:sub>
                        <m:r>
                          <w:ins w:id="53" w:author="Fel'dsher Gun'kin" w:date="2026-05-14T14:19:00Z" w16du:dateUtc="2026-05-14T09:19:00Z">
                            <w:rPr>
                              <w:rFonts w:ascii="Cambria Math" w:hAnsi="Cambria Math"/>
                            </w:rPr>
                            <m:t>ij</m:t>
                          </w:ins>
                        </m:r>
                      </m:sub>
                    </m:sSub>
                  </m:e>
                </m:d>
                <m:r>
                  <w:ins w:id="54" w:author="Fel'dsher Gun'kin" w:date="2026-05-14T14:19:00Z" w16du:dateUtc="2026-05-14T09:19:00Z">
                    <w:rPr>
                      <w:rFonts w:ascii="Cambria Math" w:hAnsi="Cambria Math"/>
                    </w:rPr>
                    <m:t xml:space="preserve"> </m:t>
                  </w:ins>
                </m:r>
                <m:r>
                  <w:ins w:id="55" w:author="Fel'dsher Gun'kin" w:date="2026-05-14T14:19:00Z" w16du:dateUtc="2026-05-14T09:19:00Z">
                    <m:rPr>
                      <m:sty m:val="p"/>
                    </m:rPr>
                    <w:rPr>
                      <w:rFonts w:ascii="Cambria Math" w:hAnsi="Cambria Math"/>
                    </w:rPr>
                    <m:t>othewise</m:t>
                  </w:ins>
                </m:r>
                <m:r>
                  <w:ins w:id="56" w:author="Fel'dsher Gun'kin" w:date="2026-05-14T14:19:00Z" w16du:dateUtc="2026-05-14T09:19:00Z">
                    <w:rPr>
                      <w:rFonts w:ascii="Cambria Math" w:hAnsi="Cambria Math"/>
                    </w:rPr>
                    <m:t>}</m:t>
                  </w:ins>
                </m:r>
                <m:r>
                  <w:ins w:id="57" w:author="Fel'dsher Gun'kin" w:date="2026-05-14T14:19:00Z" w16du:dateUtc="2026-05-14T09:19:00Z">
                    <m:rPr>
                      <m:sty m:val="p"/>
                    </m:rPr>
                    <w:rPr>
                      <w:rFonts w:ascii="Cambria Math" w:hAnsi="Cambria Math"/>
                    </w:rPr>
                    <m:t>.</m:t>
                  </w:ins>
                </m:r>
              </m:oMath>
            </m:oMathPara>
          </w:p>
        </w:tc>
        <w:tc>
          <w:tcPr>
            <w:tcW w:w="720" w:type="dxa"/>
            <w:vAlign w:val="center"/>
          </w:tcPr>
          <w:p w14:paraId="5C796D63" w14:textId="77777777" w:rsidR="00A25833" w:rsidRDefault="009A31A5">
            <w:pPr>
              <w:spacing w:before="60" w:after="60"/>
              <w:jc w:val="right"/>
            </w:pPr>
            <w:bookmarkStart w:id="58" w:name="Eq2"/>
            <w:r>
              <w:t>(2)</w:t>
            </w:r>
            <w:bookmarkEnd w:id="58"/>
          </w:p>
        </w:tc>
      </w:tr>
    </w:tbl>
    <w:p w14:paraId="2545CA06" w14:textId="37C9CDAB" w:rsidR="00A25833" w:rsidRDefault="009A31A5">
      <w:pPr>
        <w:spacing w:before="80" w:after="160"/>
        <w:jc w:val="both"/>
      </w:pPr>
      <w:r>
        <w:t xml:space="preserve">Two established bodies of literature motivate this functional form. The multiplicative wedge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xml:space="preserve"> on delivered cost is the standard representation of ad valorem bilateral trade frictions in the gravity literature (</w:t>
      </w:r>
      <w:bookmarkStart w:id="59" w:name="AndersonVanWincoop2003txt"/>
      <w:r>
        <w:fldChar w:fldCharType="begin"/>
      </w:r>
      <w:r>
        <w:instrText>HYPERLINK \l "AndersonVanWincoop2003"</w:instrText>
      </w:r>
      <w:r>
        <w:fldChar w:fldCharType="separate"/>
      </w:r>
      <w:r>
        <w:rPr>
          <w:color w:val="1F3864"/>
          <w:u w:val="single"/>
        </w:rPr>
        <w:t>Anderson and van Wincoop 2003</w:t>
      </w:r>
      <w:r>
        <w:fldChar w:fldCharType="end"/>
      </w:r>
      <w:bookmarkEnd w:id="59"/>
      <w:r>
        <w:t xml:space="preserve">), where pair-specific wedges capture border effects, policy barriers, and non-tariff measures that raise the price paid by buyer </w:t>
      </w:r>
      <m:oMath>
        <m:r>
          <w:rPr>
            <w:rFonts w:ascii="Cambria Math" w:hAnsi="Cambria Math"/>
          </w:rPr>
          <m:t>j</m:t>
        </m:r>
      </m:oMath>
      <w:r>
        <w:t xml:space="preserve"> for seller </w:t>
      </w:r>
      <m:oMath>
        <m:r>
          <w:rPr>
            <w:rFonts w:ascii="Cambria Math" w:hAnsi="Cambria Math"/>
          </w:rPr>
          <m:t>i</m:t>
        </m:r>
      </m:oMath>
      <w:r>
        <w:t>’s services above the seller’s own cost. The linear additive structure of the t</w:t>
      </w:r>
      <w:r w:rsidR="00144B90">
        <w:t>wo</w:t>
      </w:r>
      <w:r>
        <w:t xml:space="preserve"> components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and </m:t>
        </m:r>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treats geopolitical, regulatory, and sanctions frictions as separable contributions to the wedge, consistent with the iceberg-equivalent decomposition of services trade costs in </w:t>
      </w:r>
      <w:hyperlink w:anchor="BenzJaax2020" w:history="1">
        <w:r w:rsidR="00A25833">
          <w:rPr>
            <w:color w:val="1F3864"/>
            <w:u w:val="single"/>
          </w:rPr>
          <w:t>Benz and Jaax (2020)</w:t>
        </w:r>
      </w:hyperlink>
      <w:r>
        <w:t>.</w:t>
      </w:r>
    </w:p>
    <w:p w14:paraId="7B99A397" w14:textId="6A126CC7" w:rsidR="00A25833" w:rsidRDefault="00F060D1">
      <w:pPr>
        <w:spacing w:after="80"/>
        <w:jc w:val="both"/>
      </w:pPr>
      <w:r w:rsidRPr="00F060D1">
        <w:t>The wedge dependence on bilateral institutional alignment follows from the incomplete-contracts</w:t>
      </w:r>
      <w:r>
        <w:t xml:space="preserve"> theory (</w:t>
      </w:r>
      <w:bookmarkStart w:id="60" w:name="AndersonMarcouiller2002txt"/>
      <w:r>
        <w:fldChar w:fldCharType="begin"/>
      </w:r>
      <w:r>
        <w:instrText>HYPERLINK \l "AndersonMarcouiller2002"</w:instrText>
      </w:r>
      <w:r>
        <w:fldChar w:fldCharType="separate"/>
      </w:r>
      <w:r>
        <w:rPr>
          <w:color w:val="1F3864"/>
          <w:u w:val="single"/>
        </w:rPr>
        <w:t>Anderson and Marcouiller 2002</w:t>
      </w:r>
      <w:r>
        <w:fldChar w:fldCharType="end"/>
      </w:r>
      <w:bookmarkEnd w:id="60"/>
      <w:r>
        <w:t xml:space="preserve">, </w:t>
      </w:r>
      <w:bookmarkStart w:id="61" w:name="Antras2003txt"/>
      <w:r>
        <w:fldChar w:fldCharType="begin"/>
      </w:r>
      <w:r>
        <w:instrText>HYPERLINK \l "Antras2003"</w:instrText>
      </w:r>
      <w:r>
        <w:fldChar w:fldCharType="separate"/>
      </w:r>
      <w:r>
        <w:rPr>
          <w:color w:val="1F3864"/>
          <w:u w:val="single"/>
        </w:rPr>
        <w:t>Antràs 2003</w:t>
      </w:r>
      <w:r>
        <w:fldChar w:fldCharType="end"/>
      </w:r>
      <w:bookmarkEnd w:id="61"/>
      <w:r>
        <w:t xml:space="preserve">). Compute trade is contract-intensive: the buyer hands sensitive data to a remote seller and relies on the seller’s jurisdiction to enforce confidentiality, service-level obligations, and, in many applications, the buyer’s ability to retrieve or delete its data. </w:t>
      </w:r>
      <w:r w:rsidR="00675EF3">
        <w:t>In countries w</w:t>
      </w:r>
      <w:r>
        <w:t>here these contracts are weakly enforceable, the buyer discounts the seller’s effective price, and the size of the discount varies with the pair-specific strength of the enforcement environment</w:t>
      </w:r>
      <w:r w:rsidR="00B34887">
        <w:t>.</w:t>
      </w:r>
      <w:r>
        <w:t xml:space="preserve"> </w:t>
      </w:r>
      <w:r w:rsidR="00B34887">
        <w:t>P</w:t>
      </w:r>
      <w:r>
        <w:t xml:space="preserve">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proxies dispute-resolution willingness, mutual data adequacy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proxies enforceable contractual floors on data handling, and sanctions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A25833" w14:paraId="75DD3E27" w14:textId="77777777">
        <w:trPr>
          <w:jc w:val="center"/>
        </w:trPr>
        <w:tc>
          <w:tcPr>
            <w:tcW w:w="8640" w:type="dxa"/>
            <w:vAlign w:val="center"/>
          </w:tcPr>
          <w:p w14:paraId="4A175BEA"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1C9AB34C" w14:textId="77777777" w:rsidR="00A25833" w:rsidRDefault="009A31A5">
            <w:pPr>
              <w:spacing w:before="60" w:after="60"/>
              <w:jc w:val="right"/>
            </w:pPr>
            <w:bookmarkStart w:id="62" w:name="Eq3"/>
            <w:r>
              <w:t>(3)</w:t>
            </w:r>
            <w:bookmarkEnd w:id="62"/>
          </w:p>
        </w:tc>
      </w:tr>
    </w:tbl>
    <w:p w14:paraId="43A64C50" w14:textId="77777777" w:rsidR="00A25833" w:rsidRDefault="009A31A5">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63" w:name="Eq1txt900"/>
      <w:r>
        <w:fldChar w:fldCharType="begin"/>
      </w:r>
      <w:r>
        <w:instrText>HYPERLINK \l "Eq1"</w:instrText>
      </w:r>
      <w:r>
        <w:fldChar w:fldCharType="separate"/>
      </w:r>
      <w:r>
        <w:rPr>
          <w:color w:val="1F3864"/>
          <w:u w:val="single"/>
        </w:rPr>
        <w:t>equation (1)</w:t>
      </w:r>
      <w:r>
        <w:fldChar w:fldCharType="end"/>
      </w:r>
      <w:bookmarkEnd w:id="63"/>
      <w:r>
        <w:t xml:space="preserve">). The bilateral premium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same object as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 </w:t>
      </w:r>
      <w:bookmarkStart w:id="64" w:name="Eq2txt901"/>
      <w:r>
        <w:fldChar w:fldCharType="begin"/>
      </w:r>
      <w:r>
        <w:instrText>HYPERLINK \l "Eq2"</w:instrText>
      </w:r>
      <w:r>
        <w:fldChar w:fldCharType="separate"/>
      </w:r>
      <w:r>
        <w:rPr>
          <w:color w:val="1F3864"/>
          <w:u w:val="single"/>
        </w:rPr>
        <w:t>equation (2)</w:t>
      </w:r>
      <w:r>
        <w:fldChar w:fldCharType="end"/>
      </w:r>
      <w:bookmarkEnd w:id="64"/>
      <w:r>
        <w:t xml:space="preserve">; we relabel the subscripts as </w:t>
      </w:r>
      <m:oMath>
        <m:r>
          <w:rPr>
            <w:rFonts w:ascii="Cambria Math" w:hAnsi="Cambria Math"/>
          </w:rPr>
          <m:t>(</m:t>
        </m:r>
        <m:r>
          <w:rPr>
            <w:rFonts w:ascii="Cambria Math" w:hAnsi="Cambria Math"/>
          </w:rPr>
          <m:t>j</m:t>
        </m:r>
        <m:r>
          <w:rPr>
            <w:rFonts w:ascii="Cambria Math" w:hAnsi="Cambria Math"/>
          </w:rPr>
          <m:t xml:space="preserve">, </m:t>
        </m:r>
        <m:r>
          <w:rPr>
            <w:rFonts w:ascii="Cambria Math" w:hAnsi="Cambria Math"/>
          </w:rPr>
          <m:t>k</m:t>
        </m:r>
        <m:r>
          <w:rPr>
            <w:rFonts w:ascii="Cambria Math" w:hAnsi="Cambria Math"/>
          </w:rPr>
          <m:t>)</m:t>
        </m:r>
      </m:oMath>
      <w:r>
        <w:t xml:space="preserve"> whenever the premium is paired with a specific seller’s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Governance quality, grid reliability, and other institutional factors that affect the willingness of buyers to source compute from a particular country are captured by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rather than by a production cost adjustment.</w:t>
      </w:r>
    </w:p>
    <w:p w14:paraId="7EFF0EF4" w14:textId="77777777" w:rsidR="00A25833" w:rsidRDefault="009A31A5">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2504DE55" w14:textId="77777777" w:rsidR="00A25833" w:rsidRDefault="009A31A5">
      <w:pPr>
        <w:pStyle w:val="Heading2"/>
      </w:pPr>
      <w:r>
        <w:rPr>
          <w:rFonts w:ascii="Times New Roman" w:hAnsi="Times New Roman"/>
          <w:b w:val="0"/>
          <w:i/>
          <w:color w:val="2F5496"/>
          <w:sz w:val="24"/>
        </w:rPr>
        <w:t>3.3 Global Compute Demand</w:t>
      </w:r>
    </w:p>
    <w:p w14:paraId="46D22052" w14:textId="77777777" w:rsidR="00A25833" w:rsidRDefault="009A31A5">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A25833" w14:paraId="0B31D128" w14:textId="77777777">
        <w:trPr>
          <w:jc w:val="center"/>
        </w:trPr>
        <w:tc>
          <w:tcPr>
            <w:tcW w:w="8640" w:type="dxa"/>
            <w:vAlign w:val="center"/>
          </w:tcPr>
          <w:p w14:paraId="20403DCF"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720" w:type="dxa"/>
            <w:vAlign w:val="center"/>
          </w:tcPr>
          <w:p w14:paraId="74DADBDE" w14:textId="77777777" w:rsidR="00A25833" w:rsidRDefault="009A31A5">
            <w:pPr>
              <w:spacing w:before="60" w:after="60"/>
              <w:jc w:val="right"/>
            </w:pPr>
            <w:bookmarkStart w:id="65" w:name="Eq4"/>
            <w:r>
              <w:t>(4)</w:t>
            </w:r>
            <w:bookmarkEnd w:id="65"/>
          </w:p>
        </w:tc>
      </w:tr>
    </w:tbl>
    <w:p w14:paraId="1131A89A" w14:textId="77777777" w:rsidR="00A25833" w:rsidRDefault="009A31A5">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5"/>
      </w:r>
    </w:p>
    <w:p w14:paraId="0458B56E" w14:textId="77777777" w:rsidR="00A25833" w:rsidRDefault="009A31A5">
      <w:pPr>
        <w:spacing w:after="160"/>
        <w:jc w:val="both"/>
      </w:pPr>
      <w:r>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6"/>
      </w:r>
    </w:p>
    <w:p w14:paraId="182F78D1" w14:textId="77777777" w:rsidR="00A25833" w:rsidRDefault="009A31A5">
      <w:pPr>
        <w:pStyle w:val="Heading2"/>
      </w:pPr>
      <w:r>
        <w:rPr>
          <w:rFonts w:ascii="Times New Roman" w:hAnsi="Times New Roman"/>
          <w:b w:val="0"/>
          <w:i/>
          <w:color w:val="2F5496"/>
          <w:sz w:val="24"/>
        </w:rPr>
        <w:t>3.4 Sourcing and Market Equilibrium</w:t>
      </w:r>
    </w:p>
    <w:p w14:paraId="703AA198" w14:textId="77777777" w:rsidR="00A25833" w:rsidRDefault="009A31A5">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A25833" w14:paraId="3FB06015" w14:textId="77777777">
        <w:trPr>
          <w:jc w:val="center"/>
        </w:trPr>
        <w:tc>
          <w:tcPr>
            <w:tcW w:w="8640" w:type="dxa"/>
            <w:vAlign w:val="center"/>
          </w:tcPr>
          <w:p w14:paraId="145642DA" w14:textId="77777777" w:rsidR="00A25833" w:rsidRDefault="009A31A5">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40B37586" w14:textId="77777777" w:rsidR="00A25833" w:rsidRDefault="009A31A5">
            <w:pPr>
              <w:spacing w:before="60" w:after="60"/>
              <w:jc w:val="right"/>
            </w:pPr>
            <w:bookmarkStart w:id="66" w:name="Eq5"/>
            <w:r>
              <w:t>(5)</w:t>
            </w:r>
            <w:bookmarkEnd w:id="66"/>
          </w:p>
        </w:tc>
      </w:tr>
    </w:tbl>
    <w:p w14:paraId="6C62EDA1" w14:textId="77777777" w:rsidR="00A25833" w:rsidRDefault="009A31A5">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45B6F5C7" w14:textId="77777777" w:rsidR="00A25833" w:rsidRDefault="009A31A5">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629EB2A2" w14:textId="77777777" w:rsidR="00A25833" w:rsidRDefault="009A31A5">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02EF8F71" w14:textId="77777777" w:rsidR="00A25833" w:rsidRDefault="009A31A5">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A25833" w14:paraId="029EE270" w14:textId="77777777">
        <w:trPr>
          <w:jc w:val="center"/>
        </w:trPr>
        <w:tc>
          <w:tcPr>
            <w:tcW w:w="8640" w:type="dxa"/>
            <w:vAlign w:val="center"/>
          </w:tcPr>
          <w:p w14:paraId="5BE67A0A"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3B6090C6" w14:textId="77777777" w:rsidR="00A25833" w:rsidRDefault="009A31A5">
            <w:pPr>
              <w:spacing w:before="60" w:after="60"/>
              <w:jc w:val="right"/>
            </w:pPr>
            <w:bookmarkStart w:id="67" w:name="Eq6"/>
            <w:r>
              <w:t>(6)</w:t>
            </w:r>
            <w:bookmarkEnd w:id="67"/>
          </w:p>
        </w:tc>
      </w:tr>
    </w:tbl>
    <w:p w14:paraId="24618262" w14:textId="77777777" w:rsidR="00A25833" w:rsidRDefault="009A31A5">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3B9600D6" w14:textId="77777777" w:rsidR="00A25833" w:rsidRDefault="009A31A5">
      <w:pPr>
        <w:spacing w:after="160"/>
        <w:jc w:val="both"/>
      </w:pPr>
      <w:r>
        <w:t>The cost-based equilibrium identifies the set of countries that could profitably produce and export compute. Which countries in this set attract investment also depend on agglomeration economies, hyperscaler market structure, and network connectivity (</w:t>
      </w:r>
      <w:bookmarkStart w:id="68" w:name="Krugman1991txt"/>
      <w:r>
        <w:fldChar w:fldCharType="begin"/>
      </w:r>
      <w:r>
        <w:instrText>HYPERLINK \l "Krugman1991"</w:instrText>
      </w:r>
      <w:r>
        <w:fldChar w:fldCharType="separate"/>
      </w:r>
      <w:r>
        <w:rPr>
          <w:color w:val="1F3864"/>
          <w:u w:val="single"/>
        </w:rPr>
        <w:t>Krugman 1991</w:t>
      </w:r>
      <w:r>
        <w:fldChar w:fldCharType="end"/>
      </w:r>
      <w:bookmarkEnd w:id="68"/>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capture the resulting gap between cost-based potential and realized investment; Section 7 discusses these limitations further.</w:t>
      </w:r>
    </w:p>
    <w:p w14:paraId="5BF24C72" w14:textId="77777777" w:rsidR="00A25833" w:rsidRDefault="009A31A5">
      <w:pPr>
        <w:pStyle w:val="Heading1"/>
      </w:pPr>
      <w:r>
        <w:t>4. Equilibrium Properties</w:t>
      </w:r>
    </w:p>
    <w:p w14:paraId="796BA720" w14:textId="77777777" w:rsidR="00A25833" w:rsidRDefault="009A31A5">
      <w:pPr>
        <w:spacing w:after="160"/>
        <w:jc w:val="both"/>
      </w:pPr>
      <w:r>
        <w:t>This section derives the formal properties of the capacity-constrained equilibrium defined in Section 3. Full derivations are shown in Appendix B.</w:t>
      </w:r>
    </w:p>
    <w:p w14:paraId="31F75E2D" w14:textId="77777777" w:rsidR="00A25833" w:rsidRDefault="009A31A5">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0206BDB1" w14:textId="77777777" w:rsidR="00A25833" w:rsidRDefault="009A31A5">
      <w:pPr>
        <w:spacing w:after="160"/>
        <w:jc w:val="both"/>
      </w:pPr>
      <w:r>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supply training globally and inference to nearby demand centers.</w:t>
      </w:r>
    </w:p>
    <w:p w14:paraId="06BC67D6" w14:textId="77777777" w:rsidR="00A25833" w:rsidRDefault="009A31A5">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below the latency threshold </w:t>
      </w:r>
      <m:oMath>
        <m:bar>
          <m:barPr>
            <m:pos m:val="top"/>
            <m:ctrlPr>
              <w:rPr>
                <w:rFonts w:ascii="Cambria Math" w:hAnsi="Cambria Math"/>
              </w:rPr>
            </m:ctrlPr>
          </m:barPr>
          <m:e>
            <m:r>
              <w:rPr>
                <w:rFonts w:ascii="Cambria Math" w:hAnsi="Cambria Math"/>
              </w:rPr>
              <m:t>l</m:t>
            </m:r>
          </m:e>
        </m:bar>
      </m:oMath>
      <w:r>
        <w:t>).</w:t>
      </w:r>
    </w:p>
    <w:p w14:paraId="51F1DFA5" w14:textId="77777777" w:rsidR="00A25833" w:rsidRDefault="009A31A5">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1CD7BB57" w14:textId="77777777" w:rsidR="00A25833" w:rsidRDefault="009A31A5">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so the bilateral sovereignty premium is large enough to justify domestic production of both training and inference.</w:t>
      </w:r>
    </w:p>
    <w:p w14:paraId="3FB51E36" w14:textId="77777777" w:rsidR="00A25833" w:rsidRDefault="009A31A5">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import both training and inference from cheaper or closer suppliers.</w:t>
      </w:r>
    </w:p>
    <w:p w14:paraId="4F8C960C" w14:textId="77777777" w:rsidR="00A25833" w:rsidRDefault="009A31A5">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69" w:name="Table1txt"/>
      <w:r>
        <w:fldChar w:fldCharType="begin"/>
      </w:r>
      <w:r>
        <w:instrText>HYPERLINK \l "Table1"</w:instrText>
      </w:r>
      <w:r>
        <w:fldChar w:fldCharType="separate"/>
      </w:r>
      <w:r>
        <w:rPr>
          <w:color w:val="1F3864"/>
          <w:u w:val="single"/>
        </w:rPr>
        <w:t>Table 1</w:t>
      </w:r>
      <w:r>
        <w:fldChar w:fldCharType="end"/>
      </w:r>
      <w:bookmarkEnd w:id="69"/>
      <w:r>
        <w:t xml:space="preserve"> summarizes this taxonomy.</w:t>
      </w:r>
    </w:p>
    <w:p w14:paraId="71EA774E" w14:textId="77777777" w:rsidR="00A25833" w:rsidRDefault="009A31A5">
      <w:pPr>
        <w:spacing w:after="16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14:paraId="4AEFDE20" w14:textId="77777777" w:rsidR="00A25833" w:rsidRDefault="009A31A5">
      <w:pPr>
        <w:spacing w:after="160"/>
        <w:jc w:val="both"/>
      </w:pP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den>
                    </m:f>
                  </m:e>
                </m:d>
              </m:e>
              <m:sup>
                <m:r>
                  <m:rPr>
                    <m:sty m:val="p"/>
                  </m:rPr>
                  <w:rPr>
                    <w:rFonts w:ascii="Cambria Math" w:hAnsi="Cambria Math"/>
                  </w:rPr>
                  <m:t>2</m:t>
                </m:r>
              </m:sup>
            </m:sSup>
          </m:e>
        </m:nary>
        <m:r>
          <m:rPr>
            <m:sty m:val="p"/>
          </m:rPr>
          <w:rPr>
            <w:rFonts w:ascii="Cambria Math" w:hAnsi="Cambria Math"/>
          </w:rPr>
          <m:t xml:space="preserve">, </m:t>
        </m:r>
      </m:oMath>
      <w:r>
        <w:t xml:space="preserve">where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denote total training export demand, the sum of training demand across all importing countries, and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is country j’s training export allocation (GPU-hours), bounded by the capacity ceiling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14:paraId="7CE8BCE6" w14:textId="77777777" w:rsidR="00A25833" w:rsidRDefault="009A31A5">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7"/>
      </w:r>
    </w:p>
    <w:p w14:paraId="7D91E67A" w14:textId="77777777" w:rsidR="00A25833" w:rsidRDefault="009A31A5">
      <w:pPr>
        <w:spacing w:after="160"/>
        <w:jc w:val="both"/>
      </w:pPr>
      <w:r>
        <w:rPr>
          <w:i/>
        </w:rPr>
        <w:t xml:space="preserve">Corollary. </w:t>
      </w:r>
      <w:r>
        <w:t>Capacity constraints reduce the welfare cost of sovereignty because the higher equilibrium price narrows the gap between domestic and import costs.</w:t>
      </w:r>
    </w:p>
    <w:p w14:paraId="6143DE04" w14:textId="77777777" w:rsidR="00A25833" w:rsidRDefault="009A31A5">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8"/>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00186973" w14:textId="77777777" w:rsidR="00A25833" w:rsidRDefault="009A31A5">
      <w:pPr>
        <w:pStyle w:val="Heading1"/>
      </w:pPr>
      <w:r>
        <w:t>5. Data</w:t>
      </w:r>
    </w:p>
    <w:p w14:paraId="43920AF6" w14:textId="77777777" w:rsidR="00A25833" w:rsidRDefault="009A31A5">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54BB6352" w14:textId="77777777" w:rsidR="00A25833" w:rsidRDefault="009A31A5">
      <w:pPr>
        <w:spacing w:after="160"/>
        <w:jc w:val="both"/>
      </w:pPr>
      <w:r>
        <w:rPr>
          <w:i/>
        </w:rPr>
        <w:t xml:space="preserve">Electricity prices. </w:t>
      </w:r>
      <w:r>
        <w:t>For European countries, we use prices from Eurostat (industrial band, 20,000–69,999) (</w:t>
      </w:r>
      <w:bookmarkStart w:id="70" w:name="Eurostat2025txt"/>
      <w:r>
        <w:fldChar w:fldCharType="begin"/>
      </w:r>
      <w:r>
        <w:instrText>HYPERLINK \l "Eurostat2025"</w:instrText>
      </w:r>
      <w:r>
        <w:fldChar w:fldCharType="separate"/>
      </w:r>
      <w:r>
        <w:rPr>
          <w:color w:val="1F3864"/>
          <w:u w:val="single"/>
        </w:rPr>
        <w:t>Eurostat 2025</w:t>
      </w:r>
      <w:r>
        <w:fldChar w:fldCharType="end"/>
      </w:r>
      <w:bookmarkEnd w:id="70"/>
      <w:r>
        <w:t>). For non-European countries, the prices are obtained from national regulator tariff sheets and secondary sources, including the U.S. Energy Information Administration (</w:t>
      </w:r>
      <w:bookmarkStart w:id="71" w:name="EIA2025txt"/>
      <w:r>
        <w:fldChar w:fldCharType="begin"/>
      </w:r>
      <w:r>
        <w:instrText>HYPERLINK \l "EIA2025"</w:instrText>
      </w:r>
      <w:r>
        <w:fldChar w:fldCharType="separate"/>
      </w:r>
      <w:r>
        <w:rPr>
          <w:color w:val="1F3864"/>
          <w:u w:val="single"/>
        </w:rPr>
        <w:t>EIA 2025</w:t>
      </w:r>
      <w:r>
        <w:fldChar w:fldCharType="end"/>
      </w:r>
      <w:bookmarkEnd w:id="71"/>
      <w:r>
        <w:t>) for the United States, KEPCO for South Korea,</w:t>
      </w:r>
      <w:r>
        <w:rPr>
          <w:rStyle w:val="FootnoteReference"/>
        </w:rPr>
        <w:footnoteReference w:id="9"/>
      </w:r>
      <w:r>
        <w:t xml:space="preserve"> national utility tariffs for Central Asian countries, and </w:t>
      </w:r>
      <w:bookmarkStart w:id="72"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72"/>
      <w:r>
        <w:t xml:space="preserve"> for the remaining countries. All prices are converted to $/kWh at 2024 exchange rates.</w:t>
      </w:r>
    </w:p>
    <w:p w14:paraId="6E81B830" w14:textId="77777777" w:rsidR="00A25833" w:rsidRDefault="009A31A5">
      <w:pPr>
        <w:spacing w:after="160"/>
        <w:jc w:val="both"/>
      </w:pPr>
      <w:r>
        <w:rPr>
          <w:i/>
        </w:rPr>
        <w:t xml:space="preserve">Temperature and construction. </w:t>
      </w:r>
      <w:r>
        <w:t>Peak summer temperature is derived from ERA5 data (</w:t>
      </w:r>
      <w:bookmarkStart w:id="73" w:name="Hersbach2020txt"/>
      <w:r>
        <w:fldChar w:fldCharType="begin"/>
      </w:r>
      <w:r>
        <w:instrText>HYPERLINK \l "Hersbach2020"</w:instrText>
      </w:r>
      <w:r>
        <w:fldChar w:fldCharType="separate"/>
      </w:r>
      <w:r>
        <w:rPr>
          <w:color w:val="1F3864"/>
          <w:u w:val="single"/>
        </w:rPr>
        <w:t>Hersbach et al. 2020</w:t>
      </w:r>
      <w:r>
        <w:fldChar w:fldCharType="end"/>
      </w:r>
      <w:bookmarkEnd w:id="73"/>
      <w:r>
        <w:t>) as the average monthly maximum in the three warmest months, aggregated across populated grid cells. Construction costs per watt of IT capacity are from the Turner &amp; Townsend Data Center Construction Cost Index 2025 (</w:t>
      </w:r>
      <w:bookmarkStart w:id="74" w:name="TurnerTownsend2025txt"/>
      <w:r>
        <w:fldChar w:fldCharType="begin"/>
      </w:r>
      <w:r>
        <w:instrText>HYPERLINK \l "TurnerTownsend2025"</w:instrText>
      </w:r>
      <w:r>
        <w:fldChar w:fldCharType="separate"/>
      </w:r>
      <w:r>
        <w:rPr>
          <w:color w:val="1F3864"/>
          <w:u w:val="single"/>
        </w:rPr>
        <w:t>Turner &amp; Townsend 2025</w:t>
      </w:r>
      <w:r>
        <w:fldChar w:fldCharType="end"/>
      </w:r>
      <w:bookmarkEnd w:id="74"/>
      <w:r>
        <w:t>), for 37 countries. For the remaining countries, costs are predicted (Appendix E). Since construction is only 3–6% of total per-GPU-hour costs, imputation error has a limited impact on cost rankings.</w:t>
      </w:r>
    </w:p>
    <w:p w14:paraId="0183F51D" w14:textId="77777777" w:rsidR="00A25833" w:rsidRDefault="009A31A5">
      <w:pPr>
        <w:spacing w:after="160"/>
        <w:jc w:val="both"/>
      </w:pPr>
      <w:r>
        <w:rPr>
          <w:i/>
        </w:rPr>
        <w:t xml:space="preserve">Latency. </w:t>
      </w:r>
      <w:r>
        <w:t>Inter-country round-trip latency is measured using WonderNetwork’s global ping dataset (</w:t>
      </w:r>
      <w:bookmarkStart w:id="75" w:name="WonderNetwork2024txt"/>
      <w:r>
        <w:fldChar w:fldCharType="begin"/>
      </w:r>
      <w:r>
        <w:instrText>HYPERLINK \l "WonderNetwork2024"</w:instrText>
      </w:r>
      <w:r>
        <w:fldChar w:fldCharType="separate"/>
      </w:r>
      <w:r>
        <w:rPr>
          <w:color w:val="1F3864"/>
          <w:u w:val="single"/>
        </w:rPr>
        <w:t>WonderNetwork 2024</w:t>
      </w:r>
      <w:r>
        <w:fldChar w:fldCharType="end"/>
      </w:r>
      <w:bookmarkEnd w:id="75"/>
      <w:r>
        <w:t>). For each country pair, the median round-trip time (RTT) in milliseconds is used. Domestic latency defaults to 5 ms where no intra-country measurement is available.</w:t>
      </w:r>
    </w:p>
    <w:p w14:paraId="3E5F0DC3" w14:textId="77777777" w:rsidR="00A25833" w:rsidRDefault="009A31A5">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w:t>
      </w:r>
      <w:bookmarkStart w:id="76" w:name="Eq4txt902"/>
      <w:r>
        <w:fldChar w:fldCharType="begin"/>
      </w:r>
      <w:r>
        <w:instrText>HYPERLINK \l "Eq4"</w:instrText>
      </w:r>
      <w:r>
        <w:fldChar w:fldCharType="separate"/>
      </w:r>
      <w:r>
        <w:rPr>
          <w:color w:val="1F3864"/>
          <w:u w:val="single"/>
        </w:rPr>
        <w:t>equation (4)</w:t>
      </w:r>
      <w:r>
        <w:fldChar w:fldCharType="end"/>
      </w:r>
      <w:bookmarkEnd w:id="76"/>
      <w:r>
        <w:t>). For the top 15 markets, capacity estimates are based on industry reports (Synergy Research, Cushman &amp; Wakefield, CBRE, Mordor Intelligence).</w:t>
      </w:r>
      <w:r>
        <w:rPr>
          <w:rStyle w:val="FootnoteReference"/>
        </w:rPr>
        <w:footnoteReference w:id="10"/>
      </w:r>
      <w:r>
        <w:t xml:space="preserve"> For smaller markets, capacity is estimated from facility counts (</w:t>
      </w:r>
      <w:bookmarkStart w:id="77" w:name="Cloudscene2025txt"/>
      <w:r>
        <w:fldChar w:fldCharType="begin"/>
      </w:r>
      <w:r>
        <w:instrText>HYPERLINK \l "Cloudscene2025"</w:instrText>
      </w:r>
      <w:r>
        <w:fldChar w:fldCharType="separate"/>
      </w:r>
      <w:r>
        <w:rPr>
          <w:color w:val="1F3864"/>
          <w:u w:val="single"/>
        </w:rPr>
        <w:t>Cloudscene 2025</w:t>
      </w:r>
      <w:r>
        <w:fldChar w:fldCharType="end"/>
      </w:r>
      <w:bookmarkEnd w:id="77"/>
      <w:r>
        <w:t>) and regional averages.</w:t>
      </w:r>
    </w:p>
    <w:p w14:paraId="692CF68A" w14:textId="77777777" w:rsidR="00A25833" w:rsidRDefault="009A31A5">
      <w:pPr>
        <w:spacing w:after="16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14:paraId="7CFAE991" w14:textId="77777777" w:rsidR="00A25833" w:rsidRDefault="009A31A5">
      <w:pPr>
        <w:pStyle w:val="Heading1"/>
      </w:pPr>
      <w:r>
        <w:t>6. Calibration and Results</w:t>
      </w:r>
    </w:p>
    <w:p w14:paraId="40DF4CEC" w14:textId="77777777" w:rsidR="00A25833" w:rsidRDefault="009A31A5">
      <w:pPr>
        <w:pStyle w:val="Heading2"/>
      </w:pPr>
      <w:r>
        <w:rPr>
          <w:rFonts w:ascii="Times New Roman" w:hAnsi="Times New Roman"/>
          <w:b w:val="0"/>
          <w:i/>
          <w:color w:val="2F5496"/>
          <w:sz w:val="24"/>
        </w:rPr>
        <w:t>6.1 Parameter calibration</w:t>
      </w:r>
    </w:p>
    <w:p w14:paraId="5196CD47" w14:textId="77777777" w:rsidR="00A25833" w:rsidRDefault="009A31A5">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78" w:name="Google2024txt"/>
      <w:r>
        <w:fldChar w:fldCharType="begin"/>
      </w:r>
      <w:r>
        <w:instrText>HYPERLINK \l "Google2024"</w:instrText>
      </w:r>
      <w:r>
        <w:fldChar w:fldCharType="separate"/>
      </w:r>
      <w:r>
        <w:rPr>
          <w:color w:val="1F3864"/>
          <w:u w:val="single"/>
        </w:rPr>
        <w:t>Google 2024</w:t>
      </w:r>
      <w:r>
        <w:fldChar w:fldCharType="end"/>
      </w:r>
      <w:bookmarkEnd w:id="78"/>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79" w:name="Liu2023txt"/>
      <w:r>
        <w:fldChar w:fldCharType="begin"/>
      </w:r>
      <w:r>
        <w:instrText>HYPERLINK \l "Liu2023"</w:instrText>
      </w:r>
      <w:r>
        <w:fldChar w:fldCharType="separate"/>
      </w:r>
      <w:r>
        <w:rPr>
          <w:color w:val="1F3864"/>
          <w:u w:val="single"/>
        </w:rPr>
        <w:t>Liu et al. 2023</w:t>
      </w:r>
      <w:r>
        <w:fldChar w:fldCharType="end"/>
      </w:r>
      <w:bookmarkEnd w:id="79"/>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80" w:name="UptimeInstitute2024txt"/>
      <w:r>
        <w:fldChar w:fldCharType="begin"/>
      </w:r>
      <w:r>
        <w:instrText>HYPERLINK \l "UptimeInstitute2024"</w:instrText>
      </w:r>
      <w:r>
        <w:fldChar w:fldCharType="separate"/>
      </w:r>
      <w:r>
        <w:rPr>
          <w:color w:val="1F3864"/>
          <w:u w:val="single"/>
        </w:rPr>
        <w:t>Uptime Institute 2024</w:t>
      </w:r>
      <w:r>
        <w:fldChar w:fldCharType="end"/>
      </w:r>
      <w:bookmarkEnd w:id="80"/>
      <w:r>
        <w:t>).</w:t>
      </w:r>
      <w:r>
        <w:rPr>
          <w:rStyle w:val="FootnoteReference"/>
        </w:rPr>
        <w:footnoteReference w:id="11"/>
      </w:r>
    </w:p>
    <w:p w14:paraId="08B9D408" w14:textId="77777777" w:rsidR="00A25833" w:rsidRDefault="009A31A5">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sidR="00A25833">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81" w:name="Barroso2018txt"/>
      <w:r>
        <w:fldChar w:fldCharType="begin"/>
      </w:r>
      <w:r>
        <w:instrText>HYPERLINK \l "Barroso2018"</w:instrText>
      </w:r>
      <w:r>
        <w:fldChar w:fldCharType="separate"/>
      </w:r>
      <w:r>
        <w:rPr>
          <w:color w:val="1F3864"/>
          <w:u w:val="single"/>
        </w:rPr>
        <w:t>Barroso et al. 2018</w:t>
      </w:r>
      <w:r>
        <w:fldChar w:fldCharType="end"/>
      </w:r>
      <w:bookmarkEnd w:id="81"/>
      <w:r>
        <w:t>). GPU and networking equipment prices are assumed to be uniform across countries.</w:t>
      </w:r>
    </w:p>
    <w:p w14:paraId="5C07F47F" w14:textId="77777777" w:rsidR="00A25833" w:rsidRDefault="009A31A5">
      <w:pPr>
        <w:spacing w:after="160"/>
        <w:jc w:val="both"/>
      </w:pPr>
      <w:r>
        <w:rPr>
          <w:i/>
        </w:rPr>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82" w:name="Deloitte2020txt"/>
      <w:r>
        <w:fldChar w:fldCharType="begin"/>
      </w:r>
      <w:r>
        <w:instrText>HYPERLINK \l "Deloitte2020"</w:instrText>
      </w:r>
      <w:r>
        <w:fldChar w:fldCharType="separate"/>
      </w:r>
      <w:r>
        <w:rPr>
          <w:color w:val="1F3864"/>
          <w:u w:val="single"/>
        </w:rPr>
        <w:t>Deloitte and Google (2020)</w:t>
      </w:r>
      <w:r>
        <w:fldChar w:fldCharType="end"/>
      </w:r>
      <w:bookmarkEnd w:id="82"/>
      <w:r>
        <w:t xml:space="preserve"> for e-commerce. </w:t>
      </w:r>
    </w:p>
    <w:p w14:paraId="383B91D1" w14:textId="77777777" w:rsidR="00A25833" w:rsidRDefault="009A31A5">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and regulatory compatibility (</w:t>
      </w:r>
      <w:bookmarkStart w:id="83" w:name="Eq2txt903"/>
      <w:r>
        <w:fldChar w:fldCharType="begin"/>
      </w:r>
      <w:r>
        <w:instrText>HYPERLINK \l "Eq2"</w:instrText>
      </w:r>
      <w:r>
        <w:fldChar w:fldCharType="separate"/>
      </w:r>
      <w:r>
        <w:rPr>
          <w:color w:val="1F3864"/>
          <w:u w:val="single"/>
        </w:rPr>
        <w:t>eq. (2)</w:t>
      </w:r>
      <w:r>
        <w:fldChar w:fldCharType="end"/>
      </w:r>
      <w:bookmarkEnd w:id="83"/>
      <w:r>
        <w:t xml:space="preserve">), with coefficient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0.05</m:t>
        </m:r>
      </m:oMath>
      <w:r>
        <w:t xml:space="preserve"> (geopolitical distance)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0.025</m:t>
        </m:r>
      </m:oMath>
      <w:r>
        <w:t xml:space="preserve"> (regulatory incompatibility). Sanctioned pairs are excluded by assumption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rather than being assigned a finite weight. The continuous weights are calibrated so that an intra-bloc pair with data-adequacy (for example, two EU member states)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and a typical cross-bloc pair without a regulatory agreement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84" w:name="BenzJaax2020txt"/>
      <w:r>
        <w:fldChar w:fldCharType="begin"/>
      </w:r>
      <w:r>
        <w:instrText>HYPERLINK \l "BenzJaax2020"</w:instrText>
      </w:r>
      <w:r>
        <w:fldChar w:fldCharType="separate"/>
      </w:r>
      <w:r>
        <w:rPr>
          <w:color w:val="1F3864"/>
          <w:u w:val="single"/>
        </w:rPr>
        <w:t>Benz and Jaax (2020)</w:t>
      </w:r>
      <w:r>
        <w:fldChar w:fldCharType="end"/>
      </w:r>
      <w:bookmarkEnd w:id="84"/>
      <w:r>
        <w:t>, and the headline results are reported alongside a uniform-premium robustness check in Table 3 to make the sensitivity to these weights transparent.</w:t>
      </w:r>
      <w:r>
        <w:rPr>
          <w:rStyle w:val="FootnoteReference"/>
        </w:rPr>
        <w:footnoteReference w:id="12"/>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85" w:name="Deloitte2025txt"/>
      <w:r>
        <w:fldChar w:fldCharType="begin"/>
      </w:r>
      <w:r>
        <w:instrText>HYPERLINK \l "Deloitte2025"</w:instrText>
      </w:r>
      <w:r>
        <w:fldChar w:fldCharType="separate"/>
      </w:r>
      <w:r>
        <w:rPr>
          <w:color w:val="1F3864"/>
          <w:u w:val="single"/>
        </w:rPr>
        <w:t>Deloitte 2025</w:t>
      </w:r>
      <w:r>
        <w:fldChar w:fldCharType="end"/>
      </w:r>
      <w:bookmarkEnd w:id="85"/>
      <w:r>
        <w:t>). Construction costs are amortized over 15 years.</w:t>
      </w:r>
    </w:p>
    <w:bookmarkStart w:id="86" w:name="Table2txt"/>
    <w:p w14:paraId="0FCC3546" w14:textId="77777777" w:rsidR="00A25833" w:rsidRDefault="009A31A5">
      <w:pPr>
        <w:spacing w:after="160"/>
        <w:jc w:val="both"/>
      </w:pPr>
      <w:r>
        <w:fldChar w:fldCharType="begin"/>
      </w:r>
      <w:r>
        <w:instrText>HYPERLINK \l "Table2"</w:instrText>
      </w:r>
      <w:r>
        <w:fldChar w:fldCharType="separate"/>
      </w:r>
      <w:r>
        <w:rPr>
          <w:color w:val="1F3864"/>
          <w:u w:val="single"/>
        </w:rPr>
        <w:t>Table 2</w:t>
      </w:r>
      <w:r>
        <w:fldChar w:fldCharType="end"/>
      </w:r>
      <w:bookmarkEnd w:id="86"/>
      <w:r>
        <w:t xml:space="preserve"> reports all model parameters. Country-specific values, including electricity prices, temperatures, construction costs, and resulting unit costs, are reported in </w:t>
      </w:r>
      <w:bookmarkStart w:id="87" w:name="TableA1txt"/>
      <w:r>
        <w:fldChar w:fldCharType="begin"/>
      </w:r>
      <w:r>
        <w:instrText>HYPERLINK \l "TableA1"</w:instrText>
      </w:r>
      <w:r>
        <w:fldChar w:fldCharType="separate"/>
      </w:r>
      <w:r>
        <w:rPr>
          <w:color w:val="1F3864"/>
          <w:u w:val="single"/>
        </w:rPr>
        <w:t>Table A1</w:t>
      </w:r>
      <w:r>
        <w:fldChar w:fldCharType="end"/>
      </w:r>
      <w:bookmarkEnd w:id="87"/>
      <w:r>
        <w:t>.</w:t>
      </w:r>
    </w:p>
    <w:p w14:paraId="282472CE" w14:textId="77777777" w:rsidR="00A25833" w:rsidRDefault="009A31A5">
      <w:pPr>
        <w:pStyle w:val="Heading2"/>
      </w:pPr>
      <w:r>
        <w:rPr>
          <w:rFonts w:ascii="Times New Roman" w:hAnsi="Times New Roman"/>
          <w:b w:val="0"/>
          <w:i/>
          <w:color w:val="2F5496"/>
          <w:sz w:val="24"/>
        </w:rPr>
        <w:t>6.2 Cost Rankings and Trade Patterns</w:t>
      </w:r>
    </w:p>
    <w:bookmarkStart w:id="88" w:name="Figure1calstxt"/>
    <w:p w14:paraId="19552167" w14:textId="77777777" w:rsidR="00A25833" w:rsidRDefault="009A31A5">
      <w:pPr>
        <w:spacing w:after="160"/>
        <w:jc w:val="both"/>
      </w:pPr>
      <w:r>
        <w:fldChar w:fldCharType="begin"/>
      </w:r>
      <w:r>
        <w:instrText>HYPERLINK \l "Figure1cals"</w:instrText>
      </w:r>
      <w:r>
        <w:fldChar w:fldCharType="separate"/>
      </w:r>
      <w:r>
        <w:rPr>
          <w:color w:val="1F3864"/>
          <w:u w:val="single"/>
        </w:rPr>
        <w:t>Figure 1</w:t>
      </w:r>
      <w:r>
        <w:fldChar w:fldCharType="end"/>
      </w:r>
      <w:bookmarkEnd w:id="88"/>
      <w:r>
        <w:t xml:space="preserve"> summarizes the model structure, from country endowments through production costs and prices to equilibrium regimes. The analysis proceeds by adjusting production costs and applying bilateral trade frictions.</w:t>
      </w:r>
    </w:p>
    <w:p w14:paraId="71EF3AB7" w14:textId="77777777" w:rsidR="00A25833" w:rsidRDefault="009A31A5">
      <w:pPr>
        <w:spacing w:after="160"/>
        <w:jc w:val="both"/>
      </w:pPr>
      <w:r>
        <w:t xml:space="preserve">Under observed electricity tariffs, the cheapest producer in our sample of 85 countries is Iran, followed by Turkmenistan and Ethiopia (Column (1) of </w:t>
      </w:r>
      <w:bookmarkStart w:id="89" w:name="Table3txt"/>
      <w:r>
        <w:fldChar w:fldCharType="begin"/>
      </w:r>
      <w:r>
        <w:instrText>HYPERLINK \l "Table3"</w:instrText>
      </w:r>
      <w:r>
        <w:fldChar w:fldCharType="separate"/>
      </w:r>
      <w:r>
        <w:rPr>
          <w:color w:val="1F3864"/>
          <w:u w:val="single"/>
        </w:rPr>
        <w:t>Table 3</w:t>
      </w:r>
      <w:r>
        <w:fldChar w:fldCharType="end"/>
      </w:r>
      <w:bookmarkEnd w:id="89"/>
      <w:r>
        <w:t xml:space="preserve">). But this ranking is misleading. Iran’s headline electricity cost reflects one of the world’s largest fossil fuel subsidies. Turkmenistan, Algeria, Qatar, and several other low-cost producers face similar distortions. </w:t>
      </w:r>
    </w:p>
    <w:p w14:paraId="01AC7792" w14:textId="77777777" w:rsidR="00A25833" w:rsidRDefault="009A31A5">
      <w:pPr>
        <w:spacing w:after="160"/>
        <w:jc w:val="both"/>
      </w:pPr>
      <w:r>
        <w:t>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sidR="00A25833">
          <w:rPr>
            <w:color w:val="1F3864"/>
            <w:u w:val="single"/>
          </w:rPr>
          <w:t>IMF 2025</w:t>
        </w:r>
      </w:hyperlink>
      <w:r>
        <w:t xml:space="preserve">, </w:t>
      </w:r>
      <w:bookmarkStart w:id="90" w:name="Lazard2025txt"/>
      <w:r>
        <w:fldChar w:fldCharType="begin"/>
      </w:r>
      <w:r>
        <w:instrText>HYPERLINK \l "Lazard2025"</w:instrText>
      </w:r>
      <w:r>
        <w:fldChar w:fldCharType="separate"/>
      </w:r>
      <w:r>
        <w:rPr>
          <w:color w:val="1F3864"/>
          <w:u w:val="single"/>
        </w:rPr>
        <w:t>Lazard 2025</w:t>
      </w:r>
      <w:r>
        <w:fldChar w:fldCharType="end"/>
      </w:r>
      <w:bookmarkEnd w:id="90"/>
      <w:r>
        <w:t>). We apply this adjustment to 56 countries whose retail electricity prices fall below the estimated LRMC.</w:t>
      </w:r>
      <w:r>
        <w:rPr>
          <w:rStyle w:val="FootnoteReference"/>
        </w:rPr>
        <w:footnoteReference w:id="13"/>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sidR="00A25833">
          <w:rPr>
            <w:color w:val="1F3864"/>
            <w:u w:val="single"/>
          </w:rPr>
          <w:t>Table 3</w:t>
        </w:r>
      </w:hyperlink>
      <w:r>
        <w:t>) shifts the top of the ranking toward hydropower-rich countries: Kyrgyzstan, Ethiopia, Kosovo, Canada, and Tajikistan. Iran drops from first to 24th, and Turkmenistan falls 16 places. 35 countries change their trade regimes, but the remaining cross-country variation is narrow (</w:t>
      </w:r>
      <w:bookmarkStart w:id="91" w:name="TableA2txt"/>
      <w:r>
        <w:fldChar w:fldCharType="begin"/>
      </w:r>
      <w:r>
        <w:instrText>HYPERLINK \l "TableA2"</w:instrText>
      </w:r>
      <w:r>
        <w:fldChar w:fldCharType="separate"/>
      </w:r>
      <w:r>
        <w:rPr>
          <w:color w:val="1F3864"/>
          <w:u w:val="single"/>
        </w:rPr>
        <w:t>Table A2</w:t>
      </w:r>
      <w:r>
        <w:fldChar w:fldCharType="end"/>
      </w:r>
      <w:bookmarkEnd w:id="91"/>
      <w:r>
        <w:t xml:space="preserve"> extends the ranking to all countries).</w:t>
      </w:r>
    </w:p>
    <w:p w14:paraId="033AEBAB" w14:textId="77777777" w:rsidR="00A25833" w:rsidRDefault="009A31A5">
      <w:pPr>
        <w:spacing w:after="160"/>
        <w:jc w:val="both"/>
      </w:pPr>
      <w:r>
        <w:t>The gap between cost advantage and actual investment is wide. Eight of the twenty cheapest producers have under 100 MW of installed capacity (e.g., Kyrgyzstan: rank 1, 5 MW), while countries outside the top twenty host large clusters (Netherlands: rank 67, 1,800 MW; Ireland: rank 83, 1,260 MW). The cost ranking identifies the feasible set of exporters, not a prediction of realized investment.</w:t>
      </w:r>
    </w:p>
    <w:p w14:paraId="066FC0C3" w14:textId="77777777" w:rsidR="00A25833" w:rsidRDefault="009A31A5">
      <w:pPr>
        <w:spacing w:after="160"/>
        <w:jc w:val="both"/>
      </w:pPr>
      <w:r>
        <w:t>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hyperlink w:anchor="AykutEtAl2026" w:history="1">
        <w:r w:rsidR="00A25833">
          <w:rPr>
            <w:color w:val="1F3864"/>
            <w:u w:val="single"/>
          </w:rPr>
          <w:t>Aykut et al. 2026</w:t>
        </w:r>
      </w:hyperlink>
      <w:r>
        <w:t>). Moreover, most announced investment flows between geopolitical allies, are consistent with the bilateral sovereignty premium rather than cost alone determining where capacity is built (</w:t>
      </w:r>
      <w:bookmarkStart w:id="92" w:name="StraubEtAl2026txt"/>
      <w:r>
        <w:fldChar w:fldCharType="begin"/>
      </w:r>
      <w:r>
        <w:instrText>HYPERLINK \l "StraubEtAl2026"</w:instrText>
      </w:r>
      <w:r>
        <w:fldChar w:fldCharType="separate"/>
      </w:r>
      <w:r>
        <w:rPr>
          <w:color w:val="1F3864"/>
          <w:u w:val="single"/>
        </w:rPr>
        <w:t>Straub et al. 2026</w:t>
      </w:r>
      <w:r>
        <w:fldChar w:fldCharType="end"/>
      </w:r>
      <w:bookmarkEnd w:id="92"/>
      <w:r>
        <w:t>). Econometric evidence confirms that electricity costs are not a robust predictor of data center location once market size and regulatory environment are controlled for (</w:t>
      </w:r>
      <w:bookmarkStart w:id="93" w:name="CaouiSteck2025txt"/>
      <w:r>
        <w:fldChar w:fldCharType="begin"/>
      </w:r>
      <w:r>
        <w:instrText>HYPERLINK \l "CaouiSteck2025"</w:instrText>
      </w:r>
      <w:r>
        <w:fldChar w:fldCharType="separate"/>
      </w:r>
      <w:r>
        <w:rPr>
          <w:color w:val="1F3864"/>
          <w:u w:val="single"/>
        </w:rPr>
        <w:t>Caoui and Steck 2025</w:t>
      </w:r>
      <w:r>
        <w:fldChar w:fldCharType="end"/>
      </w:r>
      <w:bookmarkEnd w:id="93"/>
      <w:r>
        <w:t>).</w:t>
      </w:r>
    </w:p>
    <w:p w14:paraId="0842B0D1" w14:textId="77777777" w:rsidR="00A25833" w:rsidRDefault="009A31A5">
      <w:pPr>
        <w:spacing w:after="160"/>
        <w:jc w:val="both"/>
      </w:pPr>
      <w:r>
        <w:t>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94" w:name="KatzEtAl2025txt"/>
      <w:r>
        <w:fldChar w:fldCharType="begin"/>
      </w:r>
      <w:r>
        <w:instrText>HYPERLINK \l "KatzEtAl2025"</w:instrText>
      </w:r>
      <w:r>
        <w:fldChar w:fldCharType="separate"/>
      </w:r>
      <w:r>
        <w:rPr>
          <w:color w:val="1F3864"/>
          <w:u w:val="single"/>
        </w:rPr>
        <w:t>Katz et al. 2025</w:t>
      </w:r>
      <w:r>
        <w:fldChar w:fldCharType="end"/>
      </w:r>
      <w:bookmarkEnd w:id="94"/>
      <w:r>
        <w:t>).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w:t>
      </w:r>
      <w:r>
        <w:t xml:space="preserve"> predicts for countries combining moderate costs with high institutional quality (</w:t>
      </w:r>
      <w:hyperlink w:anchor="AykutEtAl2026" w:history="1">
        <w:r w:rsidR="00A25833">
          <w:rPr>
            <w:color w:val="1F3864"/>
            <w:u w:val="single"/>
          </w:rPr>
          <w:t>Aykut et al. 2026</w:t>
        </w:r>
      </w:hyperlink>
      <w:r>
        <w:t>).</w:t>
      </w:r>
    </w:p>
    <w:p w14:paraId="01860056" w14:textId="77777777" w:rsidR="00A25833" w:rsidRDefault="009A31A5">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sidR="00A25833">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5A16939A" w14:textId="77777777" w:rsidR="00A25833" w:rsidRDefault="009A31A5">
      <w:pPr>
        <w:spacing w:after="160"/>
        <w:jc w:val="both"/>
      </w:pPr>
      <w:r>
        <w:rPr>
          <w:i/>
        </w:rPr>
        <w:t xml:space="preserve">Trade flows under capacity constraints. </w:t>
      </w:r>
      <w:r>
        <w:t xml:space="preserve">Weighing the sourcing patterns by demand shares from </w:t>
      </w:r>
      <w:bookmarkStart w:id="95" w:name="Eq4txt904"/>
      <w:r>
        <w:fldChar w:fldCharType="begin"/>
      </w:r>
      <w:r>
        <w:instrText>HYPERLINK \l "Eq4"</w:instrText>
      </w:r>
      <w:r>
        <w:fldChar w:fldCharType="separate"/>
      </w:r>
      <w:r>
        <w:rPr>
          <w:color w:val="1F3864"/>
          <w:u w:val="single"/>
        </w:rPr>
        <w:t>equation (4)</w:t>
      </w:r>
      <w:r>
        <w:fldChar w:fldCharType="end"/>
      </w:r>
      <w:bookmarkEnd w:id="95"/>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$1.60</m:t>
        </m:r>
      </m:oMath>
      <w:r>
        <w:t>/hr, set by the marginal exporter’s cost. Training demand is served by a dominant exporter (HHI = 0.984, with 3 other producers at the margin), leaving the training market close to the unconstrained benchmark of Proposition 2. The largest shadow values of grid capacity are in Kyrgyzstan ($0.019/hr), Ethiopia ($0.003/hr), and Kosovo ($0.001/hr), indicating modest returns to capacity expansion. Under the bilateral sovereignty premium, most training demand shifts to domestic production, and the residua</w:t>
      </w:r>
      <w:r>
        <w:t>l export market is served by a single exporter at $1.58/hr.</w:t>
      </w:r>
    </w:p>
    <w:p w14:paraId="04CE767F" w14:textId="77777777" w:rsidR="00A25833" w:rsidRDefault="009A31A5">
      <w:pPr>
        <w:spacing w:after="160"/>
        <w:jc w:val="both"/>
      </w:pPr>
      <w:r>
        <w:t xml:space="preserve">Inference exports are more dispersed, with the top five exporters being Canada (43%), Kyrgyzstan (26%), Kosovo (10%), Indonesia (0.9%), and Ukraine (0.5%), collectively accounting for 80% of cross-border inference demand (HHI = 0.265). </w:t>
      </w:r>
    </w:p>
    <w:p w14:paraId="7FA49783" w14:textId="77777777" w:rsidR="00A25833" w:rsidRDefault="009A31A5">
      <w:pPr>
        <w:spacing w:after="160"/>
        <w:jc w:val="both"/>
      </w:pPr>
      <w:r>
        <w:t xml:space="preserve">Among developing countries, Kyrgyzstan captures 26% of global inference demand by serving China, Kazakhstan, and Uzbekistan, a large share for a country with a GDP of under $15 billion. Kosovo serves as an inference hub for 21 countries, accounting for 10% of global inference demand. </w:t>
      </w:r>
    </w:p>
    <w:p w14:paraId="68557153" w14:textId="77777777" w:rsidR="00A25833" w:rsidRDefault="009A31A5">
      <w:pPr>
        <w:spacing w:after="160"/>
        <w:jc w:val="both"/>
      </w:pPr>
      <w:r>
        <w:rPr>
          <w:i/>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w:t>
      </w:r>
      <w:r>
        <w:t>a distinct nearby producer.</w:t>
      </w:r>
    </w:p>
    <w:p w14:paraId="30E97D5B" w14:textId="77777777" w:rsidR="00A25833" w:rsidRDefault="009A31A5">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sidR="00A25833">
          <w:rPr>
            <w:color w:val="1F3864"/>
            <w:u w:val="single"/>
          </w:rPr>
          <w:t>Aykut et al. 2026</w:t>
        </w:r>
      </w:hyperlink>
      <w:r>
        <w:t>).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14:paraId="087ADDBC" w14:textId="77777777" w:rsidR="00A25833" w:rsidRDefault="009A31A5">
      <w:pPr>
        <w:spacing w:after="160"/>
        <w:jc w:val="both"/>
      </w:pPr>
      <w:r>
        <w:t>Raising the uniform premium to 20% shifts five additional countries (including Croatia, Cyprus, and Germany) to domestic training production, reducing the share of global training demand available to foreign producers from 3% to 0%. Inference exports are more resilient to sovereignty premia because the latency advantage of proximity partially insulates regional hubs. The ease with which modest premia eliminate trade explains the welfare costs documented below.</w:t>
      </w:r>
    </w:p>
    <w:p w14:paraId="6C992852" w14:textId="77777777" w:rsidR="00A25833" w:rsidRDefault="009A31A5">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which range from roughly 0.2% to 10% depending on country size and specification (</w:t>
      </w:r>
      <w:bookmarkStart w:id="96" w:name="EatonKortum2002txt"/>
      <w:r>
        <w:fldChar w:fldCharType="begin"/>
      </w:r>
      <w:r>
        <w:instrText>HYPERLINK \l "EatonKortum2002"</w:instrText>
      </w:r>
      <w:r>
        <w:fldChar w:fldCharType="separate"/>
      </w:r>
      <w:r>
        <w:rPr>
          <w:color w:val="1F3864"/>
          <w:u w:val="single"/>
        </w:rPr>
        <w:t>Eaton and Kortum 2002</w:t>
      </w:r>
      <w:r>
        <w:fldChar w:fldCharType="end"/>
      </w:r>
      <w:bookmarkEnd w:id="96"/>
      <w:r>
        <w:t xml:space="preserve">, </w:t>
      </w:r>
      <w:bookmarkStart w:id="97" w:name="ACR2012txt"/>
      <w:r>
        <w:fldChar w:fldCharType="begin"/>
      </w:r>
      <w:r>
        <w:instrText>HYPERLINK \l "ACR2012"</w:instrText>
      </w:r>
      <w:r>
        <w:fldChar w:fldCharType="separate"/>
      </w:r>
      <w:r>
        <w:rPr>
          <w:color w:val="1F3864"/>
          <w:u w:val="single"/>
        </w:rPr>
        <w:t>Arkolakis et al. 2012</w:t>
      </w:r>
      <w:r>
        <w:fldChar w:fldCharType="end"/>
      </w:r>
      <w:bookmarkEnd w:id="97"/>
      <w:r>
        <w:t>).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172F6D3E" w14:textId="77777777" w:rsidR="00A25833" w:rsidRDefault="009A31A5">
      <w:pPr>
        <w:spacing w:after="160"/>
        <w:jc w:val="both"/>
      </w:pPr>
      <w:r>
        <w:t>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w:t>
      </w:r>
      <w:r>
        <w:t>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w:t>
      </w:r>
      <w:r>
        <w:t xml:space="preserve">veloping countries that adopt broad data localization requirements risk foreclosing both import savings and regional export opportunities, the specialization gains that the model predicts. The </w:t>
      </w:r>
      <w:bookmarkStart w:id="98" w:name="WorldBank2025txt"/>
      <w:r>
        <w:fldChar w:fldCharType="begin"/>
      </w:r>
      <w:r>
        <w:instrText>HYPERLINK \l "WorldBank2025"</w:instrText>
      </w:r>
      <w:r>
        <w:fldChar w:fldCharType="separate"/>
      </w:r>
      <w:r>
        <w:rPr>
          <w:color w:val="1F3864"/>
          <w:u w:val="single"/>
        </w:rPr>
        <w:t>World Bank (2025)</w:t>
      </w:r>
      <w:r>
        <w:fldChar w:fldCharType="end"/>
      </w:r>
      <w:bookmarkEnd w:id="98"/>
      <w:r>
        <w:t xml:space="preserve"> frames this as a core policy trade-off: building domestic capacity versus securing affordable access to international cloud services.</w:t>
      </w:r>
    </w:p>
    <w:p w14:paraId="117EA17E" w14:textId="77777777" w:rsidR="00A25833" w:rsidRDefault="009A31A5">
      <w:pPr>
        <w:pStyle w:val="Heading1"/>
      </w:pPr>
      <w:r>
        <w:t>7. Robustness, Caveats, and Extensions</w:t>
      </w:r>
    </w:p>
    <w:p w14:paraId="42061A91" w14:textId="77777777" w:rsidR="00A25833" w:rsidRDefault="009A31A5">
      <w:pPr>
        <w:pStyle w:val="Heading2"/>
      </w:pPr>
      <w:r>
        <w:rPr>
          <w:rFonts w:ascii="Times New Roman" w:hAnsi="Times New Roman"/>
          <w:b w:val="0"/>
          <w:i/>
          <w:color w:val="2F5496"/>
          <w:sz w:val="24"/>
        </w:rPr>
        <w:t>7.1 Robustness to parameter variation</w:t>
      </w:r>
    </w:p>
    <w:p w14:paraId="7F360490" w14:textId="77777777" w:rsidR="00A25833" w:rsidRDefault="009A31A5">
      <w:pPr>
        <w:spacing w:after="160"/>
        <w:jc w:val="both"/>
      </w:pPr>
      <w:r>
        <w:rPr>
          <w:i/>
        </w:rPr>
        <w:t xml:space="preserve">Sensitivity analysis. </w:t>
      </w:r>
      <w:r>
        <w:t xml:space="preserve">Cost rankings are robust to substantial variations in parameters. </w:t>
      </w:r>
      <w:bookmarkStart w:id="99" w:name="TableA3txt"/>
      <w:r>
        <w:fldChar w:fldCharType="begin"/>
      </w:r>
      <w:r>
        <w:instrText>HYPERLINK \l "TableA3"</w:instrText>
      </w:r>
      <w:r>
        <w:fldChar w:fldCharType="separate"/>
      </w:r>
      <w:r>
        <w:rPr>
          <w:color w:val="1F3864"/>
          <w:u w:val="single"/>
        </w:rPr>
        <w:t>Table A3</w:t>
      </w:r>
      <w:r>
        <w:fldChar w:fldCharType="end"/>
      </w:r>
      <w:bookmarkEnd w:id="99"/>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w:t>
      </w:r>
      <w:r>
        <w:t xml:space="preserve"> A reduction in sovereignty frictions shifts countries from domestic production to importing, expanding trade volumes but reducing rents for exporters.</w:t>
      </w:r>
    </w:p>
    <w:p w14:paraId="565A0AFD" w14:textId="77777777" w:rsidR="00A25833" w:rsidRDefault="009A31A5">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14:paraId="57645D5B" w14:textId="77777777" w:rsidR="00A25833" w:rsidRDefault="009A31A5">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405E56E8" w14:textId="77777777" w:rsidR="00A25833" w:rsidRDefault="009A31A5">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sidR="00A25833">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4"/>
      </w:r>
    </w:p>
    <w:p w14:paraId="667E21A3" w14:textId="77777777" w:rsidR="00A25833" w:rsidRDefault="009A31A5">
      <w:pPr>
        <w:pStyle w:val="Heading2"/>
      </w:pPr>
      <w:r>
        <w:rPr>
          <w:rFonts w:ascii="Times New Roman" w:hAnsi="Times New Roman"/>
          <w:b w:val="0"/>
          <w:i/>
          <w:color w:val="2F5496"/>
          <w:sz w:val="24"/>
        </w:rPr>
        <w:t>7.2 Caveats and omitted frictions</w:t>
      </w:r>
    </w:p>
    <w:p w14:paraId="0FDD6720" w14:textId="77777777" w:rsidR="00A25833" w:rsidRDefault="009A31A5">
      <w:pPr>
        <w:spacing w:after="16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w:t>
      </w:r>
      <w:r>
        <w:t>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w:t>
      </w:r>
      <w:r>
        <w:t>ost advantages. These omitted constraints all work against developing-country competitiveness; the calibration results should therefore be read as upper bounds.</w:t>
      </w:r>
    </w:p>
    <w:p w14:paraId="3BC9E23C" w14:textId="77777777" w:rsidR="00A25833" w:rsidRDefault="009A31A5">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sidR="00A25833">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100" w:name="Chandramowli2024txt"/>
      <w:r>
        <w:fldChar w:fldCharType="begin"/>
      </w:r>
      <w:r>
        <w:instrText>HYPERLINK \l "Chandramowli2024"</w:instrText>
      </w:r>
      <w:r>
        <w:fldChar w:fldCharType="separate"/>
      </w:r>
      <w:r>
        <w:rPr>
          <w:color w:val="1F3864"/>
          <w:u w:val="single"/>
        </w:rPr>
        <w:t>Chandramowli et al. 2024</w:t>
      </w:r>
      <w:r>
        <w:fldChar w:fldCharType="end"/>
      </w:r>
      <w:bookmarkEnd w:id="100"/>
      <w:r>
        <w:t>), and AI data-center expansion alone could increase retail prices by 8–9 percent by 2030 (</w:t>
      </w:r>
      <w:hyperlink w:anchor="IMF2025" w:history="1">
        <w:r w:rsidR="00A25833">
          <w:rPr>
            <w:color w:val="1F3864"/>
            <w:u w:val="single"/>
          </w:rPr>
          <w:t>IMF 2025</w:t>
        </w:r>
      </w:hyperlink>
      <w:r>
        <w:t xml:space="preserve">). </w:t>
      </w:r>
      <w:bookmarkStart w:id="101" w:name="AlvarezEtAl2026txt"/>
      <w:r>
        <w:fldChar w:fldCharType="begin"/>
      </w:r>
      <w:r>
        <w:instrText>HYPERLINK \l "AlvarezEtAl2026"</w:instrText>
      </w:r>
      <w:r>
        <w:fldChar w:fldCharType="separate"/>
      </w:r>
      <w:r>
        <w:rPr>
          <w:color w:val="1F3864"/>
          <w:u w:val="single"/>
        </w:rPr>
        <w:t>Alvarez et al. (2026)</w:t>
      </w:r>
      <w:r>
        <w:fldChar w:fldCharType="end"/>
      </w:r>
      <w:bookmarkEnd w:id="101"/>
      <w:r>
        <w:t xml:space="preserve"> find that in the US, a one-unit increase in log cumulative data-center revenue raises local electricity prices by roughly 0.9 percent, significant at the 1 percent level in every horizon; counties that ever host a data center exhibit a 3.9 percent level effect on retail prices. For small grids such as Kyrgyzstan’s, the proportional impact would be substantially larger, further eroding the cost advantages documented above.</w:t>
      </w:r>
    </w:p>
    <w:p w14:paraId="707CAE13" w14:textId="77777777" w:rsidR="00A25833" w:rsidRDefault="009A31A5">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7A2F1565" w14:textId="77777777" w:rsidR="00A25833" w:rsidRDefault="009A31A5">
      <w:pPr>
        <w:spacing w:after="160"/>
        <w:jc w:val="both"/>
      </w:pPr>
      <w:r>
        <w:rPr>
          <w:i/>
        </w:rPr>
        <w:t xml:space="preserve">Form of the sovereignty wedge.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and fixed costs. We expect our main finding to hold — both modifications cut against developing-country entrants — and leave the formal version to future work.</w:t>
      </w:r>
    </w:p>
    <w:p w14:paraId="2F3F6326" w14:textId="77777777" w:rsidR="00A25833" w:rsidRDefault="009A31A5">
      <w:pPr>
        <w:spacing w:after="160"/>
        <w:jc w:val="both"/>
      </w:pPr>
      <w:r>
        <w:rPr>
          <w:i/>
        </w:rPr>
        <w:t xml:space="preserve">Cost of capital. </w:t>
      </w:r>
      <w:r>
        <w:t>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102" w:name="Calcaterra2024txt"/>
      <w:r>
        <w:fldChar w:fldCharType="begin"/>
      </w:r>
      <w:r>
        <w:instrText>HYPERLINK \l "Calcaterra2024"</w:instrText>
      </w:r>
      <w:r>
        <w:fldChar w:fldCharType="separate"/>
      </w:r>
      <w:r>
        <w:rPr>
          <w:color w:val="1F3864"/>
          <w:u w:val="single"/>
        </w:rPr>
        <w:t>Calcaterra et al. 2024</w:t>
      </w:r>
      <w:r>
        <w:fldChar w:fldCharType="end"/>
      </w:r>
      <w:bookmarkEnd w:id="102"/>
      <w:r>
        <w:t xml:space="preserve">). Column (4) of </w:t>
      </w:r>
      <w:hyperlink w:anchor="Table3" w:history="1">
        <w:r w:rsidR="00A25833">
          <w:rPr>
            <w:color w:val="1F3864"/>
            <w:u w:val="single"/>
          </w:rPr>
          <w:t>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14:paraId="2DCB7BE7" w14:textId="77777777" w:rsidR="00A25833" w:rsidRDefault="009A31A5">
      <w:pPr>
        <w:spacing w:after="160"/>
        <w:jc w:val="both"/>
      </w:pPr>
      <w:r>
        <w:t xml:space="preserve">This is the mechanism that links the cost-recovery and bilateral sovereignty specifications: institutional credibility matters for compute trade through two channels, the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w:t>
      </w:r>
      <w:r>
        <w:t>er treats spec (4) as the more realistic benchmark for questions about whether a developing country can capture compute-export rents with domestic capital.</w:t>
      </w:r>
    </w:p>
    <w:p w14:paraId="6230D803" w14:textId="77777777" w:rsidR="00A25833" w:rsidRDefault="009A31A5">
      <w:pPr>
        <w:pStyle w:val="Heading2"/>
      </w:pPr>
      <w:r>
        <w:rPr>
          <w:rFonts w:ascii="Times New Roman" w:hAnsi="Times New Roman"/>
          <w:b w:val="0"/>
          <w:i/>
          <w:color w:val="2F5496"/>
          <w:sz w:val="24"/>
        </w:rPr>
        <w:t>7.3 Extensions</w:t>
      </w:r>
    </w:p>
    <w:p w14:paraId="06DBE66D" w14:textId="77777777" w:rsidR="00A25833" w:rsidRDefault="009A31A5">
      <w:pPr>
        <w:spacing w:after="160"/>
        <w:jc w:val="both"/>
      </w:pPr>
      <w:r>
        <w:rPr>
          <w:i/>
        </w:rPr>
        <w:t xml:space="preserve">Edge computing. </w:t>
      </w:r>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w:t>
      </w:r>
      <w:r>
        <w:t>able of serving inference demand would expand. For EMDEs with weak grid infrastructure but adequate mobile connectivity, edge computing may offer a leapfrogging path that bypasses the grid bottlenecks central to the model (</w:t>
      </w:r>
      <w:bookmarkStart w:id="103" w:name="AykutEtAl2026txt"/>
      <w:r>
        <w:fldChar w:fldCharType="begin"/>
      </w:r>
      <w:r>
        <w:instrText>HYPERLINK \l "AykutEtAl2026"</w:instrText>
      </w:r>
      <w:r>
        <w:fldChar w:fldCharType="separate"/>
      </w:r>
      <w:r>
        <w:rPr>
          <w:color w:val="1F3864"/>
          <w:u w:val="single"/>
        </w:rPr>
        <w:t>Aykut et al. 2026</w:t>
      </w:r>
      <w:r>
        <w:fldChar w:fldCharType="end"/>
      </w:r>
      <w:bookmarkEnd w:id="103"/>
      <w:r>
        <w:t>). Incorporating heterogeneous compute architectures—centralized GPU clusters for training, distributed edge nodes for inference—into the trade framework is a natural direction for future work.</w:t>
      </w:r>
    </w:p>
    <w:p w14:paraId="3D239653" w14:textId="77777777" w:rsidR="00A25833" w:rsidRDefault="009A31A5">
      <w:pPr>
        <w:pStyle w:val="Heading1"/>
      </w:pPr>
      <w:r>
        <w:t>8. Conclusion</w:t>
      </w:r>
    </w:p>
    <w:p w14:paraId="194AC6DF" w14:textId="77777777" w:rsidR="00A25833" w:rsidRDefault="009A31A5">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64BC0EE2" w14:textId="77777777" w:rsidR="00A25833" w:rsidRDefault="009A31A5">
      <w:pPr>
        <w:spacing w:after="16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w:t>
      </w:r>
      <w:r>
        <w:t>ry’s trade regime. Compute is therefore simultaneously the easiest sector for developing countries to enter on cost grounds and the most vulnerable to small policy-induced distortions.</w:t>
      </w:r>
    </w:p>
    <w:p w14:paraId="1D93E4F2" w14:textId="77777777" w:rsidR="00A25833" w:rsidRDefault="009A31A5">
      <w:pPr>
        <w:spacing w:after="160"/>
        <w:jc w:val="both"/>
      </w:pPr>
      <w:r>
        <w:t>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w:t>
      </w:r>
      <w:r>
        <w:t xml:space="preserve">ontrivial welfare cost. The welfare loss, however, is small enough that governments with legitimate data-sovereignty objectives may prefer to rely on domestic supply. </w:t>
      </w:r>
    </w:p>
    <w:p w14:paraId="4DC2E085" w14:textId="77777777" w:rsidR="00A25833" w:rsidRDefault="009A31A5">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482C2888" w14:textId="77777777" w:rsidR="00A25833" w:rsidRDefault="009A31A5">
      <w:pPr>
        <w:spacing w:after="16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w:t>
      </w:r>
      <w:r>
        <w:t>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14:paraId="611BB78E" w14:textId="77777777" w:rsidR="00A25833" w:rsidRDefault="009A31A5">
      <w:pPr>
        <w:pStyle w:val="Heading1"/>
        <w:pageBreakBefore/>
      </w:pPr>
      <w:r>
        <w:t>References</w:t>
      </w:r>
    </w:p>
    <w:bookmarkStart w:id="104" w:name="AlvarezEtAl2026"/>
    <w:p w14:paraId="7F5DADBB" w14:textId="77777777" w:rsidR="00A25833" w:rsidRDefault="009A31A5">
      <w:pPr>
        <w:spacing w:after="80" w:line="240" w:lineRule="exact"/>
        <w:ind w:left="720" w:hanging="720"/>
        <w:jc w:val="both"/>
      </w:pPr>
      <w:r>
        <w:fldChar w:fldCharType="begin"/>
      </w:r>
      <w:r>
        <w:instrText>HYPERLINK \l "AlvarezEtAl2026txt"</w:instrText>
      </w:r>
      <w:r>
        <w:fldChar w:fldCharType="separate"/>
      </w:r>
      <w:r>
        <w:rPr>
          <w:color w:val="1F3864"/>
          <w:u w:val="single"/>
        </w:rPr>
        <w:t xml:space="preserve">Alvarez, F., Argente, D., Chow, J., and D. Van Patten. (2026). </w:t>
      </w:r>
      <w:r>
        <w:fldChar w:fldCharType="end"/>
      </w:r>
      <w:r>
        <w:t xml:space="preserve">“Data Centers and Local Economies in the Age of AI: A Shift-Share Approach.” </w:t>
      </w:r>
      <w:r>
        <w:rPr>
          <w:i/>
        </w:rPr>
        <w:t>NBER Working Paper</w:t>
      </w:r>
      <w:r>
        <w:t xml:space="preserve"> No. 35194.</w:t>
      </w:r>
      <w:bookmarkEnd w:id="104"/>
    </w:p>
    <w:p w14:paraId="47DED565" w14:textId="77777777" w:rsidR="00A25833" w:rsidRDefault="00A25833">
      <w:pPr>
        <w:spacing w:after="80" w:line="240" w:lineRule="exact"/>
        <w:ind w:left="720" w:hanging="720"/>
        <w:jc w:val="both"/>
      </w:pPr>
      <w:hyperlink w:anchor="AndersonVanWincoop2003txt" w:history="1">
        <w:r>
          <w:rPr>
            <w:color w:val="1F3864"/>
            <w:u w:val="single"/>
          </w:rPr>
          <w:t xml:space="preserve">Anderson, J.E. and D. Marcouiller. (2002). </w:t>
        </w:r>
      </w:hyperlink>
      <w:r w:rsidR="009A31A5">
        <w:t xml:space="preserve">“Insecure Trade: Reduced-Form Evidence.” </w:t>
      </w:r>
      <w:r w:rsidR="009A31A5">
        <w:rPr>
          <w:i/>
        </w:rPr>
        <w:t>Review of Economics and Statistics</w:t>
      </w:r>
      <w:r w:rsidR="009A31A5">
        <w:t>, 84(2): 342–352.</w:t>
      </w:r>
    </w:p>
    <w:bookmarkStart w:id="105" w:name="AndersonVanWincoop2003"/>
    <w:p w14:paraId="4AAD6446" w14:textId="77777777" w:rsidR="00A25833" w:rsidRDefault="009A31A5">
      <w:pPr>
        <w:spacing w:after="80" w:line="240" w:lineRule="exact"/>
        <w:ind w:left="720" w:hanging="720"/>
        <w:jc w:val="both"/>
      </w:pPr>
      <w:r>
        <w:fldChar w:fldCharType="begin"/>
      </w:r>
      <w:r>
        <w:instrText>HYPERLINK \l "AndersonVanWincoop2003txt"</w:instrText>
      </w:r>
      <w:r>
        <w:fldChar w:fldCharType="separate"/>
      </w:r>
      <w:r>
        <w:rPr>
          <w:color w:val="1F3864"/>
          <w:u w:val="single"/>
        </w:rPr>
        <w:t xml:space="preserve">Anderson, J.E. and E. van Wincoop. (2003). </w:t>
      </w:r>
      <w:r>
        <w:fldChar w:fldCharType="end"/>
      </w:r>
      <w:r>
        <w:t xml:space="preserve">“Gravity with Gravitas: A Solution to the Border Puzzle.” </w:t>
      </w:r>
      <w:r>
        <w:rPr>
          <w:i/>
        </w:rPr>
        <w:t>American Economic Review</w:t>
      </w:r>
      <w:r>
        <w:t>, 93(1): 170–192.</w:t>
      </w:r>
      <w:bookmarkEnd w:id="105"/>
    </w:p>
    <w:bookmarkStart w:id="106" w:name="Antras2003"/>
    <w:p w14:paraId="78ECB070" w14:textId="77777777" w:rsidR="00A25833" w:rsidRDefault="009A31A5">
      <w:pPr>
        <w:spacing w:after="80" w:line="240" w:lineRule="exact"/>
        <w:ind w:left="720" w:hanging="720"/>
        <w:jc w:val="both"/>
      </w:pPr>
      <w:r>
        <w:fldChar w:fldCharType="begin"/>
      </w:r>
      <w:r>
        <w:instrText>HYPERLINK \l "Antras2003txt"</w:instrText>
      </w:r>
      <w:r>
        <w:fldChar w:fldCharType="separate"/>
      </w:r>
      <w:r>
        <w:rPr>
          <w:color w:val="1F3864"/>
          <w:u w:val="single"/>
        </w:rPr>
        <w:t xml:space="preserve">Antràs, P. (2003). </w:t>
      </w:r>
      <w:r>
        <w:fldChar w:fldCharType="end"/>
      </w:r>
      <w:r>
        <w:t xml:space="preserve">“Firms, Contracts, and Trade Structure.” </w:t>
      </w:r>
      <w:r>
        <w:rPr>
          <w:i/>
        </w:rPr>
        <w:t>Quarterly Journal of Economics</w:t>
      </w:r>
      <w:r>
        <w:t>, 118(4): 1375–1418.</w:t>
      </w:r>
      <w:bookmarkEnd w:id="106"/>
    </w:p>
    <w:bookmarkStart w:id="107" w:name="ACR2012"/>
    <w:p w14:paraId="2B399ED1" w14:textId="77777777" w:rsidR="00A25833" w:rsidRDefault="009A31A5">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107"/>
    </w:p>
    <w:bookmarkStart w:id="108" w:name="ADB2020"/>
    <w:p w14:paraId="5C8E8194" w14:textId="77777777" w:rsidR="00A25833" w:rsidRDefault="009A31A5">
      <w:pPr>
        <w:spacing w:after="80" w:line="240" w:lineRule="exact"/>
        <w:ind w:left="720" w:hanging="720"/>
        <w:jc w:val="both"/>
      </w:pPr>
      <w:r>
        <w:fldChar w:fldCharType="begin"/>
      </w:r>
      <w:r>
        <w:instrText>HYPERLINK \l "ADB2020txt"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108"/>
    </w:p>
    <w:bookmarkStart w:id="109" w:name="AykutEtAl2026"/>
    <w:p w14:paraId="620DF9CF" w14:textId="77777777" w:rsidR="00A25833" w:rsidRDefault="009A31A5">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S. Ozyurt, K. Jung,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sidR="00A25833">
          <w:rPr>
            <w:color w:val="1F3864"/>
            <w:u w:val="single"/>
          </w:rPr>
          <w:t>World Bank</w:t>
        </w:r>
      </w:hyperlink>
      <w:r>
        <w:t xml:space="preserve"> Group.</w:t>
      </w:r>
      <w:bookmarkEnd w:id="109"/>
    </w:p>
    <w:bookmarkStart w:id="110" w:name="BaileyEtAl2017"/>
    <w:p w14:paraId="4D355B61" w14:textId="77777777" w:rsidR="00A25833" w:rsidRDefault="009A31A5">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110"/>
    </w:p>
    <w:bookmarkStart w:id="111" w:name="Barroso2018"/>
    <w:p w14:paraId="12FF88A2" w14:textId="77777777" w:rsidR="00A25833" w:rsidRDefault="009A31A5">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111"/>
    </w:p>
    <w:bookmarkStart w:id="112" w:name="BenzJaax2020"/>
    <w:p w14:paraId="70297402" w14:textId="77777777" w:rsidR="00A25833" w:rsidRDefault="009A31A5">
      <w:pPr>
        <w:spacing w:after="80" w:line="240" w:lineRule="exact"/>
        <w:ind w:left="720" w:hanging="720"/>
        <w:jc w:val="both"/>
      </w:pPr>
      <w:r>
        <w:fldChar w:fldCharType="begin"/>
      </w:r>
      <w:r>
        <w:instrText>HYPERLINK \l "BenzJaax2020txt"</w:instrText>
      </w:r>
      <w:r>
        <w:fldChar w:fldCharType="separate"/>
      </w:r>
      <w:r>
        <w:rPr>
          <w:color w:val="1F3864"/>
          <w:u w:val="single"/>
        </w:rPr>
        <w:t xml:space="preserve">Benz, S. and A. Jaax. (2020). </w:t>
      </w:r>
      <w:r>
        <w:fldChar w:fldCharType="end"/>
      </w:r>
      <w:r>
        <w:t xml:space="preserve">“The Costs of Regulatory Barriers to Trade in Services: New Estimates of Ad Valorem Tariff Equivalents.” </w:t>
      </w:r>
      <w:r>
        <w:rPr>
          <w:i/>
        </w:rPr>
        <w:t>OECD Trade Policy Papers</w:t>
      </w:r>
      <w:r>
        <w:t>, No. 238. Paris: OECD Publishing.</w:t>
      </w:r>
      <w:bookmarkEnd w:id="112"/>
    </w:p>
    <w:bookmarkStart w:id="113" w:name="Biglaiser2024"/>
    <w:p w14:paraId="015463AC" w14:textId="77777777" w:rsidR="00A25833" w:rsidRDefault="009A31A5">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113"/>
    </w:p>
    <w:bookmarkStart w:id="114" w:name="Blinder2006"/>
    <w:p w14:paraId="1D80632D" w14:textId="77777777" w:rsidR="00A25833" w:rsidRDefault="009A31A5">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114"/>
    </w:p>
    <w:bookmarkStart w:id="115" w:name="Brainard1997"/>
    <w:p w14:paraId="616976D6" w14:textId="77777777" w:rsidR="00A25833" w:rsidRDefault="009A31A5">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115"/>
    </w:p>
    <w:bookmarkStart w:id="116" w:name="Calcaterra2024"/>
    <w:p w14:paraId="2600CBA5" w14:textId="77777777" w:rsidR="00A25833" w:rsidRDefault="009A31A5">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116"/>
    </w:p>
    <w:bookmarkStart w:id="117" w:name="CaouiSteck2025"/>
    <w:p w14:paraId="07913749" w14:textId="77777777" w:rsidR="00A25833" w:rsidRDefault="009A31A5">
      <w:pPr>
        <w:spacing w:after="80" w:line="240" w:lineRule="exact"/>
        <w:ind w:left="720" w:hanging="720"/>
        <w:jc w:val="both"/>
      </w:pPr>
      <w:r>
        <w:fldChar w:fldCharType="begin"/>
      </w:r>
      <w:r>
        <w:instrText>HYPERLINK \l "CaouiSteck2025txt"</w:instrText>
      </w:r>
      <w:r>
        <w:fldChar w:fldCharType="separate"/>
      </w:r>
      <w:r>
        <w:rPr>
          <w:color w:val="1F3864"/>
          <w:u w:val="single"/>
        </w:rPr>
        <w:t xml:space="preserve">Caoui, E. H., and A. Steck. (2025). </w:t>
      </w:r>
      <w:r>
        <w:fldChar w:fldCharType="end"/>
      </w:r>
      <w:r>
        <w:t xml:space="preserve">“Content Providers and the Deployment of Internet Infrastructure.” </w:t>
      </w:r>
      <w:r>
        <w:rPr>
          <w:i/>
        </w:rPr>
        <w:t>Information Economics and Policy</w:t>
      </w:r>
      <w:r>
        <w:t>. doi:10.1016/j.infoecopol.2025.101134.</w:t>
      </w:r>
      <w:bookmarkEnd w:id="117"/>
    </w:p>
    <w:bookmarkStart w:id="118" w:name="Chandramowli2024"/>
    <w:p w14:paraId="6902A3CA" w14:textId="77777777" w:rsidR="00A25833" w:rsidRDefault="009A31A5">
      <w:pPr>
        <w:spacing w:after="80" w:line="240" w:lineRule="exact"/>
        <w:ind w:left="720" w:hanging="720"/>
        <w:jc w:val="both"/>
      </w:pPr>
      <w:r>
        <w:fldChar w:fldCharType="begin"/>
      </w:r>
      <w:r>
        <w:instrText>HYPERLINK \l "Chandramowli2024txt"</w:instrText>
      </w:r>
      <w:r>
        <w:fldChar w:fldCharType="separate"/>
      </w:r>
      <w:r>
        <w:rPr>
          <w:color w:val="1F3864"/>
          <w:u w:val="single"/>
        </w:rPr>
        <w:t xml:space="preserve">Chandramowli, S., et al. (2024). </w:t>
      </w:r>
      <w:r>
        <w:fldChar w:fldCharType="end"/>
      </w:r>
      <w:r>
        <w:t xml:space="preserve">“Impact of Emerging Technologies on Electricity Demand and Prices.” </w:t>
      </w:r>
      <w:r>
        <w:rPr>
          <w:i/>
        </w:rPr>
        <w:t>Rhodium Group Analysis</w:t>
      </w:r>
      <w:r>
        <w:t>.</w:t>
      </w:r>
      <w:bookmarkEnd w:id="118"/>
    </w:p>
    <w:bookmarkStart w:id="119" w:name="Cloudscene2025"/>
    <w:p w14:paraId="25526609" w14:textId="77777777" w:rsidR="00A25833" w:rsidRDefault="009A31A5">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119"/>
    </w:p>
    <w:bookmarkStart w:id="120" w:name="Deloitte2020"/>
    <w:p w14:paraId="65211F17" w14:textId="77777777" w:rsidR="00A25833" w:rsidRDefault="009A31A5">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120"/>
    </w:p>
    <w:bookmarkStart w:id="121" w:name="Deloitte2025"/>
    <w:p w14:paraId="42B29B8F" w14:textId="77777777" w:rsidR="00A25833" w:rsidRDefault="009A31A5">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121"/>
    </w:p>
    <w:bookmarkStart w:id="122" w:name="EatonKortum2002"/>
    <w:p w14:paraId="59068D7F" w14:textId="77777777" w:rsidR="00A25833" w:rsidRDefault="009A31A5">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122"/>
    </w:p>
    <w:bookmarkStart w:id="123" w:name="EIA2025"/>
    <w:p w14:paraId="6B6F2517" w14:textId="77777777" w:rsidR="00A25833" w:rsidRDefault="009A31A5">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123"/>
    </w:p>
    <w:bookmarkStart w:id="124" w:name="EpochAI2024"/>
    <w:p w14:paraId="21EEC909" w14:textId="77777777" w:rsidR="00A25833" w:rsidRDefault="009A31A5">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del w:id="125" w:author="Fel'dsher Gun'kin" w:date="2026-05-14T14:19:00Z" w16du:dateUtc="2026-05-14T09:19:00Z">
        <w:r>
          <w:rPr>
            <w:color w:val="1F3864"/>
            <w:u w:val="single"/>
          </w:rPr>
          <w:delText xml:space="preserve">Epoch AI. (2024). </w:delText>
        </w:r>
        <w:r>
          <w:delText>“</w:delText>
        </w:r>
      </w:del>
      <w:ins w:id="126" w:author="Fel'dsher Gun'kin" w:date="2026-05-14T14:19:00Z" w16du:dateUtc="2026-05-14T09:19:00Z">
        <w:r>
          <w:t>“</w:t>
        </w:r>
      </w:ins>
      <w:r>
        <w:t>The Training Compute of Notable AI Models.” epochai.org.</w:t>
      </w:r>
      <w:bookmarkEnd w:id="124"/>
    </w:p>
    <w:bookmarkStart w:id="127" w:name="Eurostat2025"/>
    <w:p w14:paraId="60A3247A" w14:textId="77777777" w:rsidR="00A25833" w:rsidRDefault="009A31A5">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127"/>
    </w:p>
    <w:bookmarkStart w:id="128" w:name="Firebird2026"/>
    <w:p w14:paraId="6DBB3DBA" w14:textId="77777777" w:rsidR="00A25833" w:rsidRDefault="009A31A5">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128"/>
    </w:p>
    <w:bookmarkStart w:id="129" w:name="Flucker2013"/>
    <w:p w14:paraId="433BE781" w14:textId="77777777" w:rsidR="00A25833" w:rsidRDefault="009A31A5">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129"/>
    </w:p>
    <w:bookmarkStart w:id="130" w:name="GlobalPetrolPrices2025"/>
    <w:p w14:paraId="6C2D1F18" w14:textId="77777777" w:rsidR="00A25833" w:rsidRDefault="009A31A5">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130"/>
    </w:p>
    <w:bookmarkStart w:id="131" w:name="Goldfarb2018"/>
    <w:p w14:paraId="1A0ED6C1" w14:textId="77777777" w:rsidR="00A25833" w:rsidRDefault="009A31A5">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131"/>
    </w:p>
    <w:bookmarkStart w:id="132" w:name="Google2024"/>
    <w:p w14:paraId="4651677B" w14:textId="77777777" w:rsidR="00A25833" w:rsidRDefault="009A31A5">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132"/>
    </w:p>
    <w:bookmarkStart w:id="133" w:name="Hausmann2007"/>
    <w:p w14:paraId="3BFBAA75" w14:textId="77777777" w:rsidR="00A25833" w:rsidRDefault="009A31A5">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133"/>
    </w:p>
    <w:bookmarkStart w:id="134" w:name="Heckscher1919"/>
    <w:p w14:paraId="40C71D00" w14:textId="77777777" w:rsidR="00A25833" w:rsidRDefault="009A31A5">
      <w:pPr>
        <w:spacing w:after="80" w:line="240" w:lineRule="exact"/>
        <w:ind w:left="720" w:hanging="720"/>
        <w:jc w:val="both"/>
      </w:pPr>
      <w:r>
        <w:fldChar w:fldCharType="begin"/>
      </w:r>
      <w:r>
        <w:instrText>HYPERLINK \l "Heckscher1919txt"</w:instrText>
      </w:r>
      <w:r>
        <w:fldChar w:fldCharType="separate"/>
      </w:r>
      <w:r>
        <w:rPr>
          <w:color w:val="1F3864"/>
          <w:u w:val="single"/>
        </w:rPr>
        <w:t xml:space="preserve">Heckscher, E. (1919). </w:t>
      </w:r>
      <w:r>
        <w:fldChar w:fldCharType="end"/>
      </w:r>
      <w:r>
        <w:t xml:space="preserve">“The Effect of Foreign Trade on the Distribution of Income.” </w:t>
      </w:r>
      <w:r>
        <w:rPr>
          <w:i/>
        </w:rPr>
        <w:t>Ekonomisk Tidskrift</w:t>
      </w:r>
      <w:r>
        <w:t>, 21: 497–512.</w:t>
      </w:r>
      <w:bookmarkEnd w:id="134"/>
    </w:p>
    <w:bookmarkStart w:id="135" w:name="HMY2004"/>
    <w:p w14:paraId="31B06251" w14:textId="77777777" w:rsidR="00A25833" w:rsidRDefault="009A31A5">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135"/>
    </w:p>
    <w:bookmarkStart w:id="136" w:name="Hersbach2020"/>
    <w:p w14:paraId="56B884AE" w14:textId="77777777" w:rsidR="00A25833" w:rsidRDefault="009A31A5">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136"/>
    </w:p>
    <w:bookmarkStart w:id="137" w:name="IEA2025"/>
    <w:p w14:paraId="7FC6FD72" w14:textId="77777777" w:rsidR="00A25833" w:rsidRDefault="009A31A5">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137"/>
    </w:p>
    <w:bookmarkStart w:id="138" w:name="IMF2025"/>
    <w:p w14:paraId="0FF5F062" w14:textId="77777777" w:rsidR="00A25833" w:rsidRDefault="009A31A5">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138"/>
    </w:p>
    <w:bookmarkStart w:id="139" w:name="KatzEtAl2025"/>
    <w:p w14:paraId="69139DB7" w14:textId="77777777" w:rsidR="00A25833" w:rsidRDefault="009A31A5">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K. Jung, and F. Callorda. (2025). </w:t>
      </w:r>
      <w:r>
        <w:fldChar w:fldCharType="end"/>
      </w:r>
      <w:r>
        <w:t>“The Economic Impact of AI and Cloud Investment in Asia-Pacific.” Report prepared for the Asian Development Bank.</w:t>
      </w:r>
      <w:bookmarkEnd w:id="139"/>
    </w:p>
    <w:bookmarkStart w:id="140" w:name="Korinek2021"/>
    <w:p w14:paraId="30966593" w14:textId="77777777" w:rsidR="00A25833" w:rsidRDefault="009A31A5">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140"/>
    </w:p>
    <w:bookmarkStart w:id="141" w:name="Krugman1991"/>
    <w:p w14:paraId="14C3880E" w14:textId="77777777" w:rsidR="00A25833" w:rsidRDefault="009A31A5">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41"/>
    </w:p>
    <w:bookmarkStart w:id="142" w:name="Lazard2025"/>
    <w:p w14:paraId="2C4737C9" w14:textId="77777777" w:rsidR="00A25833" w:rsidRDefault="009A31A5">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42"/>
    </w:p>
    <w:bookmarkStart w:id="143" w:name="Lehdonvirta2024"/>
    <w:p w14:paraId="4333E46C" w14:textId="77777777" w:rsidR="00A25833" w:rsidRDefault="009A31A5">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43"/>
    </w:p>
    <w:bookmarkStart w:id="144" w:name="Limao2001"/>
    <w:p w14:paraId="38CEEB3C" w14:textId="77777777" w:rsidR="00A25833" w:rsidRDefault="009A31A5">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sidR="00A25833">
          <w:rPr>
            <w:i/>
            <w:color w:val="1F3864"/>
            <w:u w:val="single"/>
          </w:rPr>
          <w:t>World Bank</w:t>
        </w:r>
      </w:hyperlink>
      <w:r>
        <w:rPr>
          <w:i/>
        </w:rPr>
        <w:t xml:space="preserve"> Economic Review</w:t>
      </w:r>
      <w:r>
        <w:t>, 15(3): 451–479.</w:t>
      </w:r>
      <w:bookmarkEnd w:id="144"/>
    </w:p>
    <w:bookmarkStart w:id="145" w:name="Liu2023"/>
    <w:p w14:paraId="75233B21" w14:textId="77777777" w:rsidR="00A25833" w:rsidRDefault="009A31A5">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145"/>
    </w:p>
    <w:p w14:paraId="63A05520" w14:textId="77777777" w:rsidR="00A25833" w:rsidRDefault="009A31A5">
      <w:pPr>
        <w:spacing w:after="80" w:line="240" w:lineRule="exact"/>
        <w:ind w:left="720" w:hanging="720"/>
        <w:jc w:val="both"/>
      </w:pPr>
      <w:bookmarkStart w:id="146" w:name="NVIDIA2024"/>
      <w:r>
        <w:rPr>
          <w:color w:val="1F3864"/>
          <w:u w:val="single"/>
        </w:rPr>
        <w:t xml:space="preserve">NVIDIA. </w:t>
      </w:r>
      <w:r>
        <w:t xml:space="preserve">(2024). </w:t>
      </w:r>
      <w:r>
        <w:rPr>
          <w:i/>
        </w:rPr>
        <w:t>NVIDIA H100 Tensor Core GPU Datasheet</w:t>
      </w:r>
      <w:r>
        <w:t>. nvidia.com.</w:t>
      </w:r>
      <w:bookmarkEnd w:id="146"/>
    </w:p>
    <w:bookmarkStart w:id="147" w:name="Ohlin1933"/>
    <w:p w14:paraId="18EE9B72" w14:textId="77777777" w:rsidR="00A25833" w:rsidRDefault="009A31A5">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47"/>
    </w:p>
    <w:bookmarkStart w:id="148" w:name="Pilz2025"/>
    <w:p w14:paraId="14CE30B2" w14:textId="77777777" w:rsidR="00A25833" w:rsidRDefault="009A31A5">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148"/>
    </w:p>
    <w:bookmarkStart w:id="149" w:name="Sastry2024"/>
    <w:p w14:paraId="452ECCB1" w14:textId="77777777" w:rsidR="00A25833" w:rsidRDefault="009A31A5">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149"/>
    </w:p>
    <w:bookmarkStart w:id="150" w:name="Sevilla2022"/>
    <w:bookmarkStart w:id="151" w:name="Stojkoski2024"/>
    <w:bookmarkStart w:id="152" w:name="SevillaEtAl2022"/>
    <w:p w14:paraId="50A17296" w14:textId="584DD1E0" w:rsidR="00C61FFD" w:rsidRDefault="00C61FFD">
      <w:pPr>
        <w:spacing w:after="80" w:line="240" w:lineRule="exact"/>
        <w:ind w:left="720" w:hanging="720"/>
        <w:jc w:val="both"/>
      </w:pPr>
      <w:r>
        <w:fldChar w:fldCharType="begin"/>
      </w:r>
      <w:r>
        <w:instrText>HYPERLINK  \l "Sevilla2022txt"</w:instrText>
      </w:r>
      <w:r>
        <w:fldChar w:fldCharType="separate"/>
      </w:r>
      <w:r w:rsidRPr="00C61FFD">
        <w:rPr>
          <w:rStyle w:val="Hyperlink"/>
        </w:rPr>
        <w:t>Sevilla, J., Heim, L., Ho, A., Besiroglu, T., Hobbhahn, M., and P. Villalobos. (2022)</w:t>
      </w:r>
      <w:bookmarkEnd w:id="150"/>
      <w:r>
        <w:fldChar w:fldCharType="end"/>
      </w:r>
      <w:del w:id="153" w:author="Fel'dsher Gun'kin" w:date="2026-05-14T14:19:00Z" w16du:dateUtc="2026-05-14T09:19:00Z">
        <w:r w:rsidR="009A31A5">
          <w:delText>“</w:delText>
        </w:r>
      </w:del>
      <w:ins w:id="154" w:author="Fel'dsher Gun'kin" w:date="2026-05-14T14:19:00Z" w16du:dateUtc="2026-05-14T09:19:00Z">
        <w:r w:rsidRPr="00C61FFD">
          <w:t>. "</w:t>
        </w:r>
      </w:ins>
      <w:r w:rsidRPr="00C61FFD">
        <w:t>Compute Trends across Three Eras of Machine Learning</w:t>
      </w:r>
      <w:del w:id="155" w:author="Fel'dsher Gun'kin" w:date="2026-05-14T14:19:00Z" w16du:dateUtc="2026-05-14T09:19:00Z">
        <w:r w:rsidR="009A31A5">
          <w:delText>.”</w:delText>
        </w:r>
      </w:del>
      <w:ins w:id="156" w:author="Fel'dsher Gun'kin" w:date="2026-05-14T14:19:00Z" w16du:dateUtc="2026-05-14T09:19:00Z">
        <w:r w:rsidRPr="00C61FFD">
          <w:t>."</w:t>
        </w:r>
      </w:ins>
      <w:r w:rsidRPr="00C61FFD">
        <w:t xml:space="preserve"> arXiv Working Paper No. 2202.05924. </w:t>
      </w:r>
      <w:hyperlink r:id="rId8" w:history="1">
        <w:r w:rsidRPr="00B54694">
          <w:rPr>
            <w:rStyle w:val="Hyperlink"/>
          </w:rPr>
          <w:t>https://doi.org/10.48550/arXiv.2202.05924</w:t>
        </w:r>
      </w:hyperlink>
      <w:del w:id="157" w:author="Fel'dsher Gun'kin" w:date="2026-05-14T14:19:00Z" w16du:dateUtc="2026-05-14T09:19:00Z">
        <w:r w:rsidR="009A31A5">
          <w:delText>https://doi.org/10.48550/arXiv.2202.05924.</w:delText>
        </w:r>
      </w:del>
      <w:bookmarkEnd w:id="152"/>
      <w:ins w:id="158" w:author="Fel'dsher Gun'kin" w:date="2026-05-14T14:19:00Z" w16du:dateUtc="2026-05-14T09:19:00Z">
        <w:r w:rsidRPr="00C61FFD">
          <w:t>.</w:t>
        </w:r>
      </w:ins>
    </w:p>
    <w:p w14:paraId="2F6F8CB3" w14:textId="0A509644" w:rsidR="00A25833" w:rsidRDefault="00A25833">
      <w:pPr>
        <w:spacing w:after="80" w:line="240" w:lineRule="exact"/>
        <w:ind w:left="720" w:hanging="720"/>
        <w:jc w:val="both"/>
      </w:pPr>
      <w:hyperlink w:anchor="Stojkoski2024txt" w:history="1">
        <w:r>
          <w:rPr>
            <w:color w:val="1F3864"/>
            <w:u w:val="single"/>
          </w:rPr>
          <w:t xml:space="preserve">Stojkoski, V., P. Koch, E. Coll, and C. A. Hidalgo. (2024). </w:t>
        </w:r>
      </w:hyperlink>
      <w:r w:rsidR="009A31A5">
        <w:t xml:space="preserve">“Estimating Digital Product Trade through Corporate Revenue Data.” </w:t>
      </w:r>
      <w:r w:rsidR="009A31A5">
        <w:rPr>
          <w:i/>
        </w:rPr>
        <w:t>Nature Communications</w:t>
      </w:r>
      <w:r w:rsidR="009A31A5">
        <w:t>, 15: 5262.</w:t>
      </w:r>
      <w:bookmarkEnd w:id="151"/>
    </w:p>
    <w:bookmarkStart w:id="159" w:name="StraubEtAl2026"/>
    <w:p w14:paraId="6575862B" w14:textId="77777777" w:rsidR="00A25833" w:rsidRDefault="009A31A5">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et al.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sidR="00A25833">
          <w:rPr>
            <w:color w:val="1F3864"/>
            <w:u w:val="single"/>
          </w:rPr>
          <w:t>World Bank</w:t>
        </w:r>
      </w:hyperlink>
      <w:r>
        <w:t>.</w:t>
      </w:r>
      <w:bookmarkEnd w:id="159"/>
    </w:p>
    <w:bookmarkStart w:id="160" w:name="TurnerTownsend2025"/>
    <w:p w14:paraId="68A902F9" w14:textId="77777777" w:rsidR="00A25833" w:rsidRDefault="009A31A5">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60"/>
    </w:p>
    <w:bookmarkStart w:id="161" w:name="UptimeInstitute2024"/>
    <w:p w14:paraId="36E4051E" w14:textId="77777777" w:rsidR="00A25833" w:rsidRDefault="009A31A5">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61"/>
    </w:p>
    <w:bookmarkStart w:id="162" w:name="WonderNetwork2024"/>
    <w:p w14:paraId="64A510A2" w14:textId="77777777" w:rsidR="00A25833" w:rsidRDefault="009A31A5">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162"/>
    </w:p>
    <w:bookmarkStart w:id="163" w:name="WorldBank2024"/>
    <w:p w14:paraId="2B7C14A8" w14:textId="77777777" w:rsidR="00A25833" w:rsidRDefault="009A31A5">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63"/>
    </w:p>
    <w:bookmarkStart w:id="164" w:name="WorldBank2025"/>
    <w:p w14:paraId="523149E5" w14:textId="77777777" w:rsidR="00A25833" w:rsidRDefault="009A31A5">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65" w:name="WorldBank2024txt"/>
      <w:r>
        <w:fldChar w:fldCharType="begin"/>
      </w:r>
      <w:r>
        <w:instrText>HYPERLINK \l "WorldBank2024"</w:instrText>
      </w:r>
      <w:r>
        <w:fldChar w:fldCharType="separate"/>
      </w:r>
      <w:r>
        <w:rPr>
          <w:color w:val="1F3864"/>
          <w:u w:val="single"/>
        </w:rPr>
        <w:t>World Bank</w:t>
      </w:r>
      <w:r>
        <w:fldChar w:fldCharType="end"/>
      </w:r>
      <w:bookmarkEnd w:id="165"/>
      <w:r>
        <w:t>.</w:t>
      </w:r>
      <w:bookmarkEnd w:id="164"/>
    </w:p>
    <w:p w14:paraId="47ECC05D" w14:textId="77777777" w:rsidR="00A25833" w:rsidRDefault="009A31A5">
      <w:r>
        <w:br w:type="page"/>
      </w:r>
    </w:p>
    <w:bookmarkStart w:id="166" w:name="Figure1cals"/>
    <w:p w14:paraId="609C9862" w14:textId="77777777" w:rsidR="00A25833" w:rsidRDefault="009A31A5">
      <w:pPr>
        <w:spacing w:before="120" w:after="80"/>
        <w:jc w:val="both"/>
      </w:pPr>
      <w:r>
        <w:fldChar w:fldCharType="begin"/>
      </w:r>
      <w:r>
        <w:instrText>HYPERLINK \l "Figure1calstxt"</w:instrText>
      </w:r>
      <w:r>
        <w:fldChar w:fldCharType="separate"/>
      </w:r>
      <w:r>
        <w:rPr>
          <w:b/>
          <w:color w:val="1F3864"/>
          <w:sz w:val="20"/>
          <w:u w:val="single"/>
        </w:rPr>
        <w:t>Figure 1</w:t>
      </w:r>
      <w:r>
        <w:fldChar w:fldCharType="end"/>
      </w:r>
      <w:bookmarkEnd w:id="166"/>
      <w:r>
        <w:rPr>
          <w:b/>
          <w:sz w:val="20"/>
        </w:rPr>
        <w:t>. Model structure</w:t>
      </w:r>
    </w:p>
    <w:p w14:paraId="728ED751" w14:textId="77777777" w:rsidR="00A25833" w:rsidRDefault="009A31A5">
      <w:pPr>
        <w:spacing w:before="80" w:after="80"/>
        <w:jc w:val="center"/>
      </w:pPr>
      <w:r>
        <w:rPr>
          <w:noProof/>
        </w:rPr>
        <w:drawing>
          <wp:inline distT="0" distB="0" distL="0" distR="0" wp14:anchorId="7BDCE750" wp14:editId="64A2EABC">
            <wp:extent cx="5943600" cy="491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odel_structure.png"/>
                    <pic:cNvPicPr/>
                  </pic:nvPicPr>
                  <pic:blipFill>
                    <a:blip r:embed="rId9"/>
                    <a:stretch>
                      <a:fillRect/>
                    </a:stretch>
                  </pic:blipFill>
                  <pic:spPr>
                    <a:xfrm>
                      <a:off x="0" y="0"/>
                      <a:ext cx="5943600" cy="4911511"/>
                    </a:xfrm>
                    <a:prstGeom prst="rect">
                      <a:avLst/>
                    </a:prstGeom>
                  </pic:spPr>
                </pic:pic>
              </a:graphicData>
            </a:graphic>
          </wp:inline>
        </w:drawing>
      </w:r>
    </w:p>
    <w:p w14:paraId="6CE737F5" w14:textId="77777777" w:rsidR="00A25833" w:rsidRDefault="009A31A5">
      <w:pPr>
        <w:spacing w:before="80" w:after="120" w:line="240" w:lineRule="auto"/>
        <w:ind w:left="720" w:right="720"/>
      </w:pPr>
      <w:r>
        <w:rPr>
          <w:b/>
          <w:sz w:val="20"/>
        </w:rPr>
        <w:t xml:space="preserve">Notes: </w:t>
      </w:r>
      <w:r>
        <w:rPr>
          <w:sz w:val="20"/>
        </w:rPr>
        <w:t>Country endowments (gray) determine production cost cⱼ, which together with capacity Kⱼ (purple) sets the world training price pₜ* and regional inference price p</w:t>
      </w:r>
      <w:r>
        <w:rPr>
          <w:sz w:val="20"/>
        </w:rPr>
        <w:t>ᵢ</w:t>
      </w:r>
      <w:r>
        <w:rPr>
          <w:sz w:val="20"/>
        </w:rPr>
        <w:t>*(k). Regime conditions sort countries into five equilibrium regimes (coral) from Proposition 1.</w:t>
      </w:r>
    </w:p>
    <w:p w14:paraId="7D5AA3D1" w14:textId="77777777" w:rsidR="00A25833" w:rsidRDefault="009A31A5">
      <w:r>
        <w:br w:type="page"/>
      </w:r>
    </w:p>
    <w:bookmarkStart w:id="167" w:name="Table1"/>
    <w:p w14:paraId="194B85D5" w14:textId="77777777" w:rsidR="00A25833" w:rsidRDefault="009A31A5">
      <w:pPr>
        <w:spacing w:before="200" w:after="80"/>
        <w:jc w:val="both"/>
      </w:pPr>
      <w:r>
        <w:fldChar w:fldCharType="begin"/>
      </w:r>
      <w:r>
        <w:instrText>HYPERLINK \l "Table1txt"</w:instrText>
      </w:r>
      <w:r>
        <w:fldChar w:fldCharType="separate"/>
      </w:r>
      <w:r>
        <w:rPr>
          <w:b/>
          <w:color w:val="1F3864"/>
          <w:sz w:val="20"/>
          <w:u w:val="single"/>
        </w:rPr>
        <w:t>Table 1</w:t>
      </w:r>
      <w:r>
        <w:fldChar w:fldCharType="end"/>
      </w:r>
      <w:bookmarkEnd w:id="167"/>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A25833" w14:paraId="733A95A1" w14:textId="77777777">
        <w:trPr>
          <w:jc w:val="center"/>
        </w:trPr>
        <w:tc>
          <w:tcPr>
            <w:tcW w:w="1728" w:type="dxa"/>
            <w:vMerge w:val="restart"/>
          </w:tcPr>
          <w:p w14:paraId="015A0E6E" w14:textId="77777777" w:rsidR="00A25833" w:rsidRDefault="00A25833">
            <w:pPr>
              <w:spacing w:before="20" w:after="20"/>
              <w:jc w:val="center"/>
            </w:pPr>
          </w:p>
          <w:p w14:paraId="76E84176" w14:textId="77777777" w:rsidR="00A25833" w:rsidRDefault="00A25833">
            <w:pPr>
              <w:spacing w:before="20" w:after="20"/>
              <w:jc w:val="center"/>
            </w:pPr>
          </w:p>
        </w:tc>
        <w:tc>
          <w:tcPr>
            <w:tcW w:w="1728" w:type="dxa"/>
            <w:vMerge w:val="restart"/>
          </w:tcPr>
          <w:p w14:paraId="47245237" w14:textId="77777777" w:rsidR="00A25833" w:rsidRDefault="00A25833">
            <w:pPr>
              <w:spacing w:before="20" w:after="20"/>
              <w:jc w:val="center"/>
            </w:pPr>
          </w:p>
          <w:p w14:paraId="5772E138" w14:textId="77777777" w:rsidR="00A25833" w:rsidRDefault="00A25833">
            <w:pPr>
              <w:spacing w:before="20" w:after="20"/>
              <w:jc w:val="center"/>
            </w:pPr>
          </w:p>
        </w:tc>
        <w:tc>
          <w:tcPr>
            <w:tcW w:w="5184" w:type="dxa"/>
            <w:gridSpan w:val="3"/>
          </w:tcPr>
          <w:p w14:paraId="6D3707FE" w14:textId="77777777" w:rsidR="00A25833" w:rsidRDefault="009A31A5">
            <w:pPr>
              <w:spacing w:before="20" w:after="20"/>
              <w:jc w:val="center"/>
            </w:pPr>
            <w:r>
              <w:rPr>
                <w:b/>
                <w:sz w:val="18"/>
              </w:rPr>
              <w:t>Training</w:t>
            </w:r>
            <w:r>
              <w:br/>
            </w:r>
            <w:r>
              <w:rPr>
                <w:i/>
                <w:sz w:val="14"/>
              </w:rPr>
              <w:t>domestic production cost →</w:t>
            </w:r>
          </w:p>
        </w:tc>
      </w:tr>
      <w:tr w:rsidR="00A25833" w14:paraId="57F5E563" w14:textId="77777777">
        <w:trPr>
          <w:jc w:val="center"/>
        </w:trPr>
        <w:tc>
          <w:tcPr>
            <w:tcW w:w="1728" w:type="dxa"/>
            <w:vMerge/>
          </w:tcPr>
          <w:p w14:paraId="298B3328" w14:textId="77777777" w:rsidR="00A25833" w:rsidRDefault="00A25833"/>
        </w:tc>
        <w:tc>
          <w:tcPr>
            <w:tcW w:w="1728" w:type="dxa"/>
            <w:vMerge/>
          </w:tcPr>
          <w:p w14:paraId="5C364E23" w14:textId="77777777" w:rsidR="00A25833" w:rsidRDefault="00A25833"/>
        </w:tc>
        <w:tc>
          <w:tcPr>
            <w:tcW w:w="1728" w:type="dxa"/>
          </w:tcPr>
          <w:p w14:paraId="2A606EEE" w14:textId="77777777" w:rsidR="00A25833" w:rsidRDefault="009A31A5">
            <w:pPr>
              <w:spacing w:before="20" w:after="20"/>
              <w:jc w:val="center"/>
            </w:pPr>
            <w:r>
              <w:rPr>
                <w:b/>
                <w:sz w:val="16"/>
              </w:rPr>
              <w:t>Export</w:t>
            </w:r>
          </w:p>
        </w:tc>
        <w:tc>
          <w:tcPr>
            <w:tcW w:w="1728" w:type="dxa"/>
          </w:tcPr>
          <w:p w14:paraId="508C6E9C" w14:textId="77777777" w:rsidR="00A25833" w:rsidRDefault="009A31A5">
            <w:pPr>
              <w:spacing w:before="20" w:after="20"/>
              <w:jc w:val="center"/>
            </w:pPr>
            <w:r>
              <w:rPr>
                <w:b/>
                <w:sz w:val="16"/>
              </w:rPr>
              <w:t>Domestic</w:t>
            </w:r>
          </w:p>
        </w:tc>
        <w:tc>
          <w:tcPr>
            <w:tcW w:w="1728" w:type="dxa"/>
          </w:tcPr>
          <w:p w14:paraId="367C41D2" w14:textId="77777777" w:rsidR="00A25833" w:rsidRDefault="009A31A5">
            <w:pPr>
              <w:spacing w:before="20" w:after="20"/>
              <w:jc w:val="center"/>
            </w:pPr>
            <w:r>
              <w:rPr>
                <w:b/>
                <w:sz w:val="16"/>
              </w:rPr>
              <w:t>Import</w:t>
            </w:r>
          </w:p>
        </w:tc>
      </w:tr>
      <w:tr w:rsidR="00A25833" w14:paraId="1CBD9E64" w14:textId="77777777">
        <w:trPr>
          <w:jc w:val="center"/>
        </w:trPr>
        <w:tc>
          <w:tcPr>
            <w:tcW w:w="1728" w:type="dxa"/>
            <w:vMerge w:val="restart"/>
            <w:textDirection w:val="btLr"/>
            <w:vAlign w:val="center"/>
          </w:tcPr>
          <w:p w14:paraId="0F6DE77A" w14:textId="77777777" w:rsidR="00A25833" w:rsidRDefault="009A31A5">
            <w:pPr>
              <w:spacing w:before="20" w:after="20"/>
              <w:jc w:val="center"/>
            </w:pPr>
            <w:r>
              <w:rPr>
                <w:b/>
                <w:sz w:val="18"/>
              </w:rPr>
              <w:t>Inference</w:t>
            </w:r>
            <w:r>
              <w:br/>
            </w:r>
            <w:r>
              <w:rPr>
                <w:i/>
                <w:sz w:val="14"/>
              </w:rPr>
              <w:t>← domestic production cost</w:t>
            </w:r>
          </w:p>
        </w:tc>
        <w:tc>
          <w:tcPr>
            <w:tcW w:w="1728" w:type="dxa"/>
          </w:tcPr>
          <w:p w14:paraId="0655E500" w14:textId="77777777" w:rsidR="00A25833" w:rsidRDefault="009A31A5">
            <w:pPr>
              <w:spacing w:before="20" w:after="20"/>
              <w:jc w:val="center"/>
            </w:pPr>
            <w:r>
              <w:rPr>
                <w:b/>
                <w:sz w:val="16"/>
              </w:rPr>
              <w:t>Export</w:t>
            </w:r>
          </w:p>
        </w:tc>
        <w:tc>
          <w:tcPr>
            <w:tcW w:w="1728" w:type="dxa"/>
          </w:tcPr>
          <w:p w14:paraId="283EF4E3" w14:textId="77777777" w:rsidR="00A25833" w:rsidRDefault="009A31A5">
            <w:pPr>
              <w:spacing w:before="20" w:after="20"/>
              <w:jc w:val="center"/>
            </w:pPr>
            <w:r>
              <w:rPr>
                <w:sz w:val="15"/>
              </w:rPr>
              <w:t>✓</w:t>
            </w:r>
            <w:r>
              <w:rPr>
                <w:sz w:val="15"/>
              </w:rPr>
              <w:t xml:space="preserve">  (i) EE</w:t>
            </w:r>
            <w:r>
              <w:br/>
            </w:r>
            <w:r>
              <w:rPr>
                <w:sz w:val="15"/>
              </w:rPr>
              <w:t>T+I exporter</w:t>
            </w:r>
            <w:r>
              <w:br/>
            </w:r>
            <w:r>
              <w:rPr>
                <w:sz w:val="15"/>
              </w:rPr>
              <w:t>Cheapest producers</w:t>
            </w:r>
          </w:p>
        </w:tc>
        <w:tc>
          <w:tcPr>
            <w:tcW w:w="1728" w:type="dxa"/>
            <w:shd w:val="clear" w:color="auto" w:fill="E0E0E0"/>
          </w:tcPr>
          <w:p w14:paraId="124571AC" w14:textId="77777777" w:rsidR="00A25833" w:rsidRDefault="009A31A5">
            <w:pPr>
              <w:spacing w:before="20" w:after="20"/>
              <w:jc w:val="center"/>
            </w:pPr>
            <w:r>
              <w:rPr>
                <w:sz w:val="15"/>
              </w:rPr>
              <w:t>✗</w:t>
            </w:r>
            <w:r>
              <w:br/>
            </w:r>
            <w:r>
              <w:rPr>
                <w:sz w:val="15"/>
              </w:rPr>
              <w:t>Prop. 4</w:t>
            </w:r>
          </w:p>
        </w:tc>
        <w:tc>
          <w:tcPr>
            <w:tcW w:w="1728" w:type="dxa"/>
          </w:tcPr>
          <w:p w14:paraId="0D2698B9" w14:textId="77777777" w:rsidR="00A25833" w:rsidRDefault="009A31A5">
            <w:pPr>
              <w:spacing w:before="20" w:after="20"/>
              <w:jc w:val="center"/>
            </w:pPr>
            <w:r>
              <w:rPr>
                <w:sz w:val="15"/>
              </w:rPr>
              <w:t>✓</w:t>
            </w:r>
            <w:r>
              <w:rPr>
                <w:sz w:val="15"/>
              </w:rPr>
              <w:t xml:space="preserve">  (ii) IE</w:t>
            </w:r>
            <w:r>
              <w:br/>
            </w:r>
            <w:r>
              <w:rPr>
                <w:sz w:val="15"/>
              </w:rPr>
              <w:t>Inference hub</w:t>
            </w:r>
            <w:r>
              <w:br/>
            </w:r>
            <w:r>
              <w:rPr>
                <w:sz w:val="15"/>
              </w:rPr>
              <w:t>Regional low-cost hubs</w:t>
            </w:r>
          </w:p>
        </w:tc>
      </w:tr>
      <w:tr w:rsidR="00A25833" w14:paraId="3042405D" w14:textId="77777777">
        <w:trPr>
          <w:jc w:val="center"/>
        </w:trPr>
        <w:tc>
          <w:tcPr>
            <w:tcW w:w="1728" w:type="dxa"/>
            <w:vMerge/>
          </w:tcPr>
          <w:p w14:paraId="31722A1C" w14:textId="77777777" w:rsidR="00A25833" w:rsidRDefault="00A25833"/>
        </w:tc>
        <w:tc>
          <w:tcPr>
            <w:tcW w:w="1728" w:type="dxa"/>
          </w:tcPr>
          <w:p w14:paraId="03C64E77" w14:textId="77777777" w:rsidR="00A25833" w:rsidRDefault="009A31A5">
            <w:pPr>
              <w:spacing w:before="20" w:after="20"/>
              <w:jc w:val="center"/>
            </w:pPr>
            <w:r>
              <w:rPr>
                <w:b/>
                <w:sz w:val="16"/>
              </w:rPr>
              <w:t>Domestic</w:t>
            </w:r>
          </w:p>
        </w:tc>
        <w:tc>
          <w:tcPr>
            <w:tcW w:w="1728" w:type="dxa"/>
            <w:shd w:val="clear" w:color="auto" w:fill="E0E0E0"/>
          </w:tcPr>
          <w:p w14:paraId="69BCD9FC" w14:textId="77777777" w:rsidR="00A25833" w:rsidRDefault="009A31A5">
            <w:pPr>
              <w:spacing w:before="20" w:after="20"/>
              <w:jc w:val="center"/>
            </w:pPr>
            <w:r>
              <w:rPr>
                <w:sz w:val="15"/>
              </w:rPr>
              <w:t>✗</w:t>
            </w:r>
            <w:r>
              <w:br/>
            </w:r>
            <w:r>
              <w:rPr>
                <w:sz w:val="15"/>
              </w:rPr>
              <w:t>Prop. 4</w:t>
            </w:r>
          </w:p>
        </w:tc>
        <w:tc>
          <w:tcPr>
            <w:tcW w:w="1728" w:type="dxa"/>
          </w:tcPr>
          <w:p w14:paraId="0D037F94" w14:textId="77777777" w:rsidR="00A25833" w:rsidRDefault="009A31A5">
            <w:pPr>
              <w:spacing w:before="20" w:after="20"/>
              <w:jc w:val="center"/>
            </w:pPr>
            <w:r>
              <w:rPr>
                <w:sz w:val="15"/>
              </w:rPr>
              <w:t>✓</w:t>
            </w:r>
            <w:r>
              <w:rPr>
                <w:sz w:val="15"/>
              </w:rPr>
              <w:t xml:space="preserve">  (iv) DD</w:t>
            </w:r>
            <w:r>
              <w:br/>
            </w:r>
            <w:r>
              <w:rPr>
                <w:sz w:val="15"/>
              </w:rPr>
              <w:t>Domestic</w:t>
            </w:r>
            <w:r>
              <w:br/>
            </w:r>
            <w:r>
              <w:rPr>
                <w:sz w:val="15"/>
              </w:rPr>
              <w:t>High sovereignty</w:t>
            </w:r>
          </w:p>
        </w:tc>
        <w:tc>
          <w:tcPr>
            <w:tcW w:w="1728" w:type="dxa"/>
          </w:tcPr>
          <w:p w14:paraId="5A41FAE0" w14:textId="77777777" w:rsidR="00A25833" w:rsidRDefault="009A31A5">
            <w:pPr>
              <w:spacing w:before="20" w:after="20"/>
              <w:jc w:val="center"/>
            </w:pPr>
            <w:r>
              <w:rPr>
                <w:sz w:val="15"/>
              </w:rPr>
              <w:t>✓</w:t>
            </w:r>
            <w:r>
              <w:rPr>
                <w:sz w:val="15"/>
              </w:rPr>
              <w:t xml:space="preserve">  (iii) ID</w:t>
            </w:r>
            <w:r>
              <w:br/>
            </w:r>
            <w:r>
              <w:rPr>
                <w:sz w:val="15"/>
              </w:rPr>
              <w:t>Hybrid</w:t>
            </w:r>
            <w:r>
              <w:br/>
            </w:r>
            <w:r>
              <w:rPr>
                <w:sz w:val="15"/>
              </w:rPr>
              <w:t>Isolated / moderate cost</w:t>
            </w:r>
          </w:p>
        </w:tc>
      </w:tr>
      <w:tr w:rsidR="00A25833" w14:paraId="7894F332" w14:textId="77777777">
        <w:trPr>
          <w:jc w:val="center"/>
        </w:trPr>
        <w:tc>
          <w:tcPr>
            <w:tcW w:w="1728" w:type="dxa"/>
            <w:vMerge/>
          </w:tcPr>
          <w:p w14:paraId="78ABF338" w14:textId="77777777" w:rsidR="00A25833" w:rsidRDefault="00A25833"/>
        </w:tc>
        <w:tc>
          <w:tcPr>
            <w:tcW w:w="1728" w:type="dxa"/>
          </w:tcPr>
          <w:p w14:paraId="779E9776" w14:textId="77777777" w:rsidR="00A25833" w:rsidRDefault="009A31A5">
            <w:pPr>
              <w:spacing w:before="20" w:after="20"/>
              <w:jc w:val="center"/>
            </w:pPr>
            <w:r>
              <w:rPr>
                <w:b/>
                <w:sz w:val="16"/>
              </w:rPr>
              <w:t>Import</w:t>
            </w:r>
          </w:p>
        </w:tc>
        <w:tc>
          <w:tcPr>
            <w:tcW w:w="1728" w:type="dxa"/>
            <w:shd w:val="clear" w:color="auto" w:fill="E0E0E0"/>
          </w:tcPr>
          <w:p w14:paraId="1A258E45" w14:textId="77777777" w:rsidR="00A25833" w:rsidRDefault="009A31A5">
            <w:pPr>
              <w:spacing w:before="20" w:after="20"/>
              <w:jc w:val="center"/>
            </w:pPr>
            <w:r>
              <w:rPr>
                <w:sz w:val="15"/>
              </w:rPr>
              <w:t>✗</w:t>
            </w:r>
            <w:r>
              <w:br/>
            </w:r>
            <w:r>
              <w:rPr>
                <w:sz w:val="15"/>
              </w:rPr>
              <w:t>Prop. 4</w:t>
            </w:r>
          </w:p>
        </w:tc>
        <w:tc>
          <w:tcPr>
            <w:tcW w:w="1728" w:type="dxa"/>
            <w:shd w:val="clear" w:color="auto" w:fill="E0E0E0"/>
          </w:tcPr>
          <w:p w14:paraId="2DCF9F0C" w14:textId="77777777" w:rsidR="00A25833" w:rsidRDefault="009A31A5">
            <w:pPr>
              <w:spacing w:before="20" w:after="20"/>
              <w:jc w:val="center"/>
            </w:pPr>
            <w:r>
              <w:rPr>
                <w:sz w:val="15"/>
              </w:rPr>
              <w:t>✗</w:t>
            </w:r>
            <w:r>
              <w:br/>
            </w:r>
            <w:r>
              <w:rPr>
                <w:sz w:val="15"/>
              </w:rPr>
              <w:t>Sovereignty</w:t>
            </w:r>
            <w:r>
              <w:br/>
            </w:r>
            <w:r>
              <w:rPr>
                <w:sz w:val="15"/>
              </w:rPr>
              <w:t>dominates</w:t>
            </w:r>
          </w:p>
        </w:tc>
        <w:tc>
          <w:tcPr>
            <w:tcW w:w="1728" w:type="dxa"/>
          </w:tcPr>
          <w:p w14:paraId="111548C2" w14:textId="77777777" w:rsidR="00A25833" w:rsidRDefault="009A31A5">
            <w:pPr>
              <w:spacing w:before="20" w:after="20"/>
              <w:jc w:val="center"/>
            </w:pPr>
            <w:r>
              <w:rPr>
                <w:sz w:val="15"/>
              </w:rPr>
              <w:t>✓</w:t>
            </w:r>
            <w:r>
              <w:rPr>
                <w:sz w:val="15"/>
              </w:rPr>
              <w:t xml:space="preserve">  (v) II</w:t>
            </w:r>
            <w:r>
              <w:br/>
            </w:r>
            <w:r>
              <w:rPr>
                <w:sz w:val="15"/>
              </w:rPr>
              <w:t>Full importer</w:t>
            </w:r>
            <w:r>
              <w:br/>
            </w:r>
            <w:r>
              <w:rPr>
                <w:sz w:val="15"/>
              </w:rPr>
              <w:t>High-cost countries</w:t>
            </w:r>
          </w:p>
        </w:tc>
      </w:tr>
    </w:tbl>
    <w:p w14:paraId="0542B243" w14:textId="77777777" w:rsidR="00A25833" w:rsidRDefault="009A31A5">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sidR="00A25833">
          <w:rPr>
            <w:color w:val="1F3864"/>
            <w:sz w:val="20"/>
            <w:u w:val="single"/>
          </w:rPr>
          <w:t>Table 3</w:t>
        </w:r>
      </w:hyperlink>
      <w:r>
        <w:rPr>
          <w:sz w:val="20"/>
        </w:rPr>
        <w:t>.</w:t>
      </w:r>
    </w:p>
    <w:p w14:paraId="6ABD79CC" w14:textId="77777777" w:rsidR="00A25833" w:rsidRDefault="009A31A5">
      <w:r>
        <w:br w:type="page"/>
      </w:r>
    </w:p>
    <w:bookmarkStart w:id="168" w:name="Table2"/>
    <w:p w14:paraId="01F66F90" w14:textId="77777777" w:rsidR="00A25833" w:rsidRDefault="009A31A5">
      <w:pPr>
        <w:spacing w:before="120" w:after="60"/>
        <w:jc w:val="both"/>
      </w:pPr>
      <w:r>
        <w:fldChar w:fldCharType="begin"/>
      </w:r>
      <w:r>
        <w:instrText>HYPERLINK \l "Table2txt"</w:instrText>
      </w:r>
      <w:r>
        <w:fldChar w:fldCharType="separate"/>
      </w:r>
      <w:r>
        <w:rPr>
          <w:b/>
          <w:color w:val="1F3864"/>
          <w:sz w:val="20"/>
          <w:u w:val="single"/>
        </w:rPr>
        <w:t>Table 2</w:t>
      </w:r>
      <w:r>
        <w:fldChar w:fldCharType="end"/>
      </w:r>
      <w:bookmarkEnd w:id="168"/>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A25833" w14:paraId="1A261D29" w14:textId="77777777">
        <w:trPr>
          <w:jc w:val="center"/>
        </w:trPr>
        <w:tc>
          <w:tcPr>
            <w:tcW w:w="3744" w:type="dxa"/>
            <w:tcBorders>
              <w:top w:val="single" w:sz="4" w:space="0" w:color="auto"/>
              <w:bottom w:val="single" w:sz="4" w:space="0" w:color="auto"/>
            </w:tcBorders>
          </w:tcPr>
          <w:p w14:paraId="6622A2BB" w14:textId="77777777" w:rsidR="00A25833" w:rsidRDefault="009A31A5">
            <w:pPr>
              <w:spacing w:before="10" w:after="10"/>
              <w:jc w:val="center"/>
            </w:pPr>
            <w:r>
              <w:rPr>
                <w:b/>
                <w:sz w:val="20"/>
              </w:rPr>
              <w:t>Parameter</w:t>
            </w:r>
          </w:p>
        </w:tc>
        <w:tc>
          <w:tcPr>
            <w:tcW w:w="864" w:type="dxa"/>
            <w:tcBorders>
              <w:top w:val="single" w:sz="4" w:space="0" w:color="auto"/>
              <w:bottom w:val="single" w:sz="4" w:space="0" w:color="auto"/>
            </w:tcBorders>
          </w:tcPr>
          <w:p w14:paraId="59C9BB59" w14:textId="77777777" w:rsidR="00A25833" w:rsidRDefault="009A31A5">
            <w:pPr>
              <w:spacing w:before="10" w:after="10"/>
              <w:jc w:val="center"/>
            </w:pPr>
            <w:r>
              <w:rPr>
                <w:b/>
                <w:sz w:val="20"/>
              </w:rPr>
              <w:t>Symbol</w:t>
            </w:r>
          </w:p>
        </w:tc>
        <w:tc>
          <w:tcPr>
            <w:tcW w:w="2160" w:type="dxa"/>
            <w:tcBorders>
              <w:top w:val="single" w:sz="4" w:space="0" w:color="auto"/>
              <w:bottom w:val="single" w:sz="4" w:space="0" w:color="auto"/>
            </w:tcBorders>
          </w:tcPr>
          <w:p w14:paraId="2B2526E4" w14:textId="77777777" w:rsidR="00A25833" w:rsidRDefault="009A31A5">
            <w:pPr>
              <w:spacing w:before="10" w:after="10"/>
              <w:jc w:val="center"/>
            </w:pPr>
            <w:r>
              <w:rPr>
                <w:b/>
                <w:sz w:val="20"/>
              </w:rPr>
              <w:t>Value</w:t>
            </w:r>
          </w:p>
        </w:tc>
        <w:tc>
          <w:tcPr>
            <w:tcW w:w="2592" w:type="dxa"/>
            <w:tcBorders>
              <w:top w:val="single" w:sz="4" w:space="0" w:color="auto"/>
              <w:bottom w:val="single" w:sz="4" w:space="0" w:color="auto"/>
            </w:tcBorders>
          </w:tcPr>
          <w:p w14:paraId="4B51BF56" w14:textId="77777777" w:rsidR="00A25833" w:rsidRDefault="009A31A5">
            <w:pPr>
              <w:spacing w:before="10" w:after="10"/>
              <w:jc w:val="center"/>
            </w:pPr>
            <w:r>
              <w:rPr>
                <w:b/>
                <w:sz w:val="20"/>
              </w:rPr>
              <w:t>Source</w:t>
            </w:r>
          </w:p>
        </w:tc>
      </w:tr>
      <w:tr w:rsidR="00A25833" w14:paraId="2DE8E319" w14:textId="77777777">
        <w:trPr>
          <w:jc w:val="center"/>
        </w:trPr>
        <w:tc>
          <w:tcPr>
            <w:tcW w:w="3744" w:type="dxa"/>
          </w:tcPr>
          <w:p w14:paraId="43397C58" w14:textId="77777777" w:rsidR="00A25833" w:rsidRDefault="009A31A5">
            <w:pPr>
              <w:spacing w:before="10" w:after="10"/>
            </w:pPr>
            <w:r>
              <w:rPr>
                <w:sz w:val="20"/>
              </w:rPr>
              <w:t>GPU thermal design power</w:t>
            </w:r>
          </w:p>
        </w:tc>
        <w:tc>
          <w:tcPr>
            <w:tcW w:w="864" w:type="dxa"/>
          </w:tcPr>
          <w:p w14:paraId="0F641CA1" w14:textId="77777777" w:rsidR="00A25833" w:rsidRDefault="009A31A5">
            <w:pPr>
              <w:spacing w:before="10" w:after="10"/>
              <w:jc w:val="center"/>
            </w:pPr>
            <w:r>
              <w:rPr>
                <w:sz w:val="20"/>
              </w:rPr>
              <w:t>γ</w:t>
            </w:r>
          </w:p>
        </w:tc>
        <w:tc>
          <w:tcPr>
            <w:tcW w:w="2160" w:type="dxa"/>
          </w:tcPr>
          <w:p w14:paraId="0EAB0C1B" w14:textId="77777777" w:rsidR="00A25833" w:rsidRDefault="009A31A5">
            <w:pPr>
              <w:spacing w:before="10" w:after="10"/>
              <w:jc w:val="center"/>
            </w:pPr>
            <w:r>
              <w:rPr>
                <w:sz w:val="20"/>
              </w:rPr>
              <w:t>0.700 kW</w:t>
            </w:r>
          </w:p>
        </w:tc>
        <w:tc>
          <w:tcPr>
            <w:tcW w:w="2592" w:type="dxa"/>
          </w:tcPr>
          <w:p w14:paraId="52FC2373" w14:textId="77777777" w:rsidR="00A25833" w:rsidRDefault="00A25833">
            <w:pPr>
              <w:spacing w:before="10" w:after="10"/>
            </w:pPr>
            <w:hyperlink w:anchor="NVIDIA2024" w:history="1">
              <w:r>
                <w:rPr>
                  <w:color w:val="1F3864"/>
                  <w:sz w:val="20"/>
                  <w:u w:val="single"/>
                </w:rPr>
                <w:t>NVIDIA (2024)</w:t>
              </w:r>
            </w:hyperlink>
          </w:p>
        </w:tc>
      </w:tr>
      <w:tr w:rsidR="00A25833" w14:paraId="5D5FD335" w14:textId="77777777">
        <w:trPr>
          <w:jc w:val="center"/>
        </w:trPr>
        <w:tc>
          <w:tcPr>
            <w:tcW w:w="3744" w:type="dxa"/>
          </w:tcPr>
          <w:p w14:paraId="5A5CF445" w14:textId="77777777" w:rsidR="00A25833" w:rsidRDefault="009A31A5">
            <w:pPr>
              <w:spacing w:before="10" w:after="10"/>
            </w:pPr>
            <w:r>
              <w:rPr>
                <w:sz w:val="20"/>
              </w:rPr>
              <w:t>GPU purchase price</w:t>
            </w:r>
          </w:p>
        </w:tc>
        <w:tc>
          <w:tcPr>
            <w:tcW w:w="864" w:type="dxa"/>
          </w:tcPr>
          <w:p w14:paraId="3B13F221" w14:textId="77777777" w:rsidR="00A25833" w:rsidRDefault="009A31A5">
            <w:pPr>
              <w:spacing w:before="10" w:after="10"/>
              <w:jc w:val="center"/>
            </w:pPr>
            <w:r>
              <w:rPr>
                <w:i/>
                <w:sz w:val="20"/>
              </w:rPr>
              <w:t>P</w:t>
            </w:r>
            <w:r>
              <w:rPr>
                <w:sz w:val="20"/>
                <w:vertAlign w:val="subscript"/>
              </w:rPr>
              <w:t>GPU</w:t>
            </w:r>
          </w:p>
        </w:tc>
        <w:tc>
          <w:tcPr>
            <w:tcW w:w="2160" w:type="dxa"/>
          </w:tcPr>
          <w:p w14:paraId="073CA785" w14:textId="77777777" w:rsidR="00A25833" w:rsidRDefault="009A31A5">
            <w:pPr>
              <w:spacing w:before="10" w:after="10"/>
              <w:jc w:val="center"/>
            </w:pPr>
            <w:r>
              <w:rPr>
                <w:sz w:val="20"/>
              </w:rPr>
              <w:t>$25,000</w:t>
            </w:r>
          </w:p>
        </w:tc>
        <w:tc>
          <w:tcPr>
            <w:tcW w:w="2592" w:type="dxa"/>
          </w:tcPr>
          <w:p w14:paraId="3CF35064" w14:textId="77777777" w:rsidR="00A25833" w:rsidRDefault="00A25833">
            <w:pPr>
              <w:spacing w:before="10" w:after="10"/>
            </w:pPr>
            <w:hyperlink w:anchor="NVIDIA2024" w:history="1">
              <w:r>
                <w:rPr>
                  <w:color w:val="1F3864"/>
                  <w:sz w:val="20"/>
                  <w:u w:val="single"/>
                </w:rPr>
                <w:t>NVIDIA (2024)</w:t>
              </w:r>
            </w:hyperlink>
          </w:p>
        </w:tc>
      </w:tr>
      <w:tr w:rsidR="00A25833" w14:paraId="0B557F7D" w14:textId="77777777">
        <w:trPr>
          <w:jc w:val="center"/>
        </w:trPr>
        <w:tc>
          <w:tcPr>
            <w:tcW w:w="3744" w:type="dxa"/>
          </w:tcPr>
          <w:p w14:paraId="40369203" w14:textId="77777777" w:rsidR="00A25833" w:rsidRDefault="009A31A5">
            <w:pPr>
              <w:spacing w:before="10" w:after="10"/>
            </w:pPr>
            <w:r>
              <w:rPr>
                <w:sz w:val="20"/>
              </w:rPr>
              <w:t>GPU useful life</w:t>
            </w:r>
          </w:p>
        </w:tc>
        <w:tc>
          <w:tcPr>
            <w:tcW w:w="864" w:type="dxa"/>
          </w:tcPr>
          <w:p w14:paraId="088C5D4D" w14:textId="77777777" w:rsidR="00A25833" w:rsidRDefault="009A31A5">
            <w:pPr>
              <w:spacing w:before="10" w:after="10"/>
              <w:jc w:val="center"/>
            </w:pPr>
            <w:r>
              <w:rPr>
                <w:sz w:val="20"/>
              </w:rPr>
              <w:t>L</w:t>
            </w:r>
          </w:p>
        </w:tc>
        <w:tc>
          <w:tcPr>
            <w:tcW w:w="2160" w:type="dxa"/>
          </w:tcPr>
          <w:p w14:paraId="0BE40F25" w14:textId="77777777" w:rsidR="00A25833" w:rsidRDefault="009A31A5">
            <w:pPr>
              <w:spacing w:before="10" w:after="10"/>
              <w:jc w:val="center"/>
            </w:pPr>
            <w:r>
              <w:rPr>
                <w:sz w:val="20"/>
              </w:rPr>
              <w:t>3 years</w:t>
            </w:r>
          </w:p>
        </w:tc>
        <w:tc>
          <w:tcPr>
            <w:tcW w:w="2592" w:type="dxa"/>
          </w:tcPr>
          <w:p w14:paraId="4725AC73" w14:textId="77777777" w:rsidR="00A25833" w:rsidRDefault="009A31A5">
            <w:pPr>
              <w:spacing w:before="10" w:after="10"/>
            </w:pPr>
            <w:r>
              <w:rPr>
                <w:sz w:val="20"/>
              </w:rPr>
              <w:t>Industry standard</w:t>
            </w:r>
          </w:p>
        </w:tc>
      </w:tr>
      <w:tr w:rsidR="00A25833" w14:paraId="593C8CEB" w14:textId="77777777">
        <w:trPr>
          <w:jc w:val="center"/>
        </w:trPr>
        <w:tc>
          <w:tcPr>
            <w:tcW w:w="3744" w:type="dxa"/>
          </w:tcPr>
          <w:p w14:paraId="6A088B5D" w14:textId="77777777" w:rsidR="00A25833" w:rsidRDefault="009A31A5">
            <w:pPr>
              <w:spacing w:before="10" w:after="10"/>
            </w:pPr>
            <w:r>
              <w:rPr>
                <w:sz w:val="20"/>
              </w:rPr>
              <w:t>GPU utilization rate</w:t>
            </w:r>
          </w:p>
        </w:tc>
        <w:tc>
          <w:tcPr>
            <w:tcW w:w="864" w:type="dxa"/>
          </w:tcPr>
          <w:p w14:paraId="64D76E63" w14:textId="77777777" w:rsidR="00A25833" w:rsidRDefault="009A31A5">
            <w:pPr>
              <w:spacing w:before="10" w:after="10"/>
              <w:jc w:val="center"/>
            </w:pPr>
            <w:r>
              <w:rPr>
                <w:sz w:val="20"/>
              </w:rPr>
              <w:t>β</w:t>
            </w:r>
          </w:p>
        </w:tc>
        <w:tc>
          <w:tcPr>
            <w:tcW w:w="2160" w:type="dxa"/>
          </w:tcPr>
          <w:p w14:paraId="37B2B29E" w14:textId="77777777" w:rsidR="00A25833" w:rsidRDefault="009A31A5">
            <w:pPr>
              <w:spacing w:before="10" w:after="10"/>
              <w:jc w:val="center"/>
            </w:pPr>
            <w:r>
              <w:rPr>
                <w:sz w:val="20"/>
              </w:rPr>
              <w:t>0.70</w:t>
            </w:r>
          </w:p>
        </w:tc>
        <w:tc>
          <w:tcPr>
            <w:tcW w:w="2592" w:type="dxa"/>
          </w:tcPr>
          <w:p w14:paraId="5D7B2B64" w14:textId="77777777" w:rsidR="00A25833" w:rsidRDefault="00A25833">
            <w:pPr>
              <w:spacing w:before="10" w:after="10"/>
            </w:pPr>
            <w:hyperlink w:anchor="Barroso2018" w:history="1">
              <w:r>
                <w:rPr>
                  <w:color w:val="1F3864"/>
                  <w:sz w:val="20"/>
                  <w:u w:val="single"/>
                </w:rPr>
                <w:t>Barroso et al. (2018)</w:t>
              </w:r>
            </w:hyperlink>
          </w:p>
        </w:tc>
      </w:tr>
      <w:tr w:rsidR="00A25833" w14:paraId="18AD5388" w14:textId="77777777">
        <w:trPr>
          <w:jc w:val="center"/>
        </w:trPr>
        <w:tc>
          <w:tcPr>
            <w:tcW w:w="3744" w:type="dxa"/>
          </w:tcPr>
          <w:p w14:paraId="02F6FB4D" w14:textId="77777777" w:rsidR="00A25833" w:rsidRDefault="009A31A5">
            <w:pPr>
              <w:spacing w:before="10" w:after="10"/>
            </w:pPr>
            <w:r>
              <w:rPr>
                <w:sz w:val="20"/>
              </w:rPr>
              <w:t>Hours per year (365.25 x 24)</w:t>
            </w:r>
          </w:p>
        </w:tc>
        <w:tc>
          <w:tcPr>
            <w:tcW w:w="864" w:type="dxa"/>
          </w:tcPr>
          <w:p w14:paraId="581369FA" w14:textId="77777777" w:rsidR="00A25833" w:rsidRDefault="009A31A5">
            <w:pPr>
              <w:spacing w:before="10" w:after="10"/>
              <w:jc w:val="center"/>
            </w:pPr>
            <w:r>
              <w:rPr>
                <w:sz w:val="20"/>
              </w:rPr>
              <w:t>H</w:t>
            </w:r>
          </w:p>
        </w:tc>
        <w:tc>
          <w:tcPr>
            <w:tcW w:w="2160" w:type="dxa"/>
          </w:tcPr>
          <w:p w14:paraId="7BD56DB7" w14:textId="77777777" w:rsidR="00A25833" w:rsidRDefault="009A31A5">
            <w:pPr>
              <w:spacing w:before="10" w:after="10"/>
              <w:jc w:val="center"/>
            </w:pPr>
            <w:r>
              <w:rPr>
                <w:sz w:val="20"/>
              </w:rPr>
              <w:t>8766 hr/yr</w:t>
            </w:r>
          </w:p>
        </w:tc>
        <w:tc>
          <w:tcPr>
            <w:tcW w:w="2592" w:type="dxa"/>
          </w:tcPr>
          <w:p w14:paraId="45DF0AC7" w14:textId="77777777" w:rsidR="00A25833" w:rsidRDefault="009A31A5">
            <w:pPr>
              <w:spacing w:before="10" w:after="10"/>
            </w:pPr>
            <w:r>
              <w:rPr>
                <w:sz w:val="20"/>
              </w:rPr>
              <w:t>Calendar</w:t>
            </w:r>
          </w:p>
        </w:tc>
      </w:tr>
      <w:tr w:rsidR="00A25833" w14:paraId="150D13BF" w14:textId="77777777">
        <w:trPr>
          <w:jc w:val="center"/>
        </w:trPr>
        <w:tc>
          <w:tcPr>
            <w:tcW w:w="3744" w:type="dxa"/>
          </w:tcPr>
          <w:p w14:paraId="4C6A36B6" w14:textId="77777777" w:rsidR="00A25833" w:rsidRDefault="009A31A5">
            <w:pPr>
              <w:spacing w:before="10" w:after="10"/>
            </w:pPr>
            <w:r>
              <w:rPr>
                <w:sz w:val="20"/>
              </w:rPr>
              <w:t>Amortized hardware cost per GPU-hour</w:t>
            </w:r>
          </w:p>
        </w:tc>
        <w:tc>
          <w:tcPr>
            <w:tcW w:w="864" w:type="dxa"/>
          </w:tcPr>
          <w:p w14:paraId="21C1C7B3" w14:textId="77777777" w:rsidR="00A25833" w:rsidRDefault="009A31A5">
            <w:pPr>
              <w:spacing w:before="10" w:after="10"/>
              <w:jc w:val="center"/>
            </w:pPr>
            <w:r>
              <w:rPr>
                <w:sz w:val="20"/>
              </w:rPr>
              <w:t>ρ</w:t>
            </w:r>
          </w:p>
        </w:tc>
        <w:tc>
          <w:tcPr>
            <w:tcW w:w="2160" w:type="dxa"/>
          </w:tcPr>
          <w:p w14:paraId="2216E0DE" w14:textId="77777777" w:rsidR="00A25833" w:rsidRDefault="009A31A5">
            <w:pPr>
              <w:spacing w:before="10" w:after="10"/>
              <w:jc w:val="center"/>
            </w:pPr>
            <w:r>
              <w:rPr>
                <w:sz w:val="20"/>
              </w:rPr>
              <w:t>$1.36/hr</w:t>
            </w:r>
          </w:p>
        </w:tc>
        <w:tc>
          <w:tcPr>
            <w:tcW w:w="2592" w:type="dxa"/>
          </w:tcPr>
          <w:p w14:paraId="62BD5906" w14:textId="77777777" w:rsidR="00A25833" w:rsidRDefault="009A31A5">
            <w:pPr>
              <w:spacing w:before="10" w:after="10"/>
            </w:pPr>
            <w:r>
              <w:rPr>
                <w:sz w:val="20"/>
              </w:rPr>
              <w:t>Derived</w:t>
            </w:r>
          </w:p>
        </w:tc>
      </w:tr>
      <w:tr w:rsidR="00A25833" w14:paraId="35868518" w14:textId="77777777">
        <w:trPr>
          <w:jc w:val="center"/>
        </w:trPr>
        <w:tc>
          <w:tcPr>
            <w:tcW w:w="3744" w:type="dxa"/>
          </w:tcPr>
          <w:p w14:paraId="31BB54B0" w14:textId="77777777" w:rsidR="00A25833" w:rsidRDefault="009A31A5">
            <w:pPr>
              <w:spacing w:before="10" w:after="10"/>
            </w:pPr>
            <w:r>
              <w:rPr>
                <w:sz w:val="20"/>
              </w:rPr>
              <w:t>Amortized networking cost per GPU-hour</w:t>
            </w:r>
          </w:p>
        </w:tc>
        <w:tc>
          <w:tcPr>
            <w:tcW w:w="864" w:type="dxa"/>
          </w:tcPr>
          <w:p w14:paraId="7AACB6A8" w14:textId="77777777" w:rsidR="00A25833" w:rsidRDefault="009A31A5">
            <w:pPr>
              <w:spacing w:before="10" w:after="10"/>
              <w:jc w:val="center"/>
            </w:pPr>
            <w:r>
              <w:rPr>
                <w:sz w:val="20"/>
              </w:rPr>
              <w:t>η</w:t>
            </w:r>
          </w:p>
        </w:tc>
        <w:tc>
          <w:tcPr>
            <w:tcW w:w="2160" w:type="dxa"/>
          </w:tcPr>
          <w:p w14:paraId="4EE83940" w14:textId="77777777" w:rsidR="00A25833" w:rsidRDefault="009A31A5">
            <w:pPr>
              <w:spacing w:before="10" w:after="10"/>
              <w:jc w:val="center"/>
            </w:pPr>
            <w:r>
              <w:rPr>
                <w:sz w:val="20"/>
              </w:rPr>
              <w:t>$0.15/hr</w:t>
            </w:r>
          </w:p>
        </w:tc>
        <w:tc>
          <w:tcPr>
            <w:tcW w:w="2592" w:type="dxa"/>
          </w:tcPr>
          <w:p w14:paraId="3DE92D95" w14:textId="77777777" w:rsidR="00A25833" w:rsidRDefault="00A25833">
            <w:pPr>
              <w:spacing w:before="10" w:after="10"/>
            </w:pPr>
            <w:hyperlink w:anchor="Liu2023" w:history="1">
              <w:r>
                <w:rPr>
                  <w:color w:val="1F3864"/>
                  <w:sz w:val="20"/>
                  <w:u w:val="single"/>
                </w:rPr>
                <w:t>Liu et al. (2023)</w:t>
              </w:r>
            </w:hyperlink>
          </w:p>
        </w:tc>
      </w:tr>
      <w:tr w:rsidR="00A25833" w14:paraId="589B5FCF" w14:textId="77777777">
        <w:trPr>
          <w:jc w:val="center"/>
        </w:trPr>
        <w:tc>
          <w:tcPr>
            <w:tcW w:w="3744" w:type="dxa"/>
          </w:tcPr>
          <w:p w14:paraId="04ACCD01" w14:textId="77777777" w:rsidR="00A25833" w:rsidRDefault="009A31A5">
            <w:pPr>
              <w:spacing w:before="10" w:after="10"/>
            </w:pPr>
            <w:r>
              <w:rPr>
                <w:sz w:val="20"/>
              </w:rPr>
              <w:t>PUE baseline (best-practice free-air cooling)</w:t>
            </w:r>
          </w:p>
        </w:tc>
        <w:tc>
          <w:tcPr>
            <w:tcW w:w="864" w:type="dxa"/>
          </w:tcPr>
          <w:p w14:paraId="74414653" w14:textId="77777777" w:rsidR="00A25833" w:rsidRDefault="009A31A5">
            <w:pPr>
              <w:spacing w:before="10" w:after="10"/>
              <w:jc w:val="center"/>
            </w:pPr>
            <w:r>
              <w:rPr>
                <w:sz w:val="20"/>
              </w:rPr>
              <w:t>φ</w:t>
            </w:r>
          </w:p>
        </w:tc>
        <w:tc>
          <w:tcPr>
            <w:tcW w:w="2160" w:type="dxa"/>
          </w:tcPr>
          <w:p w14:paraId="0733C961" w14:textId="77777777" w:rsidR="00A25833" w:rsidRDefault="009A31A5">
            <w:pPr>
              <w:spacing w:before="10" w:after="10"/>
              <w:jc w:val="center"/>
            </w:pPr>
            <w:r>
              <w:rPr>
                <w:sz w:val="20"/>
              </w:rPr>
              <w:t>1.08</w:t>
            </w:r>
          </w:p>
        </w:tc>
        <w:tc>
          <w:tcPr>
            <w:tcW w:w="2592" w:type="dxa"/>
          </w:tcPr>
          <w:p w14:paraId="68C13F04" w14:textId="77777777" w:rsidR="00A25833" w:rsidRDefault="00A25833">
            <w:pPr>
              <w:spacing w:before="10" w:after="10"/>
            </w:pPr>
            <w:hyperlink w:anchor="Google2024" w:history="1">
              <w:r>
                <w:rPr>
                  <w:color w:val="1F3864"/>
                  <w:sz w:val="20"/>
                  <w:u w:val="single"/>
                </w:rPr>
                <w:t>Google (2024)</w:t>
              </w:r>
            </w:hyperlink>
          </w:p>
        </w:tc>
      </w:tr>
      <w:tr w:rsidR="00A25833" w14:paraId="153F1D8F" w14:textId="77777777">
        <w:trPr>
          <w:jc w:val="center"/>
        </w:trPr>
        <w:tc>
          <w:tcPr>
            <w:tcW w:w="3744" w:type="dxa"/>
          </w:tcPr>
          <w:p w14:paraId="5BB75C7E" w14:textId="77777777" w:rsidR="00A25833" w:rsidRDefault="009A31A5">
            <w:pPr>
              <w:spacing w:before="10" w:after="10"/>
            </w:pPr>
            <w:r>
              <w:rPr>
                <w:sz w:val="20"/>
              </w:rPr>
              <w:t>PUE temperature sensitivity per degree C</w:t>
            </w:r>
          </w:p>
        </w:tc>
        <w:tc>
          <w:tcPr>
            <w:tcW w:w="864" w:type="dxa"/>
          </w:tcPr>
          <w:p w14:paraId="246434E0" w14:textId="77777777" w:rsidR="00A25833" w:rsidRDefault="009A31A5">
            <w:pPr>
              <w:spacing w:before="10" w:after="10"/>
              <w:jc w:val="center"/>
            </w:pPr>
            <w:r>
              <w:rPr>
                <w:sz w:val="20"/>
              </w:rPr>
              <w:t>δ</w:t>
            </w:r>
          </w:p>
        </w:tc>
        <w:tc>
          <w:tcPr>
            <w:tcW w:w="2160" w:type="dxa"/>
          </w:tcPr>
          <w:p w14:paraId="334D4CD1" w14:textId="77777777" w:rsidR="00A25833" w:rsidRDefault="009A31A5">
            <w:pPr>
              <w:spacing w:before="10" w:after="10"/>
              <w:jc w:val="center"/>
            </w:pPr>
            <w:r>
              <w:rPr>
                <w:sz w:val="20"/>
              </w:rPr>
              <w:t>0.015 per C</w:t>
            </w:r>
          </w:p>
        </w:tc>
        <w:tc>
          <w:tcPr>
            <w:tcW w:w="2592" w:type="dxa"/>
          </w:tcPr>
          <w:p w14:paraId="3788C6CB" w14:textId="77777777" w:rsidR="00A25833" w:rsidRDefault="00A25833">
            <w:pPr>
              <w:spacing w:before="10" w:after="10"/>
            </w:pPr>
            <w:hyperlink w:anchor="Flucker2013" w:history="1">
              <w:r>
                <w:rPr>
                  <w:color w:val="1F3864"/>
                  <w:sz w:val="20"/>
                  <w:u w:val="single"/>
                </w:rPr>
                <w:t>Flucker et al. (2013)</w:t>
              </w:r>
            </w:hyperlink>
          </w:p>
        </w:tc>
      </w:tr>
      <w:tr w:rsidR="00A25833" w14:paraId="4A0B6BE2" w14:textId="77777777">
        <w:trPr>
          <w:jc w:val="center"/>
        </w:trPr>
        <w:tc>
          <w:tcPr>
            <w:tcW w:w="3744" w:type="dxa"/>
          </w:tcPr>
          <w:p w14:paraId="315DB930" w14:textId="77777777" w:rsidR="00A25833" w:rsidRDefault="009A31A5">
            <w:pPr>
              <w:spacing w:before="10" w:after="10"/>
            </w:pPr>
            <w:r>
              <w:rPr>
                <w:sz w:val="20"/>
              </w:rPr>
              <w:t>Free-cooling temperature threshold</w:t>
            </w:r>
          </w:p>
        </w:tc>
        <w:tc>
          <w:tcPr>
            <w:tcW w:w="864" w:type="dxa"/>
          </w:tcPr>
          <w:p w14:paraId="73962FCA" w14:textId="77777777" w:rsidR="00A25833" w:rsidRDefault="009A31A5">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708F1843" w14:textId="77777777" w:rsidR="00A25833" w:rsidRDefault="009A31A5">
            <w:pPr>
              <w:spacing w:before="10" w:after="10"/>
              <w:jc w:val="center"/>
            </w:pPr>
            <w:r>
              <w:rPr>
                <w:sz w:val="20"/>
              </w:rPr>
              <w:t>15 C</w:t>
            </w:r>
          </w:p>
        </w:tc>
        <w:tc>
          <w:tcPr>
            <w:tcW w:w="2592" w:type="dxa"/>
          </w:tcPr>
          <w:p w14:paraId="3CA2BBCD" w14:textId="77777777" w:rsidR="00A25833" w:rsidRDefault="009A31A5">
            <w:pPr>
              <w:spacing w:before="10" w:after="10"/>
            </w:pPr>
            <w:r>
              <w:rPr>
                <w:sz w:val="20"/>
              </w:rPr>
              <w:t>Industry standard</w:t>
            </w:r>
          </w:p>
        </w:tc>
      </w:tr>
      <w:tr w:rsidR="00A25833" w14:paraId="2F1AACE7" w14:textId="77777777">
        <w:trPr>
          <w:jc w:val="center"/>
        </w:trPr>
        <w:tc>
          <w:tcPr>
            <w:tcW w:w="3744" w:type="dxa"/>
          </w:tcPr>
          <w:p w14:paraId="333690B9" w14:textId="77777777" w:rsidR="00A25833" w:rsidRDefault="009A31A5">
            <w:pPr>
              <w:spacing w:before="10" w:after="10"/>
            </w:pPr>
            <w:r>
              <w:rPr>
                <w:sz w:val="20"/>
              </w:rPr>
              <w:t>Data center facility lifetime</w:t>
            </w:r>
          </w:p>
        </w:tc>
        <w:tc>
          <w:tcPr>
            <w:tcW w:w="864" w:type="dxa"/>
          </w:tcPr>
          <w:p w14:paraId="4F5AD7F5" w14:textId="77777777" w:rsidR="00A25833" w:rsidRDefault="009A31A5">
            <w:pPr>
              <w:spacing w:before="10" w:after="10"/>
              <w:jc w:val="center"/>
            </w:pPr>
            <w:r>
              <w:rPr>
                <w:sz w:val="20"/>
              </w:rPr>
              <w:t>D</w:t>
            </w:r>
          </w:p>
        </w:tc>
        <w:tc>
          <w:tcPr>
            <w:tcW w:w="2160" w:type="dxa"/>
          </w:tcPr>
          <w:p w14:paraId="6B1BA82B" w14:textId="77777777" w:rsidR="00A25833" w:rsidRDefault="009A31A5">
            <w:pPr>
              <w:spacing w:before="10" w:after="10"/>
              <w:jc w:val="center"/>
            </w:pPr>
            <w:r>
              <w:rPr>
                <w:sz w:val="20"/>
              </w:rPr>
              <w:t>15 years</w:t>
            </w:r>
          </w:p>
        </w:tc>
        <w:tc>
          <w:tcPr>
            <w:tcW w:w="2592" w:type="dxa"/>
          </w:tcPr>
          <w:p w14:paraId="1F0F757B" w14:textId="77777777" w:rsidR="00A25833" w:rsidRDefault="00A25833">
            <w:pPr>
              <w:spacing w:before="10" w:after="10"/>
            </w:pPr>
            <w:hyperlink w:anchor="TurnerTownsend2025" w:history="1">
              <w:r>
                <w:rPr>
                  <w:color w:val="1F3864"/>
                  <w:sz w:val="20"/>
                  <w:u w:val="single"/>
                </w:rPr>
                <w:t>Turner and Townsend (2025)</w:t>
              </w:r>
            </w:hyperlink>
          </w:p>
        </w:tc>
      </w:tr>
      <w:tr w:rsidR="00A25833" w14:paraId="1BA317CD" w14:textId="77777777">
        <w:trPr>
          <w:jc w:val="center"/>
        </w:trPr>
        <w:tc>
          <w:tcPr>
            <w:tcW w:w="3744" w:type="dxa"/>
          </w:tcPr>
          <w:p w14:paraId="2D67DCC1" w14:textId="77777777" w:rsidR="00A25833" w:rsidRDefault="009A31A5">
            <w:pPr>
              <w:spacing w:before="10" w:after="10"/>
            </w:pPr>
            <w:r>
              <w:rPr>
                <w:sz w:val="20"/>
              </w:rPr>
              <w:t>Latency degradation per ms of RTT</w:t>
            </w:r>
          </w:p>
        </w:tc>
        <w:tc>
          <w:tcPr>
            <w:tcW w:w="864" w:type="dxa"/>
          </w:tcPr>
          <w:p w14:paraId="048CB2DB" w14:textId="77777777" w:rsidR="00A25833" w:rsidRDefault="009A31A5">
            <w:pPr>
              <w:spacing w:before="10" w:after="10"/>
              <w:jc w:val="center"/>
            </w:pPr>
            <w:r>
              <w:rPr>
                <w:sz w:val="20"/>
              </w:rPr>
              <w:t>τ</w:t>
            </w:r>
          </w:p>
        </w:tc>
        <w:tc>
          <w:tcPr>
            <w:tcW w:w="2160" w:type="dxa"/>
          </w:tcPr>
          <w:p w14:paraId="24B62DC3" w14:textId="77777777" w:rsidR="00A25833" w:rsidRDefault="009A31A5">
            <w:pPr>
              <w:spacing w:before="10" w:after="10"/>
              <w:jc w:val="center"/>
            </w:pPr>
            <w:r>
              <w:rPr>
                <w:sz w:val="20"/>
              </w:rPr>
              <w:t>0.0008 per ms</w:t>
            </w:r>
          </w:p>
        </w:tc>
        <w:tc>
          <w:tcPr>
            <w:tcW w:w="2592" w:type="dxa"/>
          </w:tcPr>
          <w:p w14:paraId="7C066023" w14:textId="77777777" w:rsidR="00A25833" w:rsidRDefault="009A31A5">
            <w:pPr>
              <w:spacing w:before="10" w:after="10"/>
            </w:pPr>
            <w:r>
              <w:rPr>
                <w:sz w:val="20"/>
              </w:rPr>
              <w:t>Calibrated</w:t>
            </w:r>
          </w:p>
        </w:tc>
      </w:tr>
      <w:tr w:rsidR="00A25833" w14:paraId="0FE81443" w14:textId="77777777">
        <w:trPr>
          <w:jc w:val="center"/>
        </w:trPr>
        <w:tc>
          <w:tcPr>
            <w:tcW w:w="3744" w:type="dxa"/>
          </w:tcPr>
          <w:p w14:paraId="5AD4DB54" w14:textId="77777777" w:rsidR="00A25833" w:rsidRDefault="009A31A5">
            <w:pPr>
              <w:spacing w:before="10" w:after="10"/>
            </w:pPr>
            <w:r>
              <w:rPr>
                <w:sz w:val="20"/>
              </w:rPr>
              <w:t>Bilateral sovereignty premium</w:t>
            </w:r>
          </w:p>
        </w:tc>
        <w:tc>
          <w:tcPr>
            <w:tcW w:w="864" w:type="dxa"/>
          </w:tcPr>
          <w:p w14:paraId="32EF06C6" w14:textId="77777777" w:rsidR="00A25833" w:rsidRDefault="009A31A5">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328B0FFD" w14:textId="77777777" w:rsidR="00A25833" w:rsidRDefault="009A31A5">
            <w:pPr>
              <w:spacing w:before="10" w:after="10"/>
              <w:jc w:val="center"/>
            </w:pPr>
            <w:r>
              <w:rPr>
                <w:sz w:val="20"/>
              </w:rPr>
              <w:t>Eq. (2)</w:t>
            </w:r>
          </w:p>
        </w:tc>
        <w:tc>
          <w:tcPr>
            <w:tcW w:w="2592" w:type="dxa"/>
          </w:tcPr>
          <w:p w14:paraId="1BF1376D" w14:textId="77777777" w:rsidR="00A25833" w:rsidRDefault="009A31A5">
            <w:pPr>
              <w:spacing w:before="10" w:after="10"/>
            </w:pPr>
            <w:r>
              <w:rPr>
                <w:color w:val="1F3864"/>
                <w:sz w:val="20"/>
                <w:u w:val="single"/>
              </w:rPr>
              <w:t>Bailey et al. (2017)</w:t>
            </w:r>
          </w:p>
        </w:tc>
      </w:tr>
      <w:tr w:rsidR="00A25833" w14:paraId="28582276" w14:textId="77777777">
        <w:trPr>
          <w:jc w:val="center"/>
        </w:trPr>
        <w:tc>
          <w:tcPr>
            <w:tcW w:w="3744" w:type="dxa"/>
          </w:tcPr>
          <w:p w14:paraId="555E02A4" w14:textId="77777777" w:rsidR="00A25833" w:rsidRDefault="009A31A5">
            <w:pPr>
              <w:spacing w:before="10" w:after="10"/>
            </w:pPr>
            <w:r>
              <w:rPr>
                <w:sz w:val="20"/>
              </w:rPr>
              <w:t>Training share of compute demand</w:t>
            </w:r>
          </w:p>
        </w:tc>
        <w:tc>
          <w:tcPr>
            <w:tcW w:w="864" w:type="dxa"/>
          </w:tcPr>
          <w:p w14:paraId="12981F2E" w14:textId="77777777" w:rsidR="00A25833" w:rsidRDefault="009A31A5">
            <w:pPr>
              <w:spacing w:before="10" w:after="10"/>
              <w:jc w:val="center"/>
            </w:pPr>
            <w:r>
              <w:rPr>
                <w:sz w:val="20"/>
              </w:rPr>
              <w:t>α</w:t>
            </w:r>
          </w:p>
        </w:tc>
        <w:tc>
          <w:tcPr>
            <w:tcW w:w="2160" w:type="dxa"/>
          </w:tcPr>
          <w:p w14:paraId="70F0D3C4" w14:textId="77777777" w:rsidR="00A25833" w:rsidRDefault="009A31A5">
            <w:pPr>
              <w:spacing w:before="10" w:after="10"/>
              <w:jc w:val="center"/>
            </w:pPr>
            <w:r>
              <w:rPr>
                <w:sz w:val="20"/>
              </w:rPr>
              <w:t>0.50</w:t>
            </w:r>
          </w:p>
        </w:tc>
        <w:tc>
          <w:tcPr>
            <w:tcW w:w="2592" w:type="dxa"/>
          </w:tcPr>
          <w:p w14:paraId="61F8FEE9" w14:textId="77777777" w:rsidR="00A25833" w:rsidRDefault="00A25833">
            <w:pPr>
              <w:spacing w:before="10" w:after="10"/>
            </w:pPr>
            <w:hyperlink w:anchor="Deloitte2025" w:history="1">
              <w:r>
                <w:rPr>
                  <w:color w:val="1F3864"/>
                  <w:sz w:val="20"/>
                  <w:u w:val="single"/>
                </w:rPr>
                <w:t>Deloitte (2025)</w:t>
              </w:r>
            </w:hyperlink>
          </w:p>
        </w:tc>
      </w:tr>
      <w:tr w:rsidR="00A25833" w14:paraId="7AAC5BEF" w14:textId="77777777">
        <w:trPr>
          <w:jc w:val="center"/>
        </w:trPr>
        <w:tc>
          <w:tcPr>
            <w:tcW w:w="3744" w:type="dxa"/>
            <w:tcBorders>
              <w:bottom w:val="double" w:sz="4" w:space="0" w:color="auto"/>
            </w:tcBorders>
          </w:tcPr>
          <w:p w14:paraId="582EDF55" w14:textId="77777777" w:rsidR="00A25833" w:rsidRDefault="009A31A5">
            <w:pPr>
              <w:spacing w:before="10" w:after="10"/>
            </w:pPr>
            <w:r>
              <w:rPr>
                <w:sz w:val="20"/>
              </w:rPr>
              <w:t>Total global compute demand</w:t>
            </w:r>
          </w:p>
        </w:tc>
        <w:tc>
          <w:tcPr>
            <w:tcW w:w="864" w:type="dxa"/>
            <w:tcBorders>
              <w:bottom w:val="double" w:sz="4" w:space="0" w:color="auto"/>
            </w:tcBorders>
          </w:tcPr>
          <w:p w14:paraId="193AB140" w14:textId="77777777" w:rsidR="00A25833" w:rsidRDefault="009A31A5">
            <w:pPr>
              <w:spacing w:before="10" w:after="10"/>
              <w:jc w:val="center"/>
            </w:pPr>
            <w:r>
              <w:rPr>
                <w:sz w:val="20"/>
              </w:rPr>
              <w:t>Q</w:t>
            </w:r>
          </w:p>
        </w:tc>
        <w:tc>
          <w:tcPr>
            <w:tcW w:w="2160" w:type="dxa"/>
            <w:tcBorders>
              <w:bottom w:val="double" w:sz="4" w:space="0" w:color="auto"/>
            </w:tcBorders>
          </w:tcPr>
          <w:p w14:paraId="7BAE90E7" w14:textId="77777777" w:rsidR="00A25833" w:rsidRDefault="009A31A5">
            <w:pPr>
              <w:spacing w:before="10" w:after="10"/>
              <w:jc w:val="center"/>
            </w:pPr>
            <w:r>
              <w:rPr>
                <w:sz w:val="20"/>
              </w:rPr>
              <w:t>6×10¹⁰ GPU-hr/yr</w:t>
            </w:r>
          </w:p>
        </w:tc>
        <w:tc>
          <w:tcPr>
            <w:tcW w:w="2592" w:type="dxa"/>
            <w:tcBorders>
              <w:bottom w:val="double" w:sz="4" w:space="0" w:color="auto"/>
            </w:tcBorders>
          </w:tcPr>
          <w:p w14:paraId="72F9F802" w14:textId="77777777" w:rsidR="00A25833" w:rsidRDefault="00A25833">
            <w:pPr>
              <w:spacing w:before="10" w:after="10"/>
            </w:pPr>
            <w:hyperlink w:anchor="EpochAI2024" w:history="1">
              <w:r>
                <w:rPr>
                  <w:color w:val="1F3864"/>
                  <w:sz w:val="20"/>
                  <w:u w:val="single"/>
                </w:rPr>
                <w:t>Epoch AI (2024)</w:t>
              </w:r>
            </w:hyperlink>
          </w:p>
        </w:tc>
      </w:tr>
    </w:tbl>
    <w:p w14:paraId="76DF0FC9" w14:textId="77777777" w:rsidR="00A25833" w:rsidRDefault="009A31A5">
      <w:pPr>
        <w:spacing w:before="80" w:after="120" w:line="240" w:lineRule="auto"/>
        <w:sectPr w:rsidR="00A25833">
          <w:headerReference w:type="default" r:id="rId10"/>
          <w:footerReference w:type="default" r:id="rId11"/>
          <w:footerReference w:type="first" r:id="rId12"/>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w:t>
      </w:r>
      <w:r>
        <w:rPr>
          <w:sz w:val="20"/>
        </w:rPr>
        <w:t>ᵢⱼ</w:t>
      </w:r>
      <w:r>
        <w:rPr>
          <w:sz w:val="20"/>
        </w:rPr>
        <w:t xml:space="preserve"> (equation 2).</w:t>
      </w:r>
    </w:p>
    <w:bookmarkStart w:id="169" w:name="Table3"/>
    <w:p w14:paraId="666D9A3D" w14:textId="77777777" w:rsidR="00A25833" w:rsidRDefault="009A31A5">
      <w:pPr>
        <w:spacing w:after="60"/>
        <w:jc w:val="both"/>
      </w:pPr>
      <w:r>
        <w:fldChar w:fldCharType="begin"/>
      </w:r>
      <w:r>
        <w:instrText>HYPERLINK \l "Table3txt"</w:instrText>
      </w:r>
      <w:r>
        <w:fldChar w:fldCharType="separate"/>
      </w:r>
      <w:r>
        <w:rPr>
          <w:b/>
          <w:color w:val="1F3864"/>
          <w:sz w:val="20"/>
          <w:u w:val="single"/>
        </w:rPr>
        <w:t>Table 3</w:t>
      </w:r>
      <w:r>
        <w:fldChar w:fldCharType="end"/>
      </w:r>
      <w:bookmarkEnd w:id="169"/>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892"/>
        <w:gridCol w:w="872"/>
        <w:gridCol w:w="1712"/>
        <w:gridCol w:w="893"/>
        <w:gridCol w:w="873"/>
        <w:gridCol w:w="1705"/>
        <w:gridCol w:w="893"/>
        <w:gridCol w:w="873"/>
        <w:gridCol w:w="1705"/>
        <w:gridCol w:w="893"/>
        <w:gridCol w:w="873"/>
      </w:tblGrid>
      <w:tr w:rsidR="00A25833" w14:paraId="53EEB55F" w14:textId="77777777">
        <w:trPr>
          <w:jc w:val="center"/>
        </w:trPr>
        <w:tc>
          <w:tcPr>
            <w:tcW w:w="400" w:type="dxa"/>
            <w:gridSpan w:val="3"/>
            <w:tcBorders>
              <w:top w:val="single" w:sz="4" w:space="0" w:color="auto"/>
              <w:bottom w:val="single" w:sz="4" w:space="0" w:color="auto"/>
            </w:tcBorders>
          </w:tcPr>
          <w:p w14:paraId="15C2F8B2" w14:textId="77777777" w:rsidR="00A25833" w:rsidRDefault="009A31A5">
            <w:pPr>
              <w:spacing w:before="10" w:after="10"/>
              <w:jc w:val="center"/>
            </w:pPr>
            <w:r>
              <w:rPr>
                <w:b/>
                <w:sz w:val="16"/>
              </w:rPr>
              <w:t>(1) Raw Electricity</w:t>
            </w:r>
          </w:p>
        </w:tc>
        <w:tc>
          <w:tcPr>
            <w:tcW w:w="400" w:type="dxa"/>
            <w:gridSpan w:val="3"/>
            <w:tcBorders>
              <w:top w:val="single" w:sz="4" w:space="0" w:color="auto"/>
              <w:bottom w:val="single" w:sz="4" w:space="0" w:color="auto"/>
            </w:tcBorders>
          </w:tcPr>
          <w:p w14:paraId="73CB72AB" w14:textId="77777777" w:rsidR="00A25833" w:rsidRDefault="009A31A5">
            <w:pPr>
              <w:spacing w:before="10" w:after="10"/>
              <w:jc w:val="center"/>
            </w:pPr>
            <w:r>
              <w:rPr>
                <w:b/>
                <w:sz w:val="16"/>
              </w:rPr>
              <w:t>(2) Cost-Recovery</w:t>
            </w:r>
          </w:p>
        </w:tc>
        <w:tc>
          <w:tcPr>
            <w:tcW w:w="400" w:type="dxa"/>
            <w:gridSpan w:val="3"/>
            <w:tcBorders>
              <w:top w:val="single" w:sz="4" w:space="0" w:color="auto"/>
              <w:bottom w:val="single" w:sz="4" w:space="0" w:color="auto"/>
            </w:tcBorders>
          </w:tcPr>
          <w:p w14:paraId="5EFAF830" w14:textId="77777777" w:rsidR="00A25833" w:rsidRDefault="009A31A5">
            <w:pPr>
              <w:spacing w:before="10" w:after="10"/>
              <w:jc w:val="center"/>
            </w:pPr>
            <w:r>
              <w:rPr>
                <w:b/>
                <w:sz w:val="16"/>
              </w:rPr>
              <w:t>(3) Bilateral</w:t>
            </w:r>
          </w:p>
        </w:tc>
        <w:tc>
          <w:tcPr>
            <w:tcW w:w="400" w:type="dxa"/>
            <w:gridSpan w:val="3"/>
            <w:tcBorders>
              <w:top w:val="single" w:sz="4" w:space="0" w:color="auto"/>
              <w:bottom w:val="single" w:sz="4" w:space="0" w:color="auto"/>
            </w:tcBorders>
          </w:tcPr>
          <w:p w14:paraId="5D104332" w14:textId="77777777" w:rsidR="00A25833" w:rsidRDefault="009A31A5">
            <w:pPr>
              <w:spacing w:before="10" w:after="10"/>
              <w:jc w:val="center"/>
            </w:pPr>
            <w:r>
              <w:rPr>
                <w:b/>
                <w:sz w:val="16"/>
              </w:rPr>
              <w:t>(4) CR + host WACC</w:t>
            </w:r>
          </w:p>
        </w:tc>
      </w:tr>
      <w:tr w:rsidR="00A25833" w14:paraId="52861EFD" w14:textId="77777777">
        <w:trPr>
          <w:jc w:val="center"/>
        </w:trPr>
        <w:tc>
          <w:tcPr>
            <w:tcW w:w="1100" w:type="dxa"/>
            <w:tcBorders>
              <w:top w:val="single" w:sz="4" w:space="0" w:color="auto"/>
              <w:bottom w:val="single" w:sz="4" w:space="0" w:color="auto"/>
            </w:tcBorders>
          </w:tcPr>
          <w:p w14:paraId="07B0E00C" w14:textId="77777777" w:rsidR="00A25833" w:rsidRDefault="009A31A5">
            <w:pPr>
              <w:spacing w:before="10" w:after="10"/>
            </w:pPr>
            <w:r>
              <w:rPr>
                <w:b/>
                <w:sz w:val="16"/>
              </w:rPr>
              <w:t>Country</w:t>
            </w:r>
          </w:p>
        </w:tc>
        <w:tc>
          <w:tcPr>
            <w:tcW w:w="500" w:type="dxa"/>
            <w:tcBorders>
              <w:top w:val="single" w:sz="4" w:space="0" w:color="auto"/>
              <w:bottom w:val="single" w:sz="4" w:space="0" w:color="auto"/>
            </w:tcBorders>
          </w:tcPr>
          <w:p w14:paraId="278FDA5E" w14:textId="77777777" w:rsidR="00A25833" w:rsidRDefault="009A31A5">
            <w:pPr>
              <w:spacing w:before="10" w:after="10"/>
              <w:jc w:val="center"/>
            </w:pPr>
            <w:r>
              <w:rPr>
                <w:b/>
                <w:sz w:val="16"/>
              </w:rPr>
              <w:t>Pⱼ</w:t>
            </w:r>
          </w:p>
        </w:tc>
        <w:tc>
          <w:tcPr>
            <w:tcW w:w="400" w:type="dxa"/>
            <w:tcBorders>
              <w:top w:val="single" w:sz="4" w:space="0" w:color="auto"/>
              <w:bottom w:val="single" w:sz="4" w:space="0" w:color="auto"/>
            </w:tcBorders>
          </w:tcPr>
          <w:p w14:paraId="54B90FDB" w14:textId="77777777" w:rsidR="00A25833" w:rsidRDefault="009A31A5">
            <w:pPr>
              <w:spacing w:before="10" w:after="10"/>
              <w:jc w:val="center"/>
            </w:pPr>
            <w:r>
              <w:rPr>
                <w:b/>
                <w:sz w:val="16"/>
              </w:rPr>
              <w:t>Type</w:t>
            </w:r>
          </w:p>
        </w:tc>
        <w:tc>
          <w:tcPr>
            <w:tcW w:w="1100" w:type="dxa"/>
            <w:tcBorders>
              <w:top w:val="single" w:sz="4" w:space="0" w:color="auto"/>
              <w:bottom w:val="single" w:sz="4" w:space="0" w:color="auto"/>
            </w:tcBorders>
          </w:tcPr>
          <w:p w14:paraId="5AA217E1" w14:textId="77777777" w:rsidR="00A25833" w:rsidRDefault="009A31A5">
            <w:pPr>
              <w:spacing w:before="10" w:after="10"/>
            </w:pPr>
            <w:r>
              <w:rPr>
                <w:b/>
                <w:sz w:val="16"/>
              </w:rPr>
              <w:t>Country</w:t>
            </w:r>
          </w:p>
        </w:tc>
        <w:tc>
          <w:tcPr>
            <w:tcW w:w="500" w:type="dxa"/>
            <w:tcBorders>
              <w:top w:val="single" w:sz="4" w:space="0" w:color="auto"/>
              <w:bottom w:val="single" w:sz="4" w:space="0" w:color="auto"/>
            </w:tcBorders>
          </w:tcPr>
          <w:p w14:paraId="177AEBFB" w14:textId="77777777" w:rsidR="00A25833" w:rsidRDefault="009A31A5">
            <w:pPr>
              <w:spacing w:before="10" w:after="10"/>
              <w:jc w:val="center"/>
            </w:pPr>
            <w:r>
              <w:rPr>
                <w:b/>
                <w:sz w:val="16"/>
              </w:rPr>
              <w:t>Pⱼ</w:t>
            </w:r>
          </w:p>
        </w:tc>
        <w:tc>
          <w:tcPr>
            <w:tcW w:w="400" w:type="dxa"/>
            <w:tcBorders>
              <w:top w:val="single" w:sz="4" w:space="0" w:color="auto"/>
              <w:bottom w:val="single" w:sz="4" w:space="0" w:color="auto"/>
            </w:tcBorders>
          </w:tcPr>
          <w:p w14:paraId="61BBBC78" w14:textId="77777777" w:rsidR="00A25833" w:rsidRDefault="009A31A5">
            <w:pPr>
              <w:spacing w:before="10" w:after="10"/>
              <w:jc w:val="center"/>
            </w:pPr>
            <w:r>
              <w:rPr>
                <w:b/>
                <w:sz w:val="16"/>
              </w:rPr>
              <w:t>Type</w:t>
            </w:r>
          </w:p>
        </w:tc>
        <w:tc>
          <w:tcPr>
            <w:tcW w:w="1100" w:type="dxa"/>
            <w:tcBorders>
              <w:top w:val="single" w:sz="4" w:space="0" w:color="auto"/>
              <w:bottom w:val="single" w:sz="4" w:space="0" w:color="auto"/>
            </w:tcBorders>
          </w:tcPr>
          <w:p w14:paraId="7A3A41F3" w14:textId="77777777" w:rsidR="00A25833" w:rsidRDefault="009A31A5">
            <w:pPr>
              <w:spacing w:before="10" w:after="10"/>
            </w:pPr>
            <w:r>
              <w:rPr>
                <w:b/>
                <w:sz w:val="16"/>
              </w:rPr>
              <w:t>Country</w:t>
            </w:r>
          </w:p>
        </w:tc>
        <w:tc>
          <w:tcPr>
            <w:tcW w:w="500" w:type="dxa"/>
            <w:tcBorders>
              <w:top w:val="single" w:sz="4" w:space="0" w:color="auto"/>
              <w:bottom w:val="single" w:sz="4" w:space="0" w:color="auto"/>
            </w:tcBorders>
          </w:tcPr>
          <w:p w14:paraId="2800F8DF" w14:textId="77777777" w:rsidR="00A25833" w:rsidRDefault="009A31A5">
            <w:pPr>
              <w:spacing w:before="10" w:after="10"/>
              <w:jc w:val="center"/>
            </w:pPr>
            <w:r>
              <w:rPr>
                <w:b/>
                <w:sz w:val="16"/>
              </w:rPr>
              <w:t>Pⱼₖ</w:t>
            </w:r>
          </w:p>
        </w:tc>
        <w:tc>
          <w:tcPr>
            <w:tcW w:w="400" w:type="dxa"/>
            <w:tcBorders>
              <w:top w:val="single" w:sz="4" w:space="0" w:color="auto"/>
              <w:bottom w:val="single" w:sz="4" w:space="0" w:color="auto"/>
            </w:tcBorders>
          </w:tcPr>
          <w:p w14:paraId="48584493" w14:textId="77777777" w:rsidR="00A25833" w:rsidRDefault="009A31A5">
            <w:pPr>
              <w:spacing w:before="10" w:after="10"/>
              <w:jc w:val="center"/>
            </w:pPr>
            <w:r>
              <w:rPr>
                <w:b/>
                <w:sz w:val="16"/>
              </w:rPr>
              <w:t>Type</w:t>
            </w:r>
          </w:p>
        </w:tc>
        <w:tc>
          <w:tcPr>
            <w:tcW w:w="1100" w:type="dxa"/>
            <w:tcBorders>
              <w:top w:val="single" w:sz="4" w:space="0" w:color="auto"/>
              <w:bottom w:val="single" w:sz="4" w:space="0" w:color="auto"/>
            </w:tcBorders>
          </w:tcPr>
          <w:p w14:paraId="7D4B92C4" w14:textId="77777777" w:rsidR="00A25833" w:rsidRDefault="009A31A5">
            <w:pPr>
              <w:spacing w:before="10" w:after="10"/>
            </w:pPr>
            <w:r>
              <w:rPr>
                <w:b/>
                <w:sz w:val="16"/>
              </w:rPr>
              <w:t>Country</w:t>
            </w:r>
          </w:p>
        </w:tc>
        <w:tc>
          <w:tcPr>
            <w:tcW w:w="500" w:type="dxa"/>
            <w:tcBorders>
              <w:top w:val="single" w:sz="4" w:space="0" w:color="auto"/>
              <w:bottom w:val="single" w:sz="4" w:space="0" w:color="auto"/>
            </w:tcBorders>
          </w:tcPr>
          <w:p w14:paraId="574A6176" w14:textId="77777777" w:rsidR="00A25833" w:rsidRDefault="009A31A5">
            <w:pPr>
              <w:spacing w:before="10" w:after="10"/>
              <w:jc w:val="center"/>
            </w:pPr>
            <w:r>
              <w:rPr>
                <w:b/>
                <w:sz w:val="16"/>
              </w:rPr>
              <w:t>Pⱼ</w:t>
            </w:r>
          </w:p>
        </w:tc>
        <w:tc>
          <w:tcPr>
            <w:tcW w:w="400" w:type="dxa"/>
            <w:tcBorders>
              <w:top w:val="single" w:sz="4" w:space="0" w:color="auto"/>
              <w:bottom w:val="single" w:sz="4" w:space="0" w:color="auto"/>
            </w:tcBorders>
          </w:tcPr>
          <w:p w14:paraId="5B89DA3C" w14:textId="77777777" w:rsidR="00A25833" w:rsidRDefault="009A31A5">
            <w:pPr>
              <w:spacing w:before="10" w:after="10"/>
              <w:jc w:val="center"/>
            </w:pPr>
            <w:r>
              <w:rPr>
                <w:b/>
                <w:sz w:val="16"/>
              </w:rPr>
              <w:t>Type</w:t>
            </w:r>
          </w:p>
        </w:tc>
      </w:tr>
      <w:tr w:rsidR="00A25833" w14:paraId="30753160" w14:textId="77777777">
        <w:trPr>
          <w:jc w:val="center"/>
        </w:trPr>
        <w:tc>
          <w:tcPr>
            <w:tcW w:w="1100" w:type="dxa"/>
          </w:tcPr>
          <w:p w14:paraId="7E5FBF06" w14:textId="77777777" w:rsidR="00A25833" w:rsidRDefault="009A31A5">
            <w:pPr>
              <w:spacing w:before="10" w:after="10"/>
            </w:pPr>
            <w:r>
              <w:rPr>
                <w:sz w:val="16"/>
              </w:rPr>
              <w:t>Iran</w:t>
            </w:r>
          </w:p>
        </w:tc>
        <w:tc>
          <w:tcPr>
            <w:tcW w:w="500" w:type="dxa"/>
          </w:tcPr>
          <w:p w14:paraId="3A3057B2" w14:textId="77777777" w:rsidR="00A25833" w:rsidRDefault="009A31A5">
            <w:pPr>
              <w:spacing w:before="10" w:after="10"/>
              <w:jc w:val="center"/>
            </w:pPr>
            <w:r>
              <w:rPr>
                <w:sz w:val="16"/>
              </w:rPr>
              <w:t>$1.56</w:t>
            </w:r>
          </w:p>
        </w:tc>
        <w:tc>
          <w:tcPr>
            <w:tcW w:w="400" w:type="dxa"/>
          </w:tcPr>
          <w:p w14:paraId="6BA10DB8" w14:textId="77777777" w:rsidR="00A25833" w:rsidRDefault="009A31A5">
            <w:pPr>
              <w:spacing w:before="10" w:after="10"/>
              <w:jc w:val="center"/>
            </w:pPr>
            <w:r>
              <w:rPr>
                <w:sz w:val="16"/>
              </w:rPr>
              <w:t>DD*</w:t>
            </w:r>
          </w:p>
        </w:tc>
        <w:tc>
          <w:tcPr>
            <w:tcW w:w="1100" w:type="dxa"/>
          </w:tcPr>
          <w:p w14:paraId="1C9845AE" w14:textId="77777777" w:rsidR="00A25833" w:rsidRDefault="009A31A5">
            <w:pPr>
              <w:spacing w:before="10" w:after="10"/>
            </w:pPr>
            <w:r>
              <w:rPr>
                <w:sz w:val="16"/>
              </w:rPr>
              <w:t>Kyrgyzstan</w:t>
            </w:r>
          </w:p>
        </w:tc>
        <w:tc>
          <w:tcPr>
            <w:tcW w:w="500" w:type="dxa"/>
          </w:tcPr>
          <w:p w14:paraId="18B5E52D" w14:textId="77777777" w:rsidR="00A25833" w:rsidRDefault="009A31A5">
            <w:pPr>
              <w:spacing w:before="10" w:after="10"/>
              <w:jc w:val="center"/>
            </w:pPr>
            <w:r>
              <w:rPr>
                <w:sz w:val="16"/>
              </w:rPr>
              <w:t>$1.58</w:t>
            </w:r>
          </w:p>
        </w:tc>
        <w:tc>
          <w:tcPr>
            <w:tcW w:w="400" w:type="dxa"/>
          </w:tcPr>
          <w:p w14:paraId="1525B555" w14:textId="77777777" w:rsidR="00A25833" w:rsidRDefault="009A31A5">
            <w:pPr>
              <w:spacing w:before="10" w:after="10"/>
              <w:jc w:val="center"/>
            </w:pPr>
            <w:r>
              <w:rPr>
                <w:sz w:val="16"/>
              </w:rPr>
              <w:t>EE†</w:t>
            </w:r>
          </w:p>
        </w:tc>
        <w:tc>
          <w:tcPr>
            <w:tcW w:w="1100" w:type="dxa"/>
          </w:tcPr>
          <w:p w14:paraId="62AA4A61" w14:textId="77777777" w:rsidR="00A25833" w:rsidRDefault="009A31A5">
            <w:pPr>
              <w:spacing w:before="10" w:after="10"/>
            </w:pPr>
            <w:r>
              <w:rPr>
                <w:sz w:val="16"/>
              </w:rPr>
              <w:t>Canada</w:t>
            </w:r>
          </w:p>
        </w:tc>
        <w:tc>
          <w:tcPr>
            <w:tcW w:w="500" w:type="dxa"/>
          </w:tcPr>
          <w:p w14:paraId="39F45689" w14:textId="77777777" w:rsidR="00A25833" w:rsidRDefault="009A31A5">
            <w:pPr>
              <w:spacing w:before="10" w:after="10"/>
              <w:jc w:val="center"/>
            </w:pPr>
            <w:r>
              <w:rPr>
                <w:sz w:val="16"/>
              </w:rPr>
              <w:t>$1.60</w:t>
            </w:r>
          </w:p>
        </w:tc>
        <w:tc>
          <w:tcPr>
            <w:tcW w:w="400" w:type="dxa"/>
          </w:tcPr>
          <w:p w14:paraId="6DA8A3CD" w14:textId="77777777" w:rsidR="00A25833" w:rsidRDefault="009A31A5">
            <w:pPr>
              <w:spacing w:before="10" w:after="10"/>
              <w:jc w:val="center"/>
            </w:pPr>
            <w:r>
              <w:rPr>
                <w:sz w:val="16"/>
              </w:rPr>
              <w:t>EE</w:t>
            </w:r>
          </w:p>
        </w:tc>
        <w:tc>
          <w:tcPr>
            <w:tcW w:w="1100" w:type="dxa"/>
          </w:tcPr>
          <w:p w14:paraId="79A0EE19" w14:textId="77777777" w:rsidR="00A25833" w:rsidRDefault="009A31A5">
            <w:pPr>
              <w:spacing w:before="10" w:after="10"/>
            </w:pPr>
            <w:r>
              <w:rPr>
                <w:sz w:val="16"/>
              </w:rPr>
              <w:t>Canada</w:t>
            </w:r>
          </w:p>
        </w:tc>
        <w:tc>
          <w:tcPr>
            <w:tcW w:w="500" w:type="dxa"/>
          </w:tcPr>
          <w:p w14:paraId="2DDB3463" w14:textId="77777777" w:rsidR="00A25833" w:rsidRDefault="009A31A5">
            <w:pPr>
              <w:spacing w:before="10" w:after="10"/>
              <w:jc w:val="center"/>
            </w:pPr>
            <w:r>
              <w:rPr>
                <w:sz w:val="16"/>
              </w:rPr>
              <w:t>$1.82</w:t>
            </w:r>
          </w:p>
        </w:tc>
        <w:tc>
          <w:tcPr>
            <w:tcW w:w="400" w:type="dxa"/>
          </w:tcPr>
          <w:p w14:paraId="4D7584D1" w14:textId="77777777" w:rsidR="00A25833" w:rsidRDefault="009A31A5">
            <w:pPr>
              <w:spacing w:before="10" w:after="10"/>
              <w:jc w:val="center"/>
            </w:pPr>
            <w:r>
              <w:rPr>
                <w:sz w:val="16"/>
              </w:rPr>
              <w:t>EE</w:t>
            </w:r>
          </w:p>
        </w:tc>
      </w:tr>
      <w:tr w:rsidR="00A25833" w14:paraId="20804B99" w14:textId="77777777">
        <w:trPr>
          <w:jc w:val="center"/>
        </w:trPr>
        <w:tc>
          <w:tcPr>
            <w:tcW w:w="1100" w:type="dxa"/>
          </w:tcPr>
          <w:p w14:paraId="1AF3F57C" w14:textId="77777777" w:rsidR="00A25833" w:rsidRDefault="009A31A5">
            <w:pPr>
              <w:spacing w:before="10" w:after="10"/>
            </w:pPr>
            <w:r>
              <w:rPr>
                <w:sz w:val="16"/>
              </w:rPr>
              <w:t>Turkmenistan</w:t>
            </w:r>
          </w:p>
        </w:tc>
        <w:tc>
          <w:tcPr>
            <w:tcW w:w="500" w:type="dxa"/>
          </w:tcPr>
          <w:p w14:paraId="1C1D6613" w14:textId="77777777" w:rsidR="00A25833" w:rsidRDefault="009A31A5">
            <w:pPr>
              <w:spacing w:before="10" w:after="10"/>
              <w:jc w:val="center"/>
            </w:pPr>
            <w:r>
              <w:rPr>
                <w:sz w:val="16"/>
              </w:rPr>
              <w:t>$1.57</w:t>
            </w:r>
          </w:p>
        </w:tc>
        <w:tc>
          <w:tcPr>
            <w:tcW w:w="400" w:type="dxa"/>
          </w:tcPr>
          <w:p w14:paraId="2EE19A14" w14:textId="77777777" w:rsidR="00A25833" w:rsidRDefault="009A31A5">
            <w:pPr>
              <w:spacing w:before="10" w:after="10"/>
              <w:jc w:val="center"/>
            </w:pPr>
            <w:r>
              <w:rPr>
                <w:sz w:val="16"/>
              </w:rPr>
              <w:t>DD*</w:t>
            </w:r>
          </w:p>
        </w:tc>
        <w:tc>
          <w:tcPr>
            <w:tcW w:w="1100" w:type="dxa"/>
          </w:tcPr>
          <w:p w14:paraId="1FE0CD6E" w14:textId="77777777" w:rsidR="00A25833" w:rsidRDefault="009A31A5">
            <w:pPr>
              <w:spacing w:before="10" w:after="10"/>
            </w:pPr>
            <w:r>
              <w:rPr>
                <w:sz w:val="16"/>
              </w:rPr>
              <w:t>Ethiopia</w:t>
            </w:r>
          </w:p>
        </w:tc>
        <w:tc>
          <w:tcPr>
            <w:tcW w:w="500" w:type="dxa"/>
          </w:tcPr>
          <w:p w14:paraId="0E35B87A" w14:textId="77777777" w:rsidR="00A25833" w:rsidRDefault="009A31A5">
            <w:pPr>
              <w:spacing w:before="10" w:after="10"/>
              <w:jc w:val="center"/>
            </w:pPr>
            <w:r>
              <w:rPr>
                <w:sz w:val="16"/>
              </w:rPr>
              <w:t>$1.59</w:t>
            </w:r>
          </w:p>
        </w:tc>
        <w:tc>
          <w:tcPr>
            <w:tcW w:w="400" w:type="dxa"/>
          </w:tcPr>
          <w:p w14:paraId="3DF2C6AF" w14:textId="77777777" w:rsidR="00A25833" w:rsidRDefault="009A31A5">
            <w:pPr>
              <w:spacing w:before="10" w:after="10"/>
              <w:jc w:val="center"/>
            </w:pPr>
            <w:r>
              <w:rPr>
                <w:sz w:val="16"/>
              </w:rPr>
              <w:t>EE†</w:t>
            </w:r>
          </w:p>
        </w:tc>
        <w:tc>
          <w:tcPr>
            <w:tcW w:w="1100" w:type="dxa"/>
          </w:tcPr>
          <w:p w14:paraId="25BD016A" w14:textId="77777777" w:rsidR="00A25833" w:rsidRDefault="009A31A5">
            <w:pPr>
              <w:spacing w:before="10" w:after="10"/>
            </w:pPr>
            <w:r>
              <w:rPr>
                <w:sz w:val="16"/>
              </w:rPr>
              <w:t>Australia</w:t>
            </w:r>
          </w:p>
        </w:tc>
        <w:tc>
          <w:tcPr>
            <w:tcW w:w="500" w:type="dxa"/>
          </w:tcPr>
          <w:p w14:paraId="5EEC112E" w14:textId="77777777" w:rsidR="00A25833" w:rsidRDefault="009A31A5">
            <w:pPr>
              <w:spacing w:before="10" w:after="10"/>
              <w:jc w:val="center"/>
            </w:pPr>
            <w:r>
              <w:rPr>
                <w:sz w:val="16"/>
              </w:rPr>
              <w:t>$1.65</w:t>
            </w:r>
          </w:p>
        </w:tc>
        <w:tc>
          <w:tcPr>
            <w:tcW w:w="400" w:type="dxa"/>
          </w:tcPr>
          <w:p w14:paraId="215BEB1A" w14:textId="77777777" w:rsidR="00A25833" w:rsidRDefault="009A31A5">
            <w:pPr>
              <w:spacing w:before="10" w:after="10"/>
              <w:jc w:val="center"/>
            </w:pPr>
            <w:r>
              <w:rPr>
                <w:sz w:val="16"/>
              </w:rPr>
              <w:t>II</w:t>
            </w:r>
          </w:p>
        </w:tc>
        <w:tc>
          <w:tcPr>
            <w:tcW w:w="1100" w:type="dxa"/>
          </w:tcPr>
          <w:p w14:paraId="5E5712AB" w14:textId="77777777" w:rsidR="00A25833" w:rsidRDefault="009A31A5">
            <w:pPr>
              <w:spacing w:before="10" w:after="10"/>
            </w:pPr>
            <w:r>
              <w:rPr>
                <w:sz w:val="16"/>
              </w:rPr>
              <w:t>Norway</w:t>
            </w:r>
          </w:p>
        </w:tc>
        <w:tc>
          <w:tcPr>
            <w:tcW w:w="500" w:type="dxa"/>
          </w:tcPr>
          <w:p w14:paraId="4D741C3D" w14:textId="77777777" w:rsidR="00A25833" w:rsidRDefault="009A31A5">
            <w:pPr>
              <w:spacing w:before="10" w:after="10"/>
              <w:jc w:val="center"/>
            </w:pPr>
            <w:r>
              <w:rPr>
                <w:sz w:val="16"/>
              </w:rPr>
              <w:t>$1.84</w:t>
            </w:r>
          </w:p>
        </w:tc>
        <w:tc>
          <w:tcPr>
            <w:tcW w:w="400" w:type="dxa"/>
          </w:tcPr>
          <w:p w14:paraId="7A6C1C22" w14:textId="77777777" w:rsidR="00A25833" w:rsidRDefault="009A31A5">
            <w:pPr>
              <w:spacing w:before="10" w:after="10"/>
              <w:jc w:val="center"/>
            </w:pPr>
            <w:r>
              <w:rPr>
                <w:sz w:val="16"/>
              </w:rPr>
              <w:t>IE</w:t>
            </w:r>
          </w:p>
        </w:tc>
      </w:tr>
      <w:tr w:rsidR="00A25833" w14:paraId="59AD663F" w14:textId="77777777">
        <w:trPr>
          <w:jc w:val="center"/>
        </w:trPr>
        <w:tc>
          <w:tcPr>
            <w:tcW w:w="1100" w:type="dxa"/>
          </w:tcPr>
          <w:p w14:paraId="74E1012C" w14:textId="77777777" w:rsidR="00A25833" w:rsidRDefault="009A31A5">
            <w:pPr>
              <w:spacing w:before="10" w:after="10"/>
            </w:pPr>
            <w:r>
              <w:rPr>
                <w:sz w:val="16"/>
              </w:rPr>
              <w:t>Ethiopia</w:t>
            </w:r>
          </w:p>
        </w:tc>
        <w:tc>
          <w:tcPr>
            <w:tcW w:w="500" w:type="dxa"/>
          </w:tcPr>
          <w:p w14:paraId="76F6F7F5" w14:textId="77777777" w:rsidR="00A25833" w:rsidRDefault="009A31A5">
            <w:pPr>
              <w:spacing w:before="10" w:after="10"/>
              <w:jc w:val="center"/>
            </w:pPr>
            <w:r>
              <w:rPr>
                <w:sz w:val="16"/>
              </w:rPr>
              <w:t>$1.58</w:t>
            </w:r>
          </w:p>
        </w:tc>
        <w:tc>
          <w:tcPr>
            <w:tcW w:w="400" w:type="dxa"/>
          </w:tcPr>
          <w:p w14:paraId="7B935F52" w14:textId="77777777" w:rsidR="00A25833" w:rsidRDefault="009A31A5">
            <w:pPr>
              <w:spacing w:before="10" w:after="10"/>
              <w:jc w:val="center"/>
            </w:pPr>
            <w:r>
              <w:rPr>
                <w:sz w:val="16"/>
              </w:rPr>
              <w:t>EE†</w:t>
            </w:r>
          </w:p>
        </w:tc>
        <w:tc>
          <w:tcPr>
            <w:tcW w:w="1100" w:type="dxa"/>
          </w:tcPr>
          <w:p w14:paraId="5FBCCD97" w14:textId="77777777" w:rsidR="00A25833" w:rsidRDefault="009A31A5">
            <w:pPr>
              <w:spacing w:before="10" w:after="10"/>
            </w:pPr>
            <w:r>
              <w:rPr>
                <w:sz w:val="16"/>
              </w:rPr>
              <w:t>Kosovo</w:t>
            </w:r>
          </w:p>
        </w:tc>
        <w:tc>
          <w:tcPr>
            <w:tcW w:w="500" w:type="dxa"/>
          </w:tcPr>
          <w:p w14:paraId="6927FCFC" w14:textId="77777777" w:rsidR="00A25833" w:rsidRDefault="009A31A5">
            <w:pPr>
              <w:spacing w:before="10" w:after="10"/>
              <w:jc w:val="center"/>
            </w:pPr>
            <w:r>
              <w:rPr>
                <w:sz w:val="16"/>
              </w:rPr>
              <w:t>$1.60</w:t>
            </w:r>
          </w:p>
        </w:tc>
        <w:tc>
          <w:tcPr>
            <w:tcW w:w="400" w:type="dxa"/>
          </w:tcPr>
          <w:p w14:paraId="3E21354D" w14:textId="77777777" w:rsidR="00A25833" w:rsidRDefault="009A31A5">
            <w:pPr>
              <w:spacing w:before="10" w:after="10"/>
              <w:jc w:val="center"/>
            </w:pPr>
            <w:r>
              <w:rPr>
                <w:sz w:val="16"/>
              </w:rPr>
              <w:t>EE†</w:t>
            </w:r>
          </w:p>
        </w:tc>
        <w:tc>
          <w:tcPr>
            <w:tcW w:w="1100" w:type="dxa"/>
          </w:tcPr>
          <w:p w14:paraId="1B069814" w14:textId="77777777" w:rsidR="00A25833" w:rsidRDefault="009A31A5">
            <w:pPr>
              <w:spacing w:before="10" w:after="10"/>
            </w:pPr>
            <w:r>
              <w:rPr>
                <w:sz w:val="16"/>
              </w:rPr>
              <w:t>USA</w:t>
            </w:r>
          </w:p>
        </w:tc>
        <w:tc>
          <w:tcPr>
            <w:tcW w:w="500" w:type="dxa"/>
          </w:tcPr>
          <w:p w14:paraId="6704E738" w14:textId="77777777" w:rsidR="00A25833" w:rsidRDefault="009A31A5">
            <w:pPr>
              <w:spacing w:before="10" w:after="10"/>
              <w:jc w:val="center"/>
            </w:pPr>
            <w:r>
              <w:rPr>
                <w:sz w:val="16"/>
              </w:rPr>
              <w:t>$1.65</w:t>
            </w:r>
          </w:p>
        </w:tc>
        <w:tc>
          <w:tcPr>
            <w:tcW w:w="400" w:type="dxa"/>
          </w:tcPr>
          <w:p w14:paraId="422732C6" w14:textId="77777777" w:rsidR="00A25833" w:rsidRDefault="009A31A5">
            <w:pPr>
              <w:spacing w:before="10" w:after="10"/>
              <w:jc w:val="center"/>
            </w:pPr>
            <w:r>
              <w:rPr>
                <w:sz w:val="16"/>
              </w:rPr>
              <w:t>DD</w:t>
            </w:r>
          </w:p>
        </w:tc>
        <w:tc>
          <w:tcPr>
            <w:tcW w:w="1100" w:type="dxa"/>
          </w:tcPr>
          <w:p w14:paraId="74D3B130" w14:textId="77777777" w:rsidR="00A25833" w:rsidRDefault="009A31A5">
            <w:pPr>
              <w:spacing w:before="10" w:after="10"/>
            </w:pPr>
            <w:r>
              <w:rPr>
                <w:sz w:val="16"/>
              </w:rPr>
              <w:t>Finland</w:t>
            </w:r>
          </w:p>
        </w:tc>
        <w:tc>
          <w:tcPr>
            <w:tcW w:w="500" w:type="dxa"/>
          </w:tcPr>
          <w:p w14:paraId="784187C7" w14:textId="77777777" w:rsidR="00A25833" w:rsidRDefault="009A31A5">
            <w:pPr>
              <w:spacing w:before="10" w:after="10"/>
              <w:jc w:val="center"/>
            </w:pPr>
            <w:r>
              <w:rPr>
                <w:sz w:val="16"/>
              </w:rPr>
              <w:t>$1.84</w:t>
            </w:r>
          </w:p>
        </w:tc>
        <w:tc>
          <w:tcPr>
            <w:tcW w:w="400" w:type="dxa"/>
          </w:tcPr>
          <w:p w14:paraId="0502DB8D" w14:textId="77777777" w:rsidR="00A25833" w:rsidRDefault="009A31A5">
            <w:pPr>
              <w:spacing w:before="10" w:after="10"/>
              <w:jc w:val="center"/>
            </w:pPr>
            <w:r>
              <w:rPr>
                <w:sz w:val="16"/>
              </w:rPr>
              <w:t>IE</w:t>
            </w:r>
          </w:p>
        </w:tc>
      </w:tr>
      <w:tr w:rsidR="00A25833" w14:paraId="03166332" w14:textId="77777777">
        <w:trPr>
          <w:jc w:val="center"/>
        </w:trPr>
        <w:tc>
          <w:tcPr>
            <w:tcW w:w="1100" w:type="dxa"/>
          </w:tcPr>
          <w:p w14:paraId="6C38574D" w14:textId="77777777" w:rsidR="00A25833" w:rsidRDefault="009A31A5">
            <w:pPr>
              <w:spacing w:before="10" w:after="10"/>
            </w:pPr>
            <w:r>
              <w:rPr>
                <w:sz w:val="16"/>
              </w:rPr>
              <w:t>Kyrgyzstan</w:t>
            </w:r>
          </w:p>
        </w:tc>
        <w:tc>
          <w:tcPr>
            <w:tcW w:w="500" w:type="dxa"/>
          </w:tcPr>
          <w:p w14:paraId="487A0BB3" w14:textId="77777777" w:rsidR="00A25833" w:rsidRDefault="009A31A5">
            <w:pPr>
              <w:spacing w:before="10" w:after="10"/>
              <w:jc w:val="center"/>
            </w:pPr>
            <w:r>
              <w:rPr>
                <w:sz w:val="16"/>
              </w:rPr>
              <w:t>$1.58</w:t>
            </w:r>
          </w:p>
        </w:tc>
        <w:tc>
          <w:tcPr>
            <w:tcW w:w="400" w:type="dxa"/>
          </w:tcPr>
          <w:p w14:paraId="0D1FAD12" w14:textId="77777777" w:rsidR="00A25833" w:rsidRDefault="009A31A5">
            <w:pPr>
              <w:spacing w:before="10" w:after="10"/>
              <w:jc w:val="center"/>
            </w:pPr>
            <w:r>
              <w:rPr>
                <w:sz w:val="16"/>
              </w:rPr>
              <w:t>EE†</w:t>
            </w:r>
          </w:p>
        </w:tc>
        <w:tc>
          <w:tcPr>
            <w:tcW w:w="1100" w:type="dxa"/>
          </w:tcPr>
          <w:p w14:paraId="133F3341" w14:textId="77777777" w:rsidR="00A25833" w:rsidRDefault="009A31A5">
            <w:pPr>
              <w:spacing w:before="10" w:after="10"/>
            </w:pPr>
            <w:r>
              <w:rPr>
                <w:sz w:val="16"/>
              </w:rPr>
              <w:t>Canada</w:t>
            </w:r>
          </w:p>
        </w:tc>
        <w:tc>
          <w:tcPr>
            <w:tcW w:w="500" w:type="dxa"/>
          </w:tcPr>
          <w:p w14:paraId="7A9E026D" w14:textId="77777777" w:rsidR="00A25833" w:rsidRDefault="009A31A5">
            <w:pPr>
              <w:spacing w:before="10" w:after="10"/>
              <w:jc w:val="center"/>
            </w:pPr>
            <w:r>
              <w:rPr>
                <w:sz w:val="16"/>
              </w:rPr>
              <w:t>$1.60</w:t>
            </w:r>
          </w:p>
        </w:tc>
        <w:tc>
          <w:tcPr>
            <w:tcW w:w="400" w:type="dxa"/>
          </w:tcPr>
          <w:p w14:paraId="1AD00A2F" w14:textId="77777777" w:rsidR="00A25833" w:rsidRDefault="009A31A5">
            <w:pPr>
              <w:spacing w:before="10" w:after="10"/>
              <w:jc w:val="center"/>
            </w:pPr>
            <w:r>
              <w:rPr>
                <w:sz w:val="16"/>
              </w:rPr>
              <w:t>EE</w:t>
            </w:r>
          </w:p>
        </w:tc>
        <w:tc>
          <w:tcPr>
            <w:tcW w:w="1100" w:type="dxa"/>
          </w:tcPr>
          <w:p w14:paraId="3A2366D8" w14:textId="77777777" w:rsidR="00A25833" w:rsidRDefault="009A31A5">
            <w:pPr>
              <w:spacing w:before="10" w:after="10"/>
            </w:pPr>
            <w:r>
              <w:rPr>
                <w:sz w:val="16"/>
              </w:rPr>
              <w:t>Kyrgyzstan</w:t>
            </w:r>
          </w:p>
        </w:tc>
        <w:tc>
          <w:tcPr>
            <w:tcW w:w="500" w:type="dxa"/>
          </w:tcPr>
          <w:p w14:paraId="7B2D4807" w14:textId="77777777" w:rsidR="00A25833" w:rsidRDefault="009A31A5">
            <w:pPr>
              <w:spacing w:before="10" w:after="10"/>
              <w:jc w:val="center"/>
            </w:pPr>
            <w:r>
              <w:rPr>
                <w:sz w:val="16"/>
              </w:rPr>
              <w:t>$1.65</w:t>
            </w:r>
          </w:p>
        </w:tc>
        <w:tc>
          <w:tcPr>
            <w:tcW w:w="400" w:type="dxa"/>
          </w:tcPr>
          <w:p w14:paraId="13313366" w14:textId="77777777" w:rsidR="00A25833" w:rsidRDefault="009A31A5">
            <w:pPr>
              <w:spacing w:before="10" w:after="10"/>
              <w:jc w:val="center"/>
            </w:pPr>
            <w:r>
              <w:rPr>
                <w:sz w:val="16"/>
              </w:rPr>
              <w:t>EE†</w:t>
            </w:r>
          </w:p>
        </w:tc>
        <w:tc>
          <w:tcPr>
            <w:tcW w:w="1100" w:type="dxa"/>
          </w:tcPr>
          <w:p w14:paraId="618D9776" w14:textId="77777777" w:rsidR="00A25833" w:rsidRDefault="009A31A5">
            <w:pPr>
              <w:spacing w:before="10" w:after="10"/>
            </w:pPr>
            <w:r>
              <w:rPr>
                <w:sz w:val="16"/>
              </w:rPr>
              <w:t>Sweden</w:t>
            </w:r>
          </w:p>
        </w:tc>
        <w:tc>
          <w:tcPr>
            <w:tcW w:w="500" w:type="dxa"/>
          </w:tcPr>
          <w:p w14:paraId="0FF867AE" w14:textId="77777777" w:rsidR="00A25833" w:rsidRDefault="009A31A5">
            <w:pPr>
              <w:spacing w:before="10" w:after="10"/>
              <w:jc w:val="center"/>
            </w:pPr>
            <w:r>
              <w:rPr>
                <w:sz w:val="16"/>
              </w:rPr>
              <w:t>$1.85</w:t>
            </w:r>
          </w:p>
        </w:tc>
        <w:tc>
          <w:tcPr>
            <w:tcW w:w="400" w:type="dxa"/>
          </w:tcPr>
          <w:p w14:paraId="47AE4192" w14:textId="77777777" w:rsidR="00A25833" w:rsidRDefault="009A31A5">
            <w:pPr>
              <w:spacing w:before="10" w:after="10"/>
              <w:jc w:val="center"/>
            </w:pPr>
            <w:r>
              <w:rPr>
                <w:sz w:val="16"/>
              </w:rPr>
              <w:t>II</w:t>
            </w:r>
          </w:p>
        </w:tc>
      </w:tr>
      <w:tr w:rsidR="00A25833" w14:paraId="3B0EC483" w14:textId="77777777">
        <w:trPr>
          <w:jc w:val="center"/>
        </w:trPr>
        <w:tc>
          <w:tcPr>
            <w:tcW w:w="1100" w:type="dxa"/>
          </w:tcPr>
          <w:p w14:paraId="0CE830E3" w14:textId="77777777" w:rsidR="00A25833" w:rsidRDefault="009A31A5">
            <w:pPr>
              <w:spacing w:before="10" w:after="10"/>
            </w:pPr>
            <w:r>
              <w:rPr>
                <w:sz w:val="16"/>
              </w:rPr>
              <w:t>Egypt</w:t>
            </w:r>
          </w:p>
        </w:tc>
        <w:tc>
          <w:tcPr>
            <w:tcW w:w="500" w:type="dxa"/>
          </w:tcPr>
          <w:p w14:paraId="42A81F07" w14:textId="77777777" w:rsidR="00A25833" w:rsidRDefault="009A31A5">
            <w:pPr>
              <w:spacing w:before="10" w:after="10"/>
              <w:jc w:val="center"/>
            </w:pPr>
            <w:r>
              <w:rPr>
                <w:sz w:val="16"/>
              </w:rPr>
              <w:t>$1.58</w:t>
            </w:r>
          </w:p>
        </w:tc>
        <w:tc>
          <w:tcPr>
            <w:tcW w:w="400" w:type="dxa"/>
          </w:tcPr>
          <w:p w14:paraId="46BB209B" w14:textId="77777777" w:rsidR="00A25833" w:rsidRDefault="009A31A5">
            <w:pPr>
              <w:spacing w:before="10" w:after="10"/>
              <w:jc w:val="center"/>
            </w:pPr>
            <w:r>
              <w:rPr>
                <w:sz w:val="16"/>
              </w:rPr>
              <w:t>EE†</w:t>
            </w:r>
          </w:p>
        </w:tc>
        <w:tc>
          <w:tcPr>
            <w:tcW w:w="1100" w:type="dxa"/>
          </w:tcPr>
          <w:p w14:paraId="13DEB965" w14:textId="77777777" w:rsidR="00A25833" w:rsidRDefault="009A31A5">
            <w:pPr>
              <w:spacing w:before="10" w:after="10"/>
            </w:pPr>
            <w:r>
              <w:rPr>
                <w:sz w:val="16"/>
              </w:rPr>
              <w:t>Tajikistan</w:t>
            </w:r>
          </w:p>
        </w:tc>
        <w:tc>
          <w:tcPr>
            <w:tcW w:w="500" w:type="dxa"/>
          </w:tcPr>
          <w:p w14:paraId="627B1E6C" w14:textId="77777777" w:rsidR="00A25833" w:rsidRDefault="009A31A5">
            <w:pPr>
              <w:spacing w:before="10" w:after="10"/>
              <w:jc w:val="center"/>
            </w:pPr>
            <w:r>
              <w:rPr>
                <w:sz w:val="16"/>
              </w:rPr>
              <w:t>$1.60</w:t>
            </w:r>
          </w:p>
        </w:tc>
        <w:tc>
          <w:tcPr>
            <w:tcW w:w="400" w:type="dxa"/>
          </w:tcPr>
          <w:p w14:paraId="284B010F" w14:textId="77777777" w:rsidR="00A25833" w:rsidRDefault="009A31A5">
            <w:pPr>
              <w:spacing w:before="10" w:after="10"/>
              <w:jc w:val="center"/>
            </w:pPr>
            <w:r>
              <w:rPr>
                <w:sz w:val="16"/>
              </w:rPr>
              <w:t>II</w:t>
            </w:r>
          </w:p>
        </w:tc>
        <w:tc>
          <w:tcPr>
            <w:tcW w:w="1100" w:type="dxa"/>
          </w:tcPr>
          <w:p w14:paraId="60745E89" w14:textId="77777777" w:rsidR="00A25833" w:rsidRDefault="009A31A5">
            <w:pPr>
              <w:spacing w:before="10" w:after="10"/>
            </w:pPr>
            <w:r>
              <w:rPr>
                <w:sz w:val="16"/>
              </w:rPr>
              <w:t>Norway</w:t>
            </w:r>
          </w:p>
        </w:tc>
        <w:tc>
          <w:tcPr>
            <w:tcW w:w="500" w:type="dxa"/>
          </w:tcPr>
          <w:p w14:paraId="6B5B8F8C" w14:textId="77777777" w:rsidR="00A25833" w:rsidRDefault="009A31A5">
            <w:pPr>
              <w:spacing w:before="10" w:after="10"/>
              <w:jc w:val="center"/>
            </w:pPr>
            <w:r>
              <w:rPr>
                <w:sz w:val="16"/>
              </w:rPr>
              <w:t>$1.66</w:t>
            </w:r>
          </w:p>
        </w:tc>
        <w:tc>
          <w:tcPr>
            <w:tcW w:w="400" w:type="dxa"/>
          </w:tcPr>
          <w:p w14:paraId="329EEFA3" w14:textId="77777777" w:rsidR="00A25833" w:rsidRDefault="009A31A5">
            <w:pPr>
              <w:spacing w:before="10" w:after="10"/>
              <w:jc w:val="center"/>
            </w:pPr>
            <w:r>
              <w:rPr>
                <w:sz w:val="16"/>
              </w:rPr>
              <w:t>DD</w:t>
            </w:r>
          </w:p>
        </w:tc>
        <w:tc>
          <w:tcPr>
            <w:tcW w:w="1100" w:type="dxa"/>
          </w:tcPr>
          <w:p w14:paraId="165C0AC5" w14:textId="77777777" w:rsidR="00A25833" w:rsidRDefault="009A31A5">
            <w:pPr>
              <w:spacing w:before="10" w:after="10"/>
            </w:pPr>
            <w:r>
              <w:rPr>
                <w:sz w:val="16"/>
              </w:rPr>
              <w:t>Iceland</w:t>
            </w:r>
          </w:p>
        </w:tc>
        <w:tc>
          <w:tcPr>
            <w:tcW w:w="500" w:type="dxa"/>
          </w:tcPr>
          <w:p w14:paraId="6415F723" w14:textId="77777777" w:rsidR="00A25833" w:rsidRDefault="009A31A5">
            <w:pPr>
              <w:spacing w:before="10" w:after="10"/>
              <w:jc w:val="center"/>
            </w:pPr>
            <w:r>
              <w:rPr>
                <w:sz w:val="16"/>
              </w:rPr>
              <w:t>$1.87</w:t>
            </w:r>
          </w:p>
        </w:tc>
        <w:tc>
          <w:tcPr>
            <w:tcW w:w="400" w:type="dxa"/>
          </w:tcPr>
          <w:p w14:paraId="39B6F62C" w14:textId="77777777" w:rsidR="00A25833" w:rsidRDefault="009A31A5">
            <w:pPr>
              <w:spacing w:before="10" w:after="10"/>
              <w:jc w:val="center"/>
            </w:pPr>
            <w:r>
              <w:rPr>
                <w:sz w:val="16"/>
              </w:rPr>
              <w:t>II</w:t>
            </w:r>
          </w:p>
        </w:tc>
      </w:tr>
      <w:tr w:rsidR="00A25833" w14:paraId="5EEB3367" w14:textId="77777777">
        <w:trPr>
          <w:jc w:val="center"/>
        </w:trPr>
        <w:tc>
          <w:tcPr>
            <w:tcW w:w="1100" w:type="dxa"/>
          </w:tcPr>
          <w:p w14:paraId="409596DA" w14:textId="77777777" w:rsidR="00A25833" w:rsidRDefault="009A31A5">
            <w:pPr>
              <w:spacing w:before="10" w:after="10"/>
            </w:pPr>
            <w:r>
              <w:rPr>
                <w:sz w:val="16"/>
              </w:rPr>
              <w:t>Algeria</w:t>
            </w:r>
          </w:p>
        </w:tc>
        <w:tc>
          <w:tcPr>
            <w:tcW w:w="500" w:type="dxa"/>
          </w:tcPr>
          <w:p w14:paraId="45C90B0D" w14:textId="77777777" w:rsidR="00A25833" w:rsidRDefault="009A31A5">
            <w:pPr>
              <w:spacing w:before="10" w:after="10"/>
              <w:jc w:val="center"/>
            </w:pPr>
            <w:r>
              <w:rPr>
                <w:sz w:val="16"/>
              </w:rPr>
              <w:t>$1.59</w:t>
            </w:r>
          </w:p>
        </w:tc>
        <w:tc>
          <w:tcPr>
            <w:tcW w:w="400" w:type="dxa"/>
          </w:tcPr>
          <w:p w14:paraId="4CB9D41A" w14:textId="77777777" w:rsidR="00A25833" w:rsidRDefault="009A31A5">
            <w:pPr>
              <w:spacing w:before="10" w:after="10"/>
              <w:jc w:val="center"/>
            </w:pPr>
            <w:r>
              <w:rPr>
                <w:sz w:val="16"/>
              </w:rPr>
              <w:t>EE†</w:t>
            </w:r>
          </w:p>
        </w:tc>
        <w:tc>
          <w:tcPr>
            <w:tcW w:w="1100" w:type="dxa"/>
          </w:tcPr>
          <w:p w14:paraId="100AD63F" w14:textId="77777777" w:rsidR="00A25833" w:rsidRDefault="009A31A5">
            <w:pPr>
              <w:spacing w:before="10" w:after="10"/>
            </w:pPr>
            <w:r>
              <w:rPr>
                <w:sz w:val="16"/>
              </w:rPr>
              <w:t>Montenegro</w:t>
            </w:r>
          </w:p>
        </w:tc>
        <w:tc>
          <w:tcPr>
            <w:tcW w:w="500" w:type="dxa"/>
          </w:tcPr>
          <w:p w14:paraId="0AC9D87A" w14:textId="77777777" w:rsidR="00A25833" w:rsidRDefault="009A31A5">
            <w:pPr>
              <w:spacing w:before="10" w:after="10"/>
              <w:jc w:val="center"/>
            </w:pPr>
            <w:r>
              <w:rPr>
                <w:sz w:val="16"/>
              </w:rPr>
              <w:t>$1.60</w:t>
            </w:r>
          </w:p>
        </w:tc>
        <w:tc>
          <w:tcPr>
            <w:tcW w:w="400" w:type="dxa"/>
          </w:tcPr>
          <w:p w14:paraId="7C826C86" w14:textId="77777777" w:rsidR="00A25833" w:rsidRDefault="009A31A5">
            <w:pPr>
              <w:spacing w:before="10" w:after="10"/>
              <w:jc w:val="center"/>
            </w:pPr>
            <w:r>
              <w:rPr>
                <w:sz w:val="16"/>
              </w:rPr>
              <w:t>IE†</w:t>
            </w:r>
          </w:p>
        </w:tc>
        <w:tc>
          <w:tcPr>
            <w:tcW w:w="1100" w:type="dxa"/>
          </w:tcPr>
          <w:p w14:paraId="328A5754" w14:textId="77777777" w:rsidR="00A25833" w:rsidRDefault="009A31A5">
            <w:pPr>
              <w:spacing w:before="10" w:after="10"/>
            </w:pPr>
            <w:r>
              <w:rPr>
                <w:sz w:val="16"/>
              </w:rPr>
              <w:t>Finland</w:t>
            </w:r>
          </w:p>
        </w:tc>
        <w:tc>
          <w:tcPr>
            <w:tcW w:w="500" w:type="dxa"/>
          </w:tcPr>
          <w:p w14:paraId="0044F4BB" w14:textId="77777777" w:rsidR="00A25833" w:rsidRDefault="009A31A5">
            <w:pPr>
              <w:spacing w:before="10" w:after="10"/>
              <w:jc w:val="center"/>
            </w:pPr>
            <w:r>
              <w:rPr>
                <w:sz w:val="16"/>
              </w:rPr>
              <w:t>$1.66</w:t>
            </w:r>
          </w:p>
        </w:tc>
        <w:tc>
          <w:tcPr>
            <w:tcW w:w="400" w:type="dxa"/>
          </w:tcPr>
          <w:p w14:paraId="706D5AC9" w14:textId="77777777" w:rsidR="00A25833" w:rsidRDefault="009A31A5">
            <w:pPr>
              <w:spacing w:before="10" w:after="10"/>
              <w:jc w:val="center"/>
            </w:pPr>
            <w:r>
              <w:rPr>
                <w:sz w:val="16"/>
              </w:rPr>
              <w:t>IE</w:t>
            </w:r>
          </w:p>
        </w:tc>
        <w:tc>
          <w:tcPr>
            <w:tcW w:w="1100" w:type="dxa"/>
          </w:tcPr>
          <w:p w14:paraId="2E40BB58" w14:textId="77777777" w:rsidR="00A25833" w:rsidRDefault="009A31A5">
            <w:pPr>
              <w:spacing w:before="10" w:after="10"/>
            </w:pPr>
            <w:r>
              <w:rPr>
                <w:sz w:val="16"/>
              </w:rPr>
              <w:t>Australia</w:t>
            </w:r>
          </w:p>
        </w:tc>
        <w:tc>
          <w:tcPr>
            <w:tcW w:w="500" w:type="dxa"/>
          </w:tcPr>
          <w:p w14:paraId="045FFD9B" w14:textId="77777777" w:rsidR="00A25833" w:rsidRDefault="009A31A5">
            <w:pPr>
              <w:spacing w:before="10" w:after="10"/>
              <w:jc w:val="center"/>
            </w:pPr>
            <w:r>
              <w:rPr>
                <w:sz w:val="16"/>
              </w:rPr>
              <w:t>$1.87</w:t>
            </w:r>
          </w:p>
        </w:tc>
        <w:tc>
          <w:tcPr>
            <w:tcW w:w="400" w:type="dxa"/>
          </w:tcPr>
          <w:p w14:paraId="7190E697" w14:textId="77777777" w:rsidR="00A25833" w:rsidRDefault="009A31A5">
            <w:pPr>
              <w:spacing w:before="10" w:after="10"/>
              <w:jc w:val="center"/>
            </w:pPr>
            <w:r>
              <w:rPr>
                <w:sz w:val="16"/>
              </w:rPr>
              <w:t>II</w:t>
            </w:r>
          </w:p>
        </w:tc>
      </w:tr>
      <w:tr w:rsidR="00A25833" w14:paraId="63C3A570" w14:textId="77777777">
        <w:trPr>
          <w:jc w:val="center"/>
        </w:trPr>
        <w:tc>
          <w:tcPr>
            <w:tcW w:w="1100" w:type="dxa"/>
          </w:tcPr>
          <w:p w14:paraId="001FDCB3" w14:textId="77777777" w:rsidR="00A25833" w:rsidRDefault="009A31A5">
            <w:pPr>
              <w:spacing w:before="10" w:after="10"/>
            </w:pPr>
            <w:r>
              <w:rPr>
                <w:sz w:val="16"/>
              </w:rPr>
              <w:t>Canada</w:t>
            </w:r>
          </w:p>
        </w:tc>
        <w:tc>
          <w:tcPr>
            <w:tcW w:w="500" w:type="dxa"/>
          </w:tcPr>
          <w:p w14:paraId="6162702E" w14:textId="77777777" w:rsidR="00A25833" w:rsidRDefault="009A31A5">
            <w:pPr>
              <w:spacing w:before="10" w:after="10"/>
              <w:jc w:val="center"/>
            </w:pPr>
            <w:r>
              <w:rPr>
                <w:sz w:val="16"/>
              </w:rPr>
              <w:t>$1.59</w:t>
            </w:r>
          </w:p>
        </w:tc>
        <w:tc>
          <w:tcPr>
            <w:tcW w:w="400" w:type="dxa"/>
          </w:tcPr>
          <w:p w14:paraId="1876748C" w14:textId="77777777" w:rsidR="00A25833" w:rsidRDefault="009A31A5">
            <w:pPr>
              <w:spacing w:before="10" w:after="10"/>
              <w:jc w:val="center"/>
            </w:pPr>
            <w:r>
              <w:rPr>
                <w:sz w:val="16"/>
              </w:rPr>
              <w:t>EE</w:t>
            </w:r>
          </w:p>
        </w:tc>
        <w:tc>
          <w:tcPr>
            <w:tcW w:w="1100" w:type="dxa"/>
          </w:tcPr>
          <w:p w14:paraId="1361ECF0" w14:textId="77777777" w:rsidR="00A25833" w:rsidRDefault="009A31A5">
            <w:pPr>
              <w:spacing w:before="10" w:after="10"/>
            </w:pPr>
            <w:r>
              <w:rPr>
                <w:sz w:val="16"/>
              </w:rPr>
              <w:t>China</w:t>
            </w:r>
          </w:p>
        </w:tc>
        <w:tc>
          <w:tcPr>
            <w:tcW w:w="500" w:type="dxa"/>
          </w:tcPr>
          <w:p w14:paraId="2ECB7101" w14:textId="77777777" w:rsidR="00A25833" w:rsidRDefault="009A31A5">
            <w:pPr>
              <w:spacing w:before="10" w:after="10"/>
              <w:jc w:val="center"/>
            </w:pPr>
            <w:r>
              <w:rPr>
                <w:sz w:val="16"/>
              </w:rPr>
              <w:t>$1.61</w:t>
            </w:r>
          </w:p>
        </w:tc>
        <w:tc>
          <w:tcPr>
            <w:tcW w:w="400" w:type="dxa"/>
          </w:tcPr>
          <w:p w14:paraId="4DBB0795" w14:textId="77777777" w:rsidR="00A25833" w:rsidRDefault="009A31A5">
            <w:pPr>
              <w:spacing w:before="10" w:after="10"/>
              <w:jc w:val="center"/>
            </w:pPr>
            <w:r>
              <w:rPr>
                <w:sz w:val="16"/>
              </w:rPr>
              <w:t>II</w:t>
            </w:r>
          </w:p>
        </w:tc>
        <w:tc>
          <w:tcPr>
            <w:tcW w:w="1100" w:type="dxa"/>
          </w:tcPr>
          <w:p w14:paraId="1B1EBF44" w14:textId="77777777" w:rsidR="00A25833" w:rsidRDefault="009A31A5">
            <w:pPr>
              <w:spacing w:before="10" w:after="10"/>
            </w:pPr>
            <w:r>
              <w:rPr>
                <w:sz w:val="16"/>
              </w:rPr>
              <w:t>Ethiopia</w:t>
            </w:r>
          </w:p>
        </w:tc>
        <w:tc>
          <w:tcPr>
            <w:tcW w:w="500" w:type="dxa"/>
          </w:tcPr>
          <w:p w14:paraId="059C48E8" w14:textId="77777777" w:rsidR="00A25833" w:rsidRDefault="009A31A5">
            <w:pPr>
              <w:spacing w:before="10" w:after="10"/>
              <w:jc w:val="center"/>
            </w:pPr>
            <w:r>
              <w:rPr>
                <w:sz w:val="16"/>
              </w:rPr>
              <w:t>$1.67</w:t>
            </w:r>
          </w:p>
        </w:tc>
        <w:tc>
          <w:tcPr>
            <w:tcW w:w="400" w:type="dxa"/>
          </w:tcPr>
          <w:p w14:paraId="57A59E68" w14:textId="77777777" w:rsidR="00A25833" w:rsidRDefault="009A31A5">
            <w:pPr>
              <w:spacing w:before="10" w:after="10"/>
              <w:jc w:val="center"/>
            </w:pPr>
            <w:r>
              <w:rPr>
                <w:sz w:val="16"/>
              </w:rPr>
              <w:t>EE†</w:t>
            </w:r>
          </w:p>
        </w:tc>
        <w:tc>
          <w:tcPr>
            <w:tcW w:w="1100" w:type="dxa"/>
          </w:tcPr>
          <w:p w14:paraId="07BAE97B" w14:textId="77777777" w:rsidR="00A25833" w:rsidRDefault="009A31A5">
            <w:pPr>
              <w:spacing w:before="10" w:after="10"/>
            </w:pPr>
            <w:r>
              <w:rPr>
                <w:sz w:val="16"/>
              </w:rPr>
              <w:t>USA</w:t>
            </w:r>
          </w:p>
        </w:tc>
        <w:tc>
          <w:tcPr>
            <w:tcW w:w="500" w:type="dxa"/>
          </w:tcPr>
          <w:p w14:paraId="289BC42A" w14:textId="77777777" w:rsidR="00A25833" w:rsidRDefault="009A31A5">
            <w:pPr>
              <w:spacing w:before="10" w:after="10"/>
              <w:jc w:val="center"/>
            </w:pPr>
            <w:r>
              <w:rPr>
                <w:sz w:val="16"/>
              </w:rPr>
              <w:t>$1.87</w:t>
            </w:r>
          </w:p>
        </w:tc>
        <w:tc>
          <w:tcPr>
            <w:tcW w:w="400" w:type="dxa"/>
          </w:tcPr>
          <w:p w14:paraId="7AC146BC" w14:textId="77777777" w:rsidR="00A25833" w:rsidRDefault="009A31A5">
            <w:pPr>
              <w:spacing w:before="10" w:after="10"/>
              <w:jc w:val="center"/>
            </w:pPr>
            <w:r>
              <w:rPr>
                <w:sz w:val="16"/>
              </w:rPr>
              <w:t>II</w:t>
            </w:r>
          </w:p>
        </w:tc>
      </w:tr>
      <w:tr w:rsidR="00A25833" w14:paraId="2B6D0D37" w14:textId="77777777">
        <w:trPr>
          <w:jc w:val="center"/>
        </w:trPr>
        <w:tc>
          <w:tcPr>
            <w:tcW w:w="1100" w:type="dxa"/>
          </w:tcPr>
          <w:p w14:paraId="63AE9F5D" w14:textId="77777777" w:rsidR="00A25833" w:rsidRDefault="009A31A5">
            <w:pPr>
              <w:spacing w:before="10" w:after="10"/>
            </w:pPr>
            <w:r>
              <w:rPr>
                <w:sz w:val="16"/>
              </w:rPr>
              <w:t>Russia</w:t>
            </w:r>
          </w:p>
        </w:tc>
        <w:tc>
          <w:tcPr>
            <w:tcW w:w="500" w:type="dxa"/>
          </w:tcPr>
          <w:p w14:paraId="3D249F48" w14:textId="77777777" w:rsidR="00A25833" w:rsidRDefault="009A31A5">
            <w:pPr>
              <w:spacing w:before="10" w:after="10"/>
              <w:jc w:val="center"/>
            </w:pPr>
            <w:r>
              <w:rPr>
                <w:sz w:val="16"/>
              </w:rPr>
              <w:t>$1.59</w:t>
            </w:r>
          </w:p>
        </w:tc>
        <w:tc>
          <w:tcPr>
            <w:tcW w:w="400" w:type="dxa"/>
          </w:tcPr>
          <w:p w14:paraId="40FF6798" w14:textId="77777777" w:rsidR="00A25833" w:rsidRDefault="009A31A5">
            <w:pPr>
              <w:spacing w:before="10" w:after="10"/>
              <w:jc w:val="center"/>
            </w:pPr>
            <w:r>
              <w:rPr>
                <w:sz w:val="16"/>
              </w:rPr>
              <w:t>DD*</w:t>
            </w:r>
          </w:p>
        </w:tc>
        <w:tc>
          <w:tcPr>
            <w:tcW w:w="1100" w:type="dxa"/>
          </w:tcPr>
          <w:p w14:paraId="21361547" w14:textId="77777777" w:rsidR="00A25833" w:rsidRDefault="009A31A5">
            <w:pPr>
              <w:spacing w:before="10" w:after="10"/>
            </w:pPr>
            <w:r>
              <w:rPr>
                <w:sz w:val="16"/>
              </w:rPr>
              <w:t>Ukraine</w:t>
            </w:r>
          </w:p>
        </w:tc>
        <w:tc>
          <w:tcPr>
            <w:tcW w:w="500" w:type="dxa"/>
          </w:tcPr>
          <w:p w14:paraId="32DAFD37" w14:textId="77777777" w:rsidR="00A25833" w:rsidRDefault="009A31A5">
            <w:pPr>
              <w:spacing w:before="10" w:after="10"/>
              <w:jc w:val="center"/>
            </w:pPr>
            <w:r>
              <w:rPr>
                <w:sz w:val="16"/>
              </w:rPr>
              <w:t>$1.61</w:t>
            </w:r>
          </w:p>
        </w:tc>
        <w:tc>
          <w:tcPr>
            <w:tcW w:w="400" w:type="dxa"/>
          </w:tcPr>
          <w:p w14:paraId="1630F835" w14:textId="77777777" w:rsidR="00A25833" w:rsidRDefault="009A31A5">
            <w:pPr>
              <w:spacing w:before="10" w:after="10"/>
              <w:jc w:val="center"/>
            </w:pPr>
            <w:r>
              <w:rPr>
                <w:sz w:val="16"/>
              </w:rPr>
              <w:t>IE†</w:t>
            </w:r>
          </w:p>
        </w:tc>
        <w:tc>
          <w:tcPr>
            <w:tcW w:w="1100" w:type="dxa"/>
          </w:tcPr>
          <w:p w14:paraId="6FAEB8D5" w14:textId="77777777" w:rsidR="00A25833" w:rsidRDefault="009A31A5">
            <w:pPr>
              <w:spacing w:before="10" w:after="10"/>
            </w:pPr>
            <w:r>
              <w:rPr>
                <w:sz w:val="16"/>
              </w:rPr>
              <w:t>Sweden</w:t>
            </w:r>
          </w:p>
        </w:tc>
        <w:tc>
          <w:tcPr>
            <w:tcW w:w="500" w:type="dxa"/>
          </w:tcPr>
          <w:p w14:paraId="1CF5AA55" w14:textId="77777777" w:rsidR="00A25833" w:rsidRDefault="009A31A5">
            <w:pPr>
              <w:spacing w:before="10" w:after="10"/>
              <w:jc w:val="center"/>
            </w:pPr>
            <w:r>
              <w:rPr>
                <w:sz w:val="16"/>
              </w:rPr>
              <w:t>$1.67</w:t>
            </w:r>
          </w:p>
        </w:tc>
        <w:tc>
          <w:tcPr>
            <w:tcW w:w="400" w:type="dxa"/>
          </w:tcPr>
          <w:p w14:paraId="17944889" w14:textId="77777777" w:rsidR="00A25833" w:rsidRDefault="009A31A5">
            <w:pPr>
              <w:spacing w:before="10" w:after="10"/>
              <w:jc w:val="center"/>
            </w:pPr>
            <w:r>
              <w:rPr>
                <w:sz w:val="16"/>
              </w:rPr>
              <w:t>IE</w:t>
            </w:r>
          </w:p>
        </w:tc>
        <w:tc>
          <w:tcPr>
            <w:tcW w:w="1100" w:type="dxa"/>
          </w:tcPr>
          <w:p w14:paraId="2EAF7874" w14:textId="77777777" w:rsidR="00A25833" w:rsidRDefault="009A31A5">
            <w:pPr>
              <w:spacing w:before="10" w:after="10"/>
            </w:pPr>
            <w:r>
              <w:rPr>
                <w:sz w:val="16"/>
              </w:rPr>
              <w:t>New Zealand</w:t>
            </w:r>
          </w:p>
        </w:tc>
        <w:tc>
          <w:tcPr>
            <w:tcW w:w="500" w:type="dxa"/>
          </w:tcPr>
          <w:p w14:paraId="1CACB4F6" w14:textId="77777777" w:rsidR="00A25833" w:rsidRDefault="009A31A5">
            <w:pPr>
              <w:spacing w:before="10" w:after="10"/>
              <w:jc w:val="center"/>
            </w:pPr>
            <w:r>
              <w:rPr>
                <w:sz w:val="16"/>
              </w:rPr>
              <w:t>$1.87</w:t>
            </w:r>
          </w:p>
        </w:tc>
        <w:tc>
          <w:tcPr>
            <w:tcW w:w="400" w:type="dxa"/>
          </w:tcPr>
          <w:p w14:paraId="28A70B66" w14:textId="77777777" w:rsidR="00A25833" w:rsidRDefault="009A31A5">
            <w:pPr>
              <w:spacing w:before="10" w:after="10"/>
              <w:jc w:val="center"/>
            </w:pPr>
            <w:r>
              <w:rPr>
                <w:sz w:val="16"/>
              </w:rPr>
              <w:t>II</w:t>
            </w:r>
          </w:p>
        </w:tc>
      </w:tr>
      <w:tr w:rsidR="00A25833" w14:paraId="569F8F99" w14:textId="77777777">
        <w:trPr>
          <w:jc w:val="center"/>
        </w:trPr>
        <w:tc>
          <w:tcPr>
            <w:tcW w:w="1100" w:type="dxa"/>
          </w:tcPr>
          <w:p w14:paraId="11A0C38F" w14:textId="77777777" w:rsidR="00A25833" w:rsidRDefault="009A31A5">
            <w:pPr>
              <w:spacing w:before="10" w:after="10"/>
            </w:pPr>
            <w:r>
              <w:rPr>
                <w:sz w:val="16"/>
              </w:rPr>
              <w:t>South Africa</w:t>
            </w:r>
          </w:p>
        </w:tc>
        <w:tc>
          <w:tcPr>
            <w:tcW w:w="500" w:type="dxa"/>
          </w:tcPr>
          <w:p w14:paraId="5F7B10DA" w14:textId="77777777" w:rsidR="00A25833" w:rsidRDefault="009A31A5">
            <w:pPr>
              <w:spacing w:before="10" w:after="10"/>
              <w:jc w:val="center"/>
            </w:pPr>
            <w:r>
              <w:rPr>
                <w:sz w:val="16"/>
              </w:rPr>
              <w:t>$1.60</w:t>
            </w:r>
          </w:p>
        </w:tc>
        <w:tc>
          <w:tcPr>
            <w:tcW w:w="400" w:type="dxa"/>
          </w:tcPr>
          <w:p w14:paraId="0F42551D" w14:textId="77777777" w:rsidR="00A25833" w:rsidRDefault="009A31A5">
            <w:pPr>
              <w:spacing w:before="10" w:after="10"/>
              <w:jc w:val="center"/>
            </w:pPr>
            <w:r>
              <w:rPr>
                <w:sz w:val="16"/>
              </w:rPr>
              <w:t>II</w:t>
            </w:r>
          </w:p>
        </w:tc>
        <w:tc>
          <w:tcPr>
            <w:tcW w:w="1100" w:type="dxa"/>
          </w:tcPr>
          <w:p w14:paraId="7EC7EBCF" w14:textId="77777777" w:rsidR="00A25833" w:rsidRDefault="009A31A5">
            <w:pPr>
              <w:spacing w:before="10" w:after="10"/>
            </w:pPr>
            <w:r>
              <w:rPr>
                <w:sz w:val="16"/>
              </w:rPr>
              <w:t>Argentina</w:t>
            </w:r>
          </w:p>
        </w:tc>
        <w:tc>
          <w:tcPr>
            <w:tcW w:w="500" w:type="dxa"/>
          </w:tcPr>
          <w:p w14:paraId="56AE5FD4" w14:textId="77777777" w:rsidR="00A25833" w:rsidRDefault="009A31A5">
            <w:pPr>
              <w:spacing w:before="10" w:after="10"/>
              <w:jc w:val="center"/>
            </w:pPr>
            <w:r>
              <w:rPr>
                <w:sz w:val="16"/>
              </w:rPr>
              <w:t>$1.61</w:t>
            </w:r>
          </w:p>
        </w:tc>
        <w:tc>
          <w:tcPr>
            <w:tcW w:w="400" w:type="dxa"/>
          </w:tcPr>
          <w:p w14:paraId="7A9F3D20" w14:textId="77777777" w:rsidR="00A25833" w:rsidRDefault="009A31A5">
            <w:pPr>
              <w:spacing w:before="10" w:after="10"/>
              <w:jc w:val="center"/>
            </w:pPr>
            <w:r>
              <w:rPr>
                <w:sz w:val="16"/>
              </w:rPr>
              <w:t>II</w:t>
            </w:r>
          </w:p>
        </w:tc>
        <w:tc>
          <w:tcPr>
            <w:tcW w:w="1100" w:type="dxa"/>
          </w:tcPr>
          <w:p w14:paraId="49F8F128" w14:textId="77777777" w:rsidR="00A25833" w:rsidRDefault="009A31A5">
            <w:pPr>
              <w:spacing w:before="10" w:after="10"/>
            </w:pPr>
            <w:r>
              <w:rPr>
                <w:sz w:val="16"/>
              </w:rPr>
              <w:t>Kosovo</w:t>
            </w:r>
          </w:p>
        </w:tc>
        <w:tc>
          <w:tcPr>
            <w:tcW w:w="500" w:type="dxa"/>
          </w:tcPr>
          <w:p w14:paraId="6E48612C" w14:textId="77777777" w:rsidR="00A25833" w:rsidRDefault="009A31A5">
            <w:pPr>
              <w:spacing w:before="10" w:after="10"/>
              <w:jc w:val="center"/>
            </w:pPr>
            <w:r>
              <w:rPr>
                <w:sz w:val="16"/>
              </w:rPr>
              <w:t>$1.67</w:t>
            </w:r>
          </w:p>
        </w:tc>
        <w:tc>
          <w:tcPr>
            <w:tcW w:w="400" w:type="dxa"/>
          </w:tcPr>
          <w:p w14:paraId="69C4C66C" w14:textId="77777777" w:rsidR="00A25833" w:rsidRDefault="009A31A5">
            <w:pPr>
              <w:spacing w:before="10" w:after="10"/>
              <w:jc w:val="center"/>
            </w:pPr>
            <w:r>
              <w:rPr>
                <w:sz w:val="16"/>
              </w:rPr>
              <w:t>EE†</w:t>
            </w:r>
          </w:p>
        </w:tc>
        <w:tc>
          <w:tcPr>
            <w:tcW w:w="1100" w:type="dxa"/>
          </w:tcPr>
          <w:p w14:paraId="3CFD1DBD" w14:textId="77777777" w:rsidR="00A25833" w:rsidRDefault="009A31A5">
            <w:pPr>
              <w:spacing w:before="10" w:after="10"/>
            </w:pPr>
            <w:r>
              <w:rPr>
                <w:sz w:val="16"/>
              </w:rPr>
              <w:t>UAE</w:t>
            </w:r>
          </w:p>
        </w:tc>
        <w:tc>
          <w:tcPr>
            <w:tcW w:w="500" w:type="dxa"/>
          </w:tcPr>
          <w:p w14:paraId="556AA2D7" w14:textId="77777777" w:rsidR="00A25833" w:rsidRDefault="009A31A5">
            <w:pPr>
              <w:spacing w:before="10" w:after="10"/>
              <w:jc w:val="center"/>
            </w:pPr>
            <w:r>
              <w:rPr>
                <w:sz w:val="16"/>
              </w:rPr>
              <w:t>$1.87</w:t>
            </w:r>
          </w:p>
        </w:tc>
        <w:tc>
          <w:tcPr>
            <w:tcW w:w="400" w:type="dxa"/>
          </w:tcPr>
          <w:p w14:paraId="76F6015F" w14:textId="77777777" w:rsidR="00A25833" w:rsidRDefault="009A31A5">
            <w:pPr>
              <w:spacing w:before="10" w:after="10"/>
              <w:jc w:val="center"/>
            </w:pPr>
            <w:r>
              <w:rPr>
                <w:sz w:val="16"/>
              </w:rPr>
              <w:t>II</w:t>
            </w:r>
          </w:p>
        </w:tc>
      </w:tr>
      <w:tr w:rsidR="00A25833" w14:paraId="16B9A3B4" w14:textId="77777777">
        <w:trPr>
          <w:jc w:val="center"/>
        </w:trPr>
        <w:tc>
          <w:tcPr>
            <w:tcW w:w="1100" w:type="dxa"/>
          </w:tcPr>
          <w:p w14:paraId="4254C49D" w14:textId="77777777" w:rsidR="00A25833" w:rsidRDefault="009A31A5">
            <w:pPr>
              <w:spacing w:before="10" w:after="10"/>
            </w:pPr>
            <w:r>
              <w:rPr>
                <w:sz w:val="16"/>
              </w:rPr>
              <w:t>Kosovo</w:t>
            </w:r>
          </w:p>
        </w:tc>
        <w:tc>
          <w:tcPr>
            <w:tcW w:w="500" w:type="dxa"/>
          </w:tcPr>
          <w:p w14:paraId="49078151" w14:textId="77777777" w:rsidR="00A25833" w:rsidRDefault="009A31A5">
            <w:pPr>
              <w:spacing w:before="10" w:after="10"/>
              <w:jc w:val="center"/>
            </w:pPr>
            <w:r>
              <w:rPr>
                <w:sz w:val="16"/>
              </w:rPr>
              <w:t>$1.60</w:t>
            </w:r>
          </w:p>
        </w:tc>
        <w:tc>
          <w:tcPr>
            <w:tcW w:w="400" w:type="dxa"/>
          </w:tcPr>
          <w:p w14:paraId="3FF8E8CD" w14:textId="77777777" w:rsidR="00A25833" w:rsidRDefault="009A31A5">
            <w:pPr>
              <w:spacing w:before="10" w:after="10"/>
              <w:jc w:val="center"/>
            </w:pPr>
            <w:r>
              <w:rPr>
                <w:sz w:val="16"/>
              </w:rPr>
              <w:t>IE†</w:t>
            </w:r>
          </w:p>
        </w:tc>
        <w:tc>
          <w:tcPr>
            <w:tcW w:w="1100" w:type="dxa"/>
          </w:tcPr>
          <w:p w14:paraId="4B07DB49" w14:textId="77777777" w:rsidR="00A25833" w:rsidRDefault="009A31A5">
            <w:pPr>
              <w:spacing w:before="10" w:after="10"/>
            </w:pPr>
            <w:r>
              <w:rPr>
                <w:sz w:val="16"/>
              </w:rPr>
              <w:t>Colombia</w:t>
            </w:r>
          </w:p>
        </w:tc>
        <w:tc>
          <w:tcPr>
            <w:tcW w:w="500" w:type="dxa"/>
          </w:tcPr>
          <w:p w14:paraId="07745F0F" w14:textId="77777777" w:rsidR="00A25833" w:rsidRDefault="009A31A5">
            <w:pPr>
              <w:spacing w:before="10" w:after="10"/>
              <w:jc w:val="center"/>
            </w:pPr>
            <w:r>
              <w:rPr>
                <w:sz w:val="16"/>
              </w:rPr>
              <w:t>$1.61</w:t>
            </w:r>
          </w:p>
        </w:tc>
        <w:tc>
          <w:tcPr>
            <w:tcW w:w="400" w:type="dxa"/>
          </w:tcPr>
          <w:p w14:paraId="166F6645" w14:textId="77777777" w:rsidR="00A25833" w:rsidRDefault="009A31A5">
            <w:pPr>
              <w:spacing w:before="10" w:after="10"/>
              <w:jc w:val="center"/>
            </w:pPr>
            <w:r>
              <w:rPr>
                <w:sz w:val="16"/>
              </w:rPr>
              <w:t>II</w:t>
            </w:r>
          </w:p>
        </w:tc>
        <w:tc>
          <w:tcPr>
            <w:tcW w:w="1100" w:type="dxa"/>
          </w:tcPr>
          <w:p w14:paraId="4AB311CC" w14:textId="77777777" w:rsidR="00A25833" w:rsidRDefault="009A31A5">
            <w:pPr>
              <w:spacing w:before="10" w:after="10"/>
            </w:pPr>
            <w:r>
              <w:rPr>
                <w:sz w:val="16"/>
              </w:rPr>
              <w:t>Tajikistan</w:t>
            </w:r>
          </w:p>
        </w:tc>
        <w:tc>
          <w:tcPr>
            <w:tcW w:w="500" w:type="dxa"/>
          </w:tcPr>
          <w:p w14:paraId="52BEA9CE" w14:textId="77777777" w:rsidR="00A25833" w:rsidRDefault="009A31A5">
            <w:pPr>
              <w:spacing w:before="10" w:after="10"/>
              <w:jc w:val="center"/>
            </w:pPr>
            <w:r>
              <w:rPr>
                <w:sz w:val="16"/>
              </w:rPr>
              <w:t>$1.68</w:t>
            </w:r>
          </w:p>
        </w:tc>
        <w:tc>
          <w:tcPr>
            <w:tcW w:w="400" w:type="dxa"/>
          </w:tcPr>
          <w:p w14:paraId="778536D9" w14:textId="77777777" w:rsidR="00A25833" w:rsidRDefault="009A31A5">
            <w:pPr>
              <w:spacing w:before="10" w:after="10"/>
              <w:jc w:val="center"/>
            </w:pPr>
            <w:r>
              <w:rPr>
                <w:sz w:val="16"/>
              </w:rPr>
              <w:t>DD</w:t>
            </w:r>
          </w:p>
        </w:tc>
        <w:tc>
          <w:tcPr>
            <w:tcW w:w="1100" w:type="dxa"/>
          </w:tcPr>
          <w:p w14:paraId="4C961C11" w14:textId="77777777" w:rsidR="00A25833" w:rsidRDefault="009A31A5">
            <w:pPr>
              <w:spacing w:before="10" w:after="10"/>
            </w:pPr>
            <w:r>
              <w:rPr>
                <w:sz w:val="16"/>
              </w:rPr>
              <w:t>Chile</w:t>
            </w:r>
          </w:p>
        </w:tc>
        <w:tc>
          <w:tcPr>
            <w:tcW w:w="500" w:type="dxa"/>
          </w:tcPr>
          <w:p w14:paraId="35BF8E1F" w14:textId="77777777" w:rsidR="00A25833" w:rsidRDefault="009A31A5">
            <w:pPr>
              <w:spacing w:before="10" w:after="10"/>
              <w:jc w:val="center"/>
            </w:pPr>
            <w:r>
              <w:rPr>
                <w:sz w:val="16"/>
              </w:rPr>
              <w:t>$1.88</w:t>
            </w:r>
          </w:p>
        </w:tc>
        <w:tc>
          <w:tcPr>
            <w:tcW w:w="400" w:type="dxa"/>
          </w:tcPr>
          <w:p w14:paraId="10BBFBDA" w14:textId="77777777" w:rsidR="00A25833" w:rsidRDefault="009A31A5">
            <w:pPr>
              <w:spacing w:before="10" w:after="10"/>
              <w:jc w:val="center"/>
            </w:pPr>
            <w:r>
              <w:rPr>
                <w:sz w:val="16"/>
              </w:rPr>
              <w:t>II</w:t>
            </w:r>
          </w:p>
        </w:tc>
      </w:tr>
      <w:tr w:rsidR="00A25833" w14:paraId="460B8D6E" w14:textId="77777777">
        <w:trPr>
          <w:jc w:val="center"/>
        </w:trPr>
        <w:tc>
          <w:tcPr>
            <w:tcW w:w="1100" w:type="dxa"/>
          </w:tcPr>
          <w:p w14:paraId="6AC9EB22" w14:textId="77777777" w:rsidR="00A25833" w:rsidRDefault="009A31A5">
            <w:pPr>
              <w:spacing w:before="10" w:after="10"/>
            </w:pPr>
            <w:r>
              <w:rPr>
                <w:sz w:val="16"/>
              </w:rPr>
              <w:t>Nigeria</w:t>
            </w:r>
          </w:p>
        </w:tc>
        <w:tc>
          <w:tcPr>
            <w:tcW w:w="500" w:type="dxa"/>
          </w:tcPr>
          <w:p w14:paraId="5F4E60C6" w14:textId="77777777" w:rsidR="00A25833" w:rsidRDefault="009A31A5">
            <w:pPr>
              <w:spacing w:before="10" w:after="10"/>
              <w:jc w:val="center"/>
            </w:pPr>
            <w:r>
              <w:rPr>
                <w:sz w:val="16"/>
              </w:rPr>
              <w:t>$1.60</w:t>
            </w:r>
          </w:p>
        </w:tc>
        <w:tc>
          <w:tcPr>
            <w:tcW w:w="400" w:type="dxa"/>
          </w:tcPr>
          <w:p w14:paraId="5CE37BA5" w14:textId="77777777" w:rsidR="00A25833" w:rsidRDefault="009A31A5">
            <w:pPr>
              <w:spacing w:before="10" w:after="10"/>
              <w:jc w:val="center"/>
            </w:pPr>
            <w:r>
              <w:rPr>
                <w:sz w:val="16"/>
              </w:rPr>
              <w:t>II</w:t>
            </w:r>
          </w:p>
        </w:tc>
        <w:tc>
          <w:tcPr>
            <w:tcW w:w="1100" w:type="dxa"/>
          </w:tcPr>
          <w:p w14:paraId="1E0B627A" w14:textId="77777777" w:rsidR="00A25833" w:rsidRDefault="009A31A5">
            <w:pPr>
              <w:spacing w:before="10" w:after="10"/>
            </w:pPr>
            <w:r>
              <w:rPr>
                <w:sz w:val="16"/>
              </w:rPr>
              <w:t>Azerbaijan</w:t>
            </w:r>
          </w:p>
        </w:tc>
        <w:tc>
          <w:tcPr>
            <w:tcW w:w="500" w:type="dxa"/>
          </w:tcPr>
          <w:p w14:paraId="35CDADA0" w14:textId="77777777" w:rsidR="00A25833" w:rsidRDefault="009A31A5">
            <w:pPr>
              <w:spacing w:before="10" w:after="10"/>
              <w:jc w:val="center"/>
            </w:pPr>
            <w:r>
              <w:rPr>
                <w:sz w:val="16"/>
              </w:rPr>
              <w:t>$1.61</w:t>
            </w:r>
          </w:p>
        </w:tc>
        <w:tc>
          <w:tcPr>
            <w:tcW w:w="400" w:type="dxa"/>
          </w:tcPr>
          <w:p w14:paraId="2E8A9BA8" w14:textId="77777777" w:rsidR="00A25833" w:rsidRDefault="009A31A5">
            <w:pPr>
              <w:spacing w:before="10" w:after="10"/>
              <w:jc w:val="center"/>
            </w:pPr>
            <w:r>
              <w:rPr>
                <w:sz w:val="16"/>
              </w:rPr>
              <w:t>IE</w:t>
            </w:r>
          </w:p>
        </w:tc>
        <w:tc>
          <w:tcPr>
            <w:tcW w:w="1100" w:type="dxa"/>
          </w:tcPr>
          <w:p w14:paraId="16824F48" w14:textId="77777777" w:rsidR="00A25833" w:rsidRDefault="009A31A5">
            <w:pPr>
              <w:spacing w:before="10" w:after="10"/>
            </w:pPr>
            <w:r>
              <w:rPr>
                <w:sz w:val="16"/>
              </w:rPr>
              <w:t>Montenegro</w:t>
            </w:r>
          </w:p>
        </w:tc>
        <w:tc>
          <w:tcPr>
            <w:tcW w:w="500" w:type="dxa"/>
          </w:tcPr>
          <w:p w14:paraId="20282911" w14:textId="77777777" w:rsidR="00A25833" w:rsidRDefault="009A31A5">
            <w:pPr>
              <w:spacing w:before="10" w:after="10"/>
              <w:jc w:val="center"/>
            </w:pPr>
            <w:r>
              <w:rPr>
                <w:sz w:val="16"/>
              </w:rPr>
              <w:t>$1.68</w:t>
            </w:r>
          </w:p>
        </w:tc>
        <w:tc>
          <w:tcPr>
            <w:tcW w:w="400" w:type="dxa"/>
          </w:tcPr>
          <w:p w14:paraId="3FBC3596" w14:textId="77777777" w:rsidR="00A25833" w:rsidRDefault="009A31A5">
            <w:pPr>
              <w:spacing w:before="10" w:after="10"/>
              <w:jc w:val="center"/>
            </w:pPr>
            <w:r>
              <w:rPr>
                <w:sz w:val="16"/>
              </w:rPr>
              <w:t>DD</w:t>
            </w:r>
          </w:p>
        </w:tc>
        <w:tc>
          <w:tcPr>
            <w:tcW w:w="1100" w:type="dxa"/>
          </w:tcPr>
          <w:p w14:paraId="32608F1D" w14:textId="77777777" w:rsidR="00A25833" w:rsidRDefault="009A31A5">
            <w:pPr>
              <w:spacing w:before="10" w:after="10"/>
            </w:pPr>
            <w:r>
              <w:rPr>
                <w:sz w:val="16"/>
              </w:rPr>
              <w:t>UK</w:t>
            </w:r>
          </w:p>
        </w:tc>
        <w:tc>
          <w:tcPr>
            <w:tcW w:w="500" w:type="dxa"/>
          </w:tcPr>
          <w:p w14:paraId="3D5F1A49" w14:textId="77777777" w:rsidR="00A25833" w:rsidRDefault="009A31A5">
            <w:pPr>
              <w:spacing w:before="10" w:after="10"/>
              <w:jc w:val="center"/>
            </w:pPr>
            <w:r>
              <w:rPr>
                <w:sz w:val="16"/>
              </w:rPr>
              <w:t>$1.88</w:t>
            </w:r>
          </w:p>
        </w:tc>
        <w:tc>
          <w:tcPr>
            <w:tcW w:w="400" w:type="dxa"/>
          </w:tcPr>
          <w:p w14:paraId="048038B1" w14:textId="77777777" w:rsidR="00A25833" w:rsidRDefault="009A31A5">
            <w:pPr>
              <w:spacing w:before="10" w:after="10"/>
              <w:jc w:val="center"/>
            </w:pPr>
            <w:r>
              <w:rPr>
                <w:sz w:val="16"/>
              </w:rPr>
              <w:t>II</w:t>
            </w:r>
          </w:p>
        </w:tc>
      </w:tr>
      <w:tr w:rsidR="00A25833" w14:paraId="3027E849" w14:textId="77777777">
        <w:trPr>
          <w:jc w:val="center"/>
        </w:trPr>
        <w:tc>
          <w:tcPr>
            <w:tcW w:w="1100" w:type="dxa"/>
          </w:tcPr>
          <w:p w14:paraId="443D9877" w14:textId="77777777" w:rsidR="00A25833" w:rsidRDefault="009A31A5">
            <w:pPr>
              <w:spacing w:before="10" w:after="10"/>
            </w:pPr>
            <w:r>
              <w:rPr>
                <w:sz w:val="16"/>
              </w:rPr>
              <w:t>Tajikistan</w:t>
            </w:r>
          </w:p>
        </w:tc>
        <w:tc>
          <w:tcPr>
            <w:tcW w:w="500" w:type="dxa"/>
          </w:tcPr>
          <w:p w14:paraId="0A0EEF77" w14:textId="77777777" w:rsidR="00A25833" w:rsidRDefault="009A31A5">
            <w:pPr>
              <w:spacing w:before="10" w:after="10"/>
              <w:jc w:val="center"/>
            </w:pPr>
            <w:r>
              <w:rPr>
                <w:sz w:val="16"/>
              </w:rPr>
              <w:t>$1.60</w:t>
            </w:r>
          </w:p>
        </w:tc>
        <w:tc>
          <w:tcPr>
            <w:tcW w:w="400" w:type="dxa"/>
          </w:tcPr>
          <w:p w14:paraId="7A0560B9" w14:textId="77777777" w:rsidR="00A25833" w:rsidRDefault="009A31A5">
            <w:pPr>
              <w:spacing w:before="10" w:after="10"/>
              <w:jc w:val="center"/>
            </w:pPr>
            <w:r>
              <w:rPr>
                <w:sz w:val="16"/>
              </w:rPr>
              <w:t>II</w:t>
            </w:r>
          </w:p>
        </w:tc>
        <w:tc>
          <w:tcPr>
            <w:tcW w:w="1100" w:type="dxa"/>
          </w:tcPr>
          <w:p w14:paraId="3B5C97C3" w14:textId="77777777" w:rsidR="00A25833" w:rsidRDefault="009A31A5">
            <w:pPr>
              <w:spacing w:before="10" w:after="10"/>
            </w:pPr>
            <w:r>
              <w:rPr>
                <w:sz w:val="16"/>
              </w:rPr>
              <w:t>Russia</w:t>
            </w:r>
          </w:p>
        </w:tc>
        <w:tc>
          <w:tcPr>
            <w:tcW w:w="500" w:type="dxa"/>
          </w:tcPr>
          <w:p w14:paraId="6A36E5BC" w14:textId="77777777" w:rsidR="00A25833" w:rsidRDefault="009A31A5">
            <w:pPr>
              <w:spacing w:before="10" w:after="10"/>
              <w:jc w:val="center"/>
            </w:pPr>
            <w:r>
              <w:rPr>
                <w:sz w:val="16"/>
              </w:rPr>
              <w:t>$1.61</w:t>
            </w:r>
          </w:p>
        </w:tc>
        <w:tc>
          <w:tcPr>
            <w:tcW w:w="400" w:type="dxa"/>
          </w:tcPr>
          <w:p w14:paraId="57184B97" w14:textId="77777777" w:rsidR="00A25833" w:rsidRDefault="009A31A5">
            <w:pPr>
              <w:spacing w:before="10" w:after="10"/>
              <w:jc w:val="center"/>
            </w:pPr>
            <w:r>
              <w:rPr>
                <w:sz w:val="16"/>
              </w:rPr>
              <w:t>DD*</w:t>
            </w:r>
          </w:p>
        </w:tc>
        <w:tc>
          <w:tcPr>
            <w:tcW w:w="1100" w:type="dxa"/>
          </w:tcPr>
          <w:p w14:paraId="5A18C814" w14:textId="77777777" w:rsidR="00A25833" w:rsidRDefault="009A31A5">
            <w:pPr>
              <w:spacing w:before="10" w:after="10"/>
            </w:pPr>
            <w:r>
              <w:rPr>
                <w:sz w:val="16"/>
              </w:rPr>
              <w:t>Mexico</w:t>
            </w:r>
          </w:p>
        </w:tc>
        <w:tc>
          <w:tcPr>
            <w:tcW w:w="500" w:type="dxa"/>
          </w:tcPr>
          <w:p w14:paraId="03C09A82" w14:textId="77777777" w:rsidR="00A25833" w:rsidRDefault="009A31A5">
            <w:pPr>
              <w:spacing w:before="10" w:after="10"/>
              <w:jc w:val="center"/>
            </w:pPr>
            <w:r>
              <w:rPr>
                <w:sz w:val="16"/>
              </w:rPr>
              <w:t>$1.68</w:t>
            </w:r>
          </w:p>
        </w:tc>
        <w:tc>
          <w:tcPr>
            <w:tcW w:w="400" w:type="dxa"/>
          </w:tcPr>
          <w:p w14:paraId="0EF42EA4" w14:textId="77777777" w:rsidR="00A25833" w:rsidRDefault="009A31A5">
            <w:pPr>
              <w:spacing w:before="10" w:after="10"/>
              <w:jc w:val="center"/>
            </w:pPr>
            <w:r>
              <w:rPr>
                <w:sz w:val="16"/>
              </w:rPr>
              <w:t>II</w:t>
            </w:r>
          </w:p>
        </w:tc>
        <w:tc>
          <w:tcPr>
            <w:tcW w:w="1100" w:type="dxa"/>
          </w:tcPr>
          <w:p w14:paraId="48AE1302" w14:textId="77777777" w:rsidR="00A25833" w:rsidRDefault="009A31A5">
            <w:pPr>
              <w:spacing w:before="10" w:after="10"/>
            </w:pPr>
            <w:r>
              <w:rPr>
                <w:sz w:val="16"/>
              </w:rPr>
              <w:t>Israel</w:t>
            </w:r>
          </w:p>
        </w:tc>
        <w:tc>
          <w:tcPr>
            <w:tcW w:w="500" w:type="dxa"/>
          </w:tcPr>
          <w:p w14:paraId="591C0DDD" w14:textId="77777777" w:rsidR="00A25833" w:rsidRDefault="009A31A5">
            <w:pPr>
              <w:spacing w:before="10" w:after="10"/>
              <w:jc w:val="center"/>
            </w:pPr>
            <w:r>
              <w:rPr>
                <w:sz w:val="16"/>
              </w:rPr>
              <w:t>$1.88</w:t>
            </w:r>
          </w:p>
        </w:tc>
        <w:tc>
          <w:tcPr>
            <w:tcW w:w="400" w:type="dxa"/>
          </w:tcPr>
          <w:p w14:paraId="244CC4D5" w14:textId="77777777" w:rsidR="00A25833" w:rsidRDefault="009A31A5">
            <w:pPr>
              <w:spacing w:before="10" w:after="10"/>
              <w:jc w:val="center"/>
            </w:pPr>
            <w:r>
              <w:rPr>
                <w:sz w:val="16"/>
              </w:rPr>
              <w:t>II</w:t>
            </w:r>
          </w:p>
        </w:tc>
      </w:tr>
      <w:tr w:rsidR="00A25833" w14:paraId="0CFE35C8" w14:textId="77777777">
        <w:trPr>
          <w:jc w:val="center"/>
        </w:trPr>
        <w:tc>
          <w:tcPr>
            <w:tcW w:w="1100" w:type="dxa"/>
          </w:tcPr>
          <w:p w14:paraId="0607083F" w14:textId="77777777" w:rsidR="00A25833" w:rsidRDefault="009A31A5">
            <w:pPr>
              <w:spacing w:before="10" w:after="10"/>
            </w:pPr>
            <w:r>
              <w:rPr>
                <w:sz w:val="16"/>
              </w:rPr>
              <w:t>Montenegro</w:t>
            </w:r>
          </w:p>
        </w:tc>
        <w:tc>
          <w:tcPr>
            <w:tcW w:w="500" w:type="dxa"/>
          </w:tcPr>
          <w:p w14:paraId="56D4168D" w14:textId="77777777" w:rsidR="00A25833" w:rsidRDefault="009A31A5">
            <w:pPr>
              <w:spacing w:before="10" w:after="10"/>
              <w:jc w:val="center"/>
            </w:pPr>
            <w:r>
              <w:rPr>
                <w:sz w:val="16"/>
              </w:rPr>
              <w:t>$1.60</w:t>
            </w:r>
          </w:p>
        </w:tc>
        <w:tc>
          <w:tcPr>
            <w:tcW w:w="400" w:type="dxa"/>
          </w:tcPr>
          <w:p w14:paraId="21720BDF" w14:textId="77777777" w:rsidR="00A25833" w:rsidRDefault="009A31A5">
            <w:pPr>
              <w:spacing w:before="10" w:after="10"/>
              <w:jc w:val="center"/>
            </w:pPr>
            <w:r>
              <w:rPr>
                <w:sz w:val="16"/>
              </w:rPr>
              <w:t>IE†</w:t>
            </w:r>
          </w:p>
        </w:tc>
        <w:tc>
          <w:tcPr>
            <w:tcW w:w="1100" w:type="dxa"/>
          </w:tcPr>
          <w:p w14:paraId="2F3E2C06" w14:textId="77777777" w:rsidR="00A25833" w:rsidRDefault="009A31A5">
            <w:pPr>
              <w:spacing w:before="10" w:after="10"/>
            </w:pPr>
            <w:r>
              <w:rPr>
                <w:sz w:val="16"/>
              </w:rPr>
              <w:t>Norway</w:t>
            </w:r>
          </w:p>
        </w:tc>
        <w:tc>
          <w:tcPr>
            <w:tcW w:w="500" w:type="dxa"/>
          </w:tcPr>
          <w:p w14:paraId="7F2BBCFD" w14:textId="77777777" w:rsidR="00A25833" w:rsidRDefault="009A31A5">
            <w:pPr>
              <w:spacing w:before="10" w:after="10"/>
              <w:jc w:val="center"/>
            </w:pPr>
            <w:r>
              <w:rPr>
                <w:sz w:val="16"/>
              </w:rPr>
              <w:t>$1.62</w:t>
            </w:r>
          </w:p>
        </w:tc>
        <w:tc>
          <w:tcPr>
            <w:tcW w:w="400" w:type="dxa"/>
          </w:tcPr>
          <w:p w14:paraId="4BFE3BCE" w14:textId="77777777" w:rsidR="00A25833" w:rsidRDefault="009A31A5">
            <w:pPr>
              <w:spacing w:before="10" w:after="10"/>
              <w:jc w:val="center"/>
            </w:pPr>
            <w:r>
              <w:rPr>
                <w:sz w:val="16"/>
              </w:rPr>
              <w:t>IE</w:t>
            </w:r>
          </w:p>
        </w:tc>
        <w:tc>
          <w:tcPr>
            <w:tcW w:w="1100" w:type="dxa"/>
          </w:tcPr>
          <w:p w14:paraId="73493E73" w14:textId="77777777" w:rsidR="00A25833" w:rsidRDefault="009A31A5">
            <w:pPr>
              <w:spacing w:before="10" w:after="10"/>
            </w:pPr>
            <w:r>
              <w:rPr>
                <w:sz w:val="16"/>
              </w:rPr>
              <w:t>Ukraine</w:t>
            </w:r>
          </w:p>
        </w:tc>
        <w:tc>
          <w:tcPr>
            <w:tcW w:w="500" w:type="dxa"/>
          </w:tcPr>
          <w:p w14:paraId="5BEDC234" w14:textId="77777777" w:rsidR="00A25833" w:rsidRDefault="009A31A5">
            <w:pPr>
              <w:spacing w:before="10" w:after="10"/>
              <w:jc w:val="center"/>
            </w:pPr>
            <w:r>
              <w:rPr>
                <w:sz w:val="16"/>
              </w:rPr>
              <w:t>$1.68</w:t>
            </w:r>
          </w:p>
        </w:tc>
        <w:tc>
          <w:tcPr>
            <w:tcW w:w="400" w:type="dxa"/>
          </w:tcPr>
          <w:p w14:paraId="4B402B9E" w14:textId="77777777" w:rsidR="00A25833" w:rsidRDefault="009A31A5">
            <w:pPr>
              <w:spacing w:before="10" w:after="10"/>
              <w:jc w:val="center"/>
            </w:pPr>
            <w:r>
              <w:rPr>
                <w:sz w:val="16"/>
              </w:rPr>
              <w:t>DD</w:t>
            </w:r>
          </w:p>
        </w:tc>
        <w:tc>
          <w:tcPr>
            <w:tcW w:w="1100" w:type="dxa"/>
          </w:tcPr>
          <w:p w14:paraId="77D6275C" w14:textId="77777777" w:rsidR="00A25833" w:rsidRDefault="009A31A5">
            <w:pPr>
              <w:spacing w:before="10" w:after="10"/>
            </w:pPr>
            <w:r>
              <w:rPr>
                <w:sz w:val="16"/>
              </w:rPr>
              <w:t>Portugal</w:t>
            </w:r>
          </w:p>
        </w:tc>
        <w:tc>
          <w:tcPr>
            <w:tcW w:w="500" w:type="dxa"/>
          </w:tcPr>
          <w:p w14:paraId="6DB0E1E4" w14:textId="77777777" w:rsidR="00A25833" w:rsidRDefault="009A31A5">
            <w:pPr>
              <w:spacing w:before="10" w:after="10"/>
              <w:jc w:val="center"/>
            </w:pPr>
            <w:r>
              <w:rPr>
                <w:sz w:val="16"/>
              </w:rPr>
              <w:t>$1.88</w:t>
            </w:r>
          </w:p>
        </w:tc>
        <w:tc>
          <w:tcPr>
            <w:tcW w:w="400" w:type="dxa"/>
          </w:tcPr>
          <w:p w14:paraId="35D6D034" w14:textId="77777777" w:rsidR="00A25833" w:rsidRDefault="009A31A5">
            <w:pPr>
              <w:spacing w:before="10" w:after="10"/>
              <w:jc w:val="center"/>
            </w:pPr>
            <w:r>
              <w:rPr>
                <w:sz w:val="16"/>
              </w:rPr>
              <w:t>II</w:t>
            </w:r>
          </w:p>
        </w:tc>
      </w:tr>
      <w:tr w:rsidR="00A25833" w14:paraId="674E53B6" w14:textId="77777777">
        <w:trPr>
          <w:jc w:val="center"/>
        </w:trPr>
        <w:tc>
          <w:tcPr>
            <w:tcW w:w="1100" w:type="dxa"/>
          </w:tcPr>
          <w:p w14:paraId="0F61F9CC" w14:textId="77777777" w:rsidR="00A25833" w:rsidRDefault="009A31A5">
            <w:pPr>
              <w:spacing w:before="10" w:after="10"/>
            </w:pPr>
            <w:r>
              <w:rPr>
                <w:sz w:val="16"/>
              </w:rPr>
              <w:t>China</w:t>
            </w:r>
          </w:p>
        </w:tc>
        <w:tc>
          <w:tcPr>
            <w:tcW w:w="500" w:type="dxa"/>
          </w:tcPr>
          <w:p w14:paraId="3CB8CD2B" w14:textId="77777777" w:rsidR="00A25833" w:rsidRDefault="009A31A5">
            <w:pPr>
              <w:spacing w:before="10" w:after="10"/>
              <w:jc w:val="center"/>
            </w:pPr>
            <w:r>
              <w:rPr>
                <w:sz w:val="16"/>
              </w:rPr>
              <w:t>$1.61</w:t>
            </w:r>
          </w:p>
        </w:tc>
        <w:tc>
          <w:tcPr>
            <w:tcW w:w="400" w:type="dxa"/>
          </w:tcPr>
          <w:p w14:paraId="18A3BE18" w14:textId="77777777" w:rsidR="00A25833" w:rsidRDefault="009A31A5">
            <w:pPr>
              <w:spacing w:before="10" w:after="10"/>
              <w:jc w:val="center"/>
            </w:pPr>
            <w:r>
              <w:rPr>
                <w:sz w:val="16"/>
              </w:rPr>
              <w:t>II</w:t>
            </w:r>
          </w:p>
        </w:tc>
        <w:tc>
          <w:tcPr>
            <w:tcW w:w="1100" w:type="dxa"/>
          </w:tcPr>
          <w:p w14:paraId="5CC05F88" w14:textId="77777777" w:rsidR="00A25833" w:rsidRDefault="009A31A5">
            <w:pPr>
              <w:spacing w:before="10" w:after="10"/>
            </w:pPr>
            <w:r>
              <w:rPr>
                <w:sz w:val="16"/>
              </w:rPr>
              <w:t>Algeria</w:t>
            </w:r>
          </w:p>
        </w:tc>
        <w:tc>
          <w:tcPr>
            <w:tcW w:w="500" w:type="dxa"/>
          </w:tcPr>
          <w:p w14:paraId="5B1DC2D1" w14:textId="77777777" w:rsidR="00A25833" w:rsidRDefault="009A31A5">
            <w:pPr>
              <w:spacing w:before="10" w:after="10"/>
              <w:jc w:val="center"/>
            </w:pPr>
            <w:r>
              <w:rPr>
                <w:sz w:val="16"/>
              </w:rPr>
              <w:t>$1.62</w:t>
            </w:r>
          </w:p>
        </w:tc>
        <w:tc>
          <w:tcPr>
            <w:tcW w:w="400" w:type="dxa"/>
          </w:tcPr>
          <w:p w14:paraId="1FC7A0AC" w14:textId="77777777" w:rsidR="00A25833" w:rsidRDefault="009A31A5">
            <w:pPr>
              <w:spacing w:before="10" w:after="10"/>
              <w:jc w:val="center"/>
            </w:pPr>
            <w:r>
              <w:rPr>
                <w:sz w:val="16"/>
              </w:rPr>
              <w:t>II</w:t>
            </w:r>
          </w:p>
        </w:tc>
        <w:tc>
          <w:tcPr>
            <w:tcW w:w="1100" w:type="dxa"/>
          </w:tcPr>
          <w:p w14:paraId="486BAAAB" w14:textId="77777777" w:rsidR="00A25833" w:rsidRDefault="009A31A5">
            <w:pPr>
              <w:spacing w:before="10" w:after="10"/>
            </w:pPr>
            <w:r>
              <w:rPr>
                <w:sz w:val="16"/>
              </w:rPr>
              <w:t>Argentina</w:t>
            </w:r>
          </w:p>
        </w:tc>
        <w:tc>
          <w:tcPr>
            <w:tcW w:w="500" w:type="dxa"/>
          </w:tcPr>
          <w:p w14:paraId="657F4733" w14:textId="77777777" w:rsidR="00A25833" w:rsidRDefault="009A31A5">
            <w:pPr>
              <w:spacing w:before="10" w:after="10"/>
              <w:jc w:val="center"/>
            </w:pPr>
            <w:r>
              <w:rPr>
                <w:sz w:val="16"/>
              </w:rPr>
              <w:t>$1.68</w:t>
            </w:r>
          </w:p>
        </w:tc>
        <w:tc>
          <w:tcPr>
            <w:tcW w:w="400" w:type="dxa"/>
          </w:tcPr>
          <w:p w14:paraId="5EDB4AA3" w14:textId="77777777" w:rsidR="00A25833" w:rsidRDefault="009A31A5">
            <w:pPr>
              <w:spacing w:before="10" w:after="10"/>
              <w:jc w:val="center"/>
            </w:pPr>
            <w:r>
              <w:rPr>
                <w:sz w:val="16"/>
              </w:rPr>
              <w:t>DD</w:t>
            </w:r>
          </w:p>
        </w:tc>
        <w:tc>
          <w:tcPr>
            <w:tcW w:w="1100" w:type="dxa"/>
          </w:tcPr>
          <w:p w14:paraId="1DCB4AA0" w14:textId="77777777" w:rsidR="00A25833" w:rsidRDefault="009A31A5">
            <w:pPr>
              <w:spacing w:before="10" w:after="10"/>
            </w:pPr>
            <w:r>
              <w:rPr>
                <w:sz w:val="16"/>
              </w:rPr>
              <w:t>France</w:t>
            </w:r>
          </w:p>
        </w:tc>
        <w:tc>
          <w:tcPr>
            <w:tcW w:w="500" w:type="dxa"/>
          </w:tcPr>
          <w:p w14:paraId="1AFA95D3" w14:textId="77777777" w:rsidR="00A25833" w:rsidRDefault="009A31A5">
            <w:pPr>
              <w:spacing w:before="10" w:after="10"/>
              <w:jc w:val="center"/>
            </w:pPr>
            <w:r>
              <w:rPr>
                <w:sz w:val="16"/>
              </w:rPr>
              <w:t>$1.89</w:t>
            </w:r>
          </w:p>
        </w:tc>
        <w:tc>
          <w:tcPr>
            <w:tcW w:w="400" w:type="dxa"/>
          </w:tcPr>
          <w:p w14:paraId="1A526DE3" w14:textId="77777777" w:rsidR="00A25833" w:rsidRDefault="009A31A5">
            <w:pPr>
              <w:spacing w:before="10" w:after="10"/>
              <w:jc w:val="center"/>
            </w:pPr>
            <w:r>
              <w:rPr>
                <w:sz w:val="16"/>
              </w:rPr>
              <w:t>II</w:t>
            </w:r>
          </w:p>
        </w:tc>
      </w:tr>
      <w:tr w:rsidR="00A25833" w14:paraId="6DC19915" w14:textId="77777777">
        <w:trPr>
          <w:jc w:val="center"/>
        </w:trPr>
        <w:tc>
          <w:tcPr>
            <w:tcW w:w="1100" w:type="dxa"/>
          </w:tcPr>
          <w:p w14:paraId="42EE5A70" w14:textId="77777777" w:rsidR="00A25833" w:rsidRDefault="009A31A5">
            <w:pPr>
              <w:spacing w:before="10" w:after="10"/>
            </w:pPr>
            <w:r>
              <w:rPr>
                <w:sz w:val="16"/>
              </w:rPr>
              <w:t>Qatar</w:t>
            </w:r>
          </w:p>
        </w:tc>
        <w:tc>
          <w:tcPr>
            <w:tcW w:w="500" w:type="dxa"/>
          </w:tcPr>
          <w:p w14:paraId="4D10550D" w14:textId="77777777" w:rsidR="00A25833" w:rsidRDefault="009A31A5">
            <w:pPr>
              <w:spacing w:before="10" w:after="10"/>
              <w:jc w:val="center"/>
            </w:pPr>
            <w:r>
              <w:rPr>
                <w:sz w:val="16"/>
              </w:rPr>
              <w:t>$1.61</w:t>
            </w:r>
          </w:p>
        </w:tc>
        <w:tc>
          <w:tcPr>
            <w:tcW w:w="400" w:type="dxa"/>
          </w:tcPr>
          <w:p w14:paraId="069BAFD0" w14:textId="77777777" w:rsidR="00A25833" w:rsidRDefault="009A31A5">
            <w:pPr>
              <w:spacing w:before="10" w:after="10"/>
              <w:jc w:val="center"/>
            </w:pPr>
            <w:r>
              <w:rPr>
                <w:sz w:val="16"/>
              </w:rPr>
              <w:t>II</w:t>
            </w:r>
          </w:p>
        </w:tc>
        <w:tc>
          <w:tcPr>
            <w:tcW w:w="1100" w:type="dxa"/>
          </w:tcPr>
          <w:p w14:paraId="1DB47B1B" w14:textId="77777777" w:rsidR="00A25833" w:rsidRDefault="009A31A5">
            <w:pPr>
              <w:spacing w:before="10" w:after="10"/>
            </w:pPr>
            <w:r>
              <w:rPr>
                <w:sz w:val="16"/>
              </w:rPr>
              <w:t>Vietnam</w:t>
            </w:r>
          </w:p>
        </w:tc>
        <w:tc>
          <w:tcPr>
            <w:tcW w:w="500" w:type="dxa"/>
          </w:tcPr>
          <w:p w14:paraId="2FE38BA8" w14:textId="77777777" w:rsidR="00A25833" w:rsidRDefault="009A31A5">
            <w:pPr>
              <w:spacing w:before="10" w:after="10"/>
              <w:jc w:val="center"/>
            </w:pPr>
            <w:r>
              <w:rPr>
                <w:sz w:val="16"/>
              </w:rPr>
              <w:t>$1.62</w:t>
            </w:r>
          </w:p>
        </w:tc>
        <w:tc>
          <w:tcPr>
            <w:tcW w:w="400" w:type="dxa"/>
          </w:tcPr>
          <w:p w14:paraId="4771857F" w14:textId="77777777" w:rsidR="00A25833" w:rsidRDefault="009A31A5">
            <w:pPr>
              <w:spacing w:before="10" w:after="10"/>
              <w:jc w:val="center"/>
            </w:pPr>
            <w:r>
              <w:rPr>
                <w:sz w:val="16"/>
              </w:rPr>
              <w:t>II</w:t>
            </w:r>
          </w:p>
        </w:tc>
        <w:tc>
          <w:tcPr>
            <w:tcW w:w="1100" w:type="dxa"/>
          </w:tcPr>
          <w:p w14:paraId="691B2E54" w14:textId="77777777" w:rsidR="00A25833" w:rsidRDefault="009A31A5">
            <w:pPr>
              <w:spacing w:before="10" w:after="10"/>
            </w:pPr>
            <w:r>
              <w:rPr>
                <w:sz w:val="16"/>
              </w:rPr>
              <w:t>Iceland</w:t>
            </w:r>
          </w:p>
        </w:tc>
        <w:tc>
          <w:tcPr>
            <w:tcW w:w="500" w:type="dxa"/>
          </w:tcPr>
          <w:p w14:paraId="52CD3A82" w14:textId="77777777" w:rsidR="00A25833" w:rsidRDefault="009A31A5">
            <w:pPr>
              <w:spacing w:before="10" w:after="10"/>
              <w:jc w:val="center"/>
            </w:pPr>
            <w:r>
              <w:rPr>
                <w:sz w:val="16"/>
              </w:rPr>
              <w:t>$1.69</w:t>
            </w:r>
          </w:p>
        </w:tc>
        <w:tc>
          <w:tcPr>
            <w:tcW w:w="400" w:type="dxa"/>
          </w:tcPr>
          <w:p w14:paraId="264A7FF2" w14:textId="77777777" w:rsidR="00A25833" w:rsidRDefault="009A31A5">
            <w:pPr>
              <w:spacing w:before="10" w:after="10"/>
              <w:jc w:val="center"/>
            </w:pPr>
            <w:r>
              <w:rPr>
                <w:sz w:val="16"/>
              </w:rPr>
              <w:t>II</w:t>
            </w:r>
          </w:p>
        </w:tc>
        <w:tc>
          <w:tcPr>
            <w:tcW w:w="1100" w:type="dxa"/>
          </w:tcPr>
          <w:p w14:paraId="131B1DEA" w14:textId="77777777" w:rsidR="00A25833" w:rsidRDefault="009A31A5">
            <w:pPr>
              <w:spacing w:before="10" w:after="10"/>
            </w:pPr>
            <w:r>
              <w:rPr>
                <w:sz w:val="16"/>
              </w:rPr>
              <w:t>Latvia</w:t>
            </w:r>
          </w:p>
        </w:tc>
        <w:tc>
          <w:tcPr>
            <w:tcW w:w="500" w:type="dxa"/>
          </w:tcPr>
          <w:p w14:paraId="125759ED" w14:textId="77777777" w:rsidR="00A25833" w:rsidRDefault="009A31A5">
            <w:pPr>
              <w:spacing w:before="10" w:after="10"/>
              <w:jc w:val="center"/>
            </w:pPr>
            <w:r>
              <w:rPr>
                <w:sz w:val="16"/>
              </w:rPr>
              <w:t>$1.89</w:t>
            </w:r>
          </w:p>
        </w:tc>
        <w:tc>
          <w:tcPr>
            <w:tcW w:w="400" w:type="dxa"/>
          </w:tcPr>
          <w:p w14:paraId="3C218A40" w14:textId="77777777" w:rsidR="00A25833" w:rsidRDefault="009A31A5">
            <w:pPr>
              <w:spacing w:before="10" w:after="10"/>
              <w:jc w:val="center"/>
            </w:pPr>
            <w:r>
              <w:rPr>
                <w:sz w:val="16"/>
              </w:rPr>
              <w:t>II</w:t>
            </w:r>
          </w:p>
        </w:tc>
      </w:tr>
      <w:tr w:rsidR="00A25833" w14:paraId="5F492FC3" w14:textId="77777777">
        <w:trPr>
          <w:jc w:val="center"/>
        </w:trPr>
        <w:tc>
          <w:tcPr>
            <w:tcW w:w="1100" w:type="dxa"/>
          </w:tcPr>
          <w:p w14:paraId="371AA0AF" w14:textId="77777777" w:rsidR="00A25833" w:rsidRDefault="009A31A5">
            <w:pPr>
              <w:spacing w:before="10" w:after="10"/>
            </w:pPr>
            <w:r>
              <w:rPr>
                <w:sz w:val="16"/>
              </w:rPr>
              <w:t>Ukraine</w:t>
            </w:r>
          </w:p>
        </w:tc>
        <w:tc>
          <w:tcPr>
            <w:tcW w:w="500" w:type="dxa"/>
          </w:tcPr>
          <w:p w14:paraId="13931C57" w14:textId="77777777" w:rsidR="00A25833" w:rsidRDefault="009A31A5">
            <w:pPr>
              <w:spacing w:before="10" w:after="10"/>
              <w:jc w:val="center"/>
            </w:pPr>
            <w:r>
              <w:rPr>
                <w:sz w:val="16"/>
              </w:rPr>
              <w:t>$1.61</w:t>
            </w:r>
          </w:p>
        </w:tc>
        <w:tc>
          <w:tcPr>
            <w:tcW w:w="400" w:type="dxa"/>
          </w:tcPr>
          <w:p w14:paraId="0DB2E304" w14:textId="77777777" w:rsidR="00A25833" w:rsidRDefault="009A31A5">
            <w:pPr>
              <w:spacing w:before="10" w:after="10"/>
              <w:jc w:val="center"/>
            </w:pPr>
            <w:r>
              <w:rPr>
                <w:sz w:val="16"/>
              </w:rPr>
              <w:t>IE†</w:t>
            </w:r>
          </w:p>
        </w:tc>
        <w:tc>
          <w:tcPr>
            <w:tcW w:w="1100" w:type="dxa"/>
          </w:tcPr>
          <w:p w14:paraId="22BBC6C7" w14:textId="77777777" w:rsidR="00A25833" w:rsidRDefault="009A31A5">
            <w:pPr>
              <w:spacing w:before="10" w:after="10"/>
            </w:pPr>
            <w:r>
              <w:rPr>
                <w:sz w:val="16"/>
              </w:rPr>
              <w:t>Finland</w:t>
            </w:r>
          </w:p>
        </w:tc>
        <w:tc>
          <w:tcPr>
            <w:tcW w:w="500" w:type="dxa"/>
          </w:tcPr>
          <w:p w14:paraId="18C58E39" w14:textId="77777777" w:rsidR="00A25833" w:rsidRDefault="009A31A5">
            <w:pPr>
              <w:spacing w:before="10" w:after="10"/>
              <w:jc w:val="center"/>
            </w:pPr>
            <w:r>
              <w:rPr>
                <w:sz w:val="16"/>
              </w:rPr>
              <w:t>$1.62</w:t>
            </w:r>
          </w:p>
        </w:tc>
        <w:tc>
          <w:tcPr>
            <w:tcW w:w="400" w:type="dxa"/>
          </w:tcPr>
          <w:p w14:paraId="6DEDD095" w14:textId="77777777" w:rsidR="00A25833" w:rsidRDefault="009A31A5">
            <w:pPr>
              <w:spacing w:before="10" w:after="10"/>
              <w:jc w:val="center"/>
            </w:pPr>
            <w:r>
              <w:rPr>
                <w:sz w:val="16"/>
              </w:rPr>
              <w:t>IE</w:t>
            </w:r>
          </w:p>
        </w:tc>
        <w:tc>
          <w:tcPr>
            <w:tcW w:w="1100" w:type="dxa"/>
          </w:tcPr>
          <w:p w14:paraId="5767E6F4" w14:textId="77777777" w:rsidR="00A25833" w:rsidRDefault="009A31A5">
            <w:pPr>
              <w:spacing w:before="10" w:after="10"/>
            </w:pPr>
            <w:r>
              <w:rPr>
                <w:sz w:val="16"/>
              </w:rPr>
              <w:t>Colombia</w:t>
            </w:r>
          </w:p>
        </w:tc>
        <w:tc>
          <w:tcPr>
            <w:tcW w:w="500" w:type="dxa"/>
          </w:tcPr>
          <w:p w14:paraId="4813FE2D" w14:textId="77777777" w:rsidR="00A25833" w:rsidRDefault="009A31A5">
            <w:pPr>
              <w:spacing w:before="10" w:after="10"/>
              <w:jc w:val="center"/>
            </w:pPr>
            <w:r>
              <w:rPr>
                <w:sz w:val="16"/>
              </w:rPr>
              <w:t>$1.69</w:t>
            </w:r>
          </w:p>
        </w:tc>
        <w:tc>
          <w:tcPr>
            <w:tcW w:w="400" w:type="dxa"/>
          </w:tcPr>
          <w:p w14:paraId="420ACE87" w14:textId="77777777" w:rsidR="00A25833" w:rsidRDefault="009A31A5">
            <w:pPr>
              <w:spacing w:before="10" w:after="10"/>
              <w:jc w:val="center"/>
            </w:pPr>
            <w:r>
              <w:rPr>
                <w:sz w:val="16"/>
              </w:rPr>
              <w:t>DD</w:t>
            </w:r>
          </w:p>
        </w:tc>
        <w:tc>
          <w:tcPr>
            <w:tcW w:w="1100" w:type="dxa"/>
          </w:tcPr>
          <w:p w14:paraId="33A1E424" w14:textId="77777777" w:rsidR="00A25833" w:rsidRDefault="009A31A5">
            <w:pPr>
              <w:spacing w:before="10" w:after="10"/>
            </w:pPr>
            <w:r>
              <w:rPr>
                <w:sz w:val="16"/>
              </w:rPr>
              <w:t>Saudi Arabia</w:t>
            </w:r>
          </w:p>
        </w:tc>
        <w:tc>
          <w:tcPr>
            <w:tcW w:w="500" w:type="dxa"/>
          </w:tcPr>
          <w:p w14:paraId="64B9FD69" w14:textId="77777777" w:rsidR="00A25833" w:rsidRDefault="009A31A5">
            <w:pPr>
              <w:spacing w:before="10" w:after="10"/>
              <w:jc w:val="center"/>
            </w:pPr>
            <w:r>
              <w:rPr>
                <w:sz w:val="16"/>
              </w:rPr>
              <w:t>$1.89</w:t>
            </w:r>
          </w:p>
        </w:tc>
        <w:tc>
          <w:tcPr>
            <w:tcW w:w="400" w:type="dxa"/>
          </w:tcPr>
          <w:p w14:paraId="4E3B9829" w14:textId="77777777" w:rsidR="00A25833" w:rsidRDefault="009A31A5">
            <w:pPr>
              <w:spacing w:before="10" w:after="10"/>
              <w:jc w:val="center"/>
            </w:pPr>
            <w:r>
              <w:rPr>
                <w:sz w:val="16"/>
              </w:rPr>
              <w:t>II</w:t>
            </w:r>
          </w:p>
        </w:tc>
      </w:tr>
      <w:tr w:rsidR="00A25833" w14:paraId="4F8AD5C5" w14:textId="77777777">
        <w:trPr>
          <w:jc w:val="center"/>
        </w:trPr>
        <w:tc>
          <w:tcPr>
            <w:tcW w:w="1100" w:type="dxa"/>
          </w:tcPr>
          <w:p w14:paraId="15BA4800" w14:textId="77777777" w:rsidR="00A25833" w:rsidRDefault="009A31A5">
            <w:pPr>
              <w:spacing w:before="10" w:after="10"/>
            </w:pPr>
            <w:r>
              <w:rPr>
                <w:sz w:val="16"/>
              </w:rPr>
              <w:t>Argentina</w:t>
            </w:r>
          </w:p>
        </w:tc>
        <w:tc>
          <w:tcPr>
            <w:tcW w:w="500" w:type="dxa"/>
          </w:tcPr>
          <w:p w14:paraId="2668DAA7" w14:textId="77777777" w:rsidR="00A25833" w:rsidRDefault="009A31A5">
            <w:pPr>
              <w:spacing w:before="10" w:after="10"/>
              <w:jc w:val="center"/>
            </w:pPr>
            <w:r>
              <w:rPr>
                <w:sz w:val="16"/>
              </w:rPr>
              <w:t>$1.61</w:t>
            </w:r>
          </w:p>
        </w:tc>
        <w:tc>
          <w:tcPr>
            <w:tcW w:w="400" w:type="dxa"/>
          </w:tcPr>
          <w:p w14:paraId="1F990A6B" w14:textId="77777777" w:rsidR="00A25833" w:rsidRDefault="009A31A5">
            <w:pPr>
              <w:spacing w:before="10" w:after="10"/>
              <w:jc w:val="center"/>
            </w:pPr>
            <w:r>
              <w:rPr>
                <w:sz w:val="16"/>
              </w:rPr>
              <w:t>II</w:t>
            </w:r>
          </w:p>
        </w:tc>
        <w:tc>
          <w:tcPr>
            <w:tcW w:w="1100" w:type="dxa"/>
          </w:tcPr>
          <w:p w14:paraId="4D3164DD" w14:textId="77777777" w:rsidR="00A25833" w:rsidRDefault="009A31A5">
            <w:pPr>
              <w:spacing w:before="10" w:after="10"/>
            </w:pPr>
            <w:r>
              <w:rPr>
                <w:sz w:val="16"/>
              </w:rPr>
              <w:t>Brazil</w:t>
            </w:r>
          </w:p>
        </w:tc>
        <w:tc>
          <w:tcPr>
            <w:tcW w:w="500" w:type="dxa"/>
          </w:tcPr>
          <w:p w14:paraId="7AF762C0" w14:textId="77777777" w:rsidR="00A25833" w:rsidRDefault="009A31A5">
            <w:pPr>
              <w:spacing w:before="10" w:after="10"/>
              <w:jc w:val="center"/>
            </w:pPr>
            <w:r>
              <w:rPr>
                <w:sz w:val="16"/>
              </w:rPr>
              <w:t>$1.62</w:t>
            </w:r>
          </w:p>
        </w:tc>
        <w:tc>
          <w:tcPr>
            <w:tcW w:w="400" w:type="dxa"/>
          </w:tcPr>
          <w:p w14:paraId="7F94523D" w14:textId="77777777" w:rsidR="00A25833" w:rsidRDefault="009A31A5">
            <w:pPr>
              <w:spacing w:before="10" w:after="10"/>
              <w:jc w:val="center"/>
            </w:pPr>
            <w:r>
              <w:rPr>
                <w:sz w:val="16"/>
              </w:rPr>
              <w:t>II</w:t>
            </w:r>
          </w:p>
        </w:tc>
        <w:tc>
          <w:tcPr>
            <w:tcW w:w="1100" w:type="dxa"/>
          </w:tcPr>
          <w:p w14:paraId="7823DCFA" w14:textId="77777777" w:rsidR="00A25833" w:rsidRDefault="009A31A5">
            <w:pPr>
              <w:spacing w:before="10" w:after="10"/>
            </w:pPr>
            <w:r>
              <w:rPr>
                <w:sz w:val="16"/>
              </w:rPr>
              <w:t>Azerbaijan</w:t>
            </w:r>
          </w:p>
        </w:tc>
        <w:tc>
          <w:tcPr>
            <w:tcW w:w="500" w:type="dxa"/>
          </w:tcPr>
          <w:p w14:paraId="12E1558A" w14:textId="77777777" w:rsidR="00A25833" w:rsidRDefault="009A31A5">
            <w:pPr>
              <w:spacing w:before="10" w:after="10"/>
              <w:jc w:val="center"/>
            </w:pPr>
            <w:r>
              <w:rPr>
                <w:sz w:val="16"/>
              </w:rPr>
              <w:t>$1.69</w:t>
            </w:r>
          </w:p>
        </w:tc>
        <w:tc>
          <w:tcPr>
            <w:tcW w:w="400" w:type="dxa"/>
          </w:tcPr>
          <w:p w14:paraId="699B4634" w14:textId="77777777" w:rsidR="00A25833" w:rsidRDefault="009A31A5">
            <w:pPr>
              <w:spacing w:before="10" w:after="10"/>
              <w:jc w:val="center"/>
            </w:pPr>
            <w:r>
              <w:rPr>
                <w:sz w:val="16"/>
              </w:rPr>
              <w:t>DD</w:t>
            </w:r>
          </w:p>
        </w:tc>
        <w:tc>
          <w:tcPr>
            <w:tcW w:w="1100" w:type="dxa"/>
          </w:tcPr>
          <w:p w14:paraId="04E12624" w14:textId="77777777" w:rsidR="00A25833" w:rsidRDefault="009A31A5">
            <w:pPr>
              <w:spacing w:before="10" w:after="10"/>
            </w:pPr>
            <w:r>
              <w:rPr>
                <w:sz w:val="16"/>
              </w:rPr>
              <w:t>Qatar</w:t>
            </w:r>
          </w:p>
        </w:tc>
        <w:tc>
          <w:tcPr>
            <w:tcW w:w="500" w:type="dxa"/>
          </w:tcPr>
          <w:p w14:paraId="4C80E01C" w14:textId="77777777" w:rsidR="00A25833" w:rsidRDefault="009A31A5">
            <w:pPr>
              <w:spacing w:before="10" w:after="10"/>
              <w:jc w:val="center"/>
            </w:pPr>
            <w:r>
              <w:rPr>
                <w:sz w:val="16"/>
              </w:rPr>
              <w:t>$1.89</w:t>
            </w:r>
          </w:p>
        </w:tc>
        <w:tc>
          <w:tcPr>
            <w:tcW w:w="400" w:type="dxa"/>
          </w:tcPr>
          <w:p w14:paraId="07227262" w14:textId="77777777" w:rsidR="00A25833" w:rsidRDefault="009A31A5">
            <w:pPr>
              <w:spacing w:before="10" w:after="10"/>
              <w:jc w:val="center"/>
            </w:pPr>
            <w:r>
              <w:rPr>
                <w:sz w:val="16"/>
              </w:rPr>
              <w:t>II</w:t>
            </w:r>
          </w:p>
        </w:tc>
      </w:tr>
      <w:tr w:rsidR="00A25833" w14:paraId="7143707B" w14:textId="77777777">
        <w:trPr>
          <w:jc w:val="center"/>
        </w:trPr>
        <w:tc>
          <w:tcPr>
            <w:tcW w:w="1100" w:type="dxa"/>
          </w:tcPr>
          <w:p w14:paraId="1C37BAF0" w14:textId="77777777" w:rsidR="00A25833" w:rsidRDefault="009A31A5">
            <w:pPr>
              <w:spacing w:before="10" w:after="10"/>
            </w:pPr>
            <w:r>
              <w:rPr>
                <w:sz w:val="16"/>
              </w:rPr>
              <w:t>Colombia</w:t>
            </w:r>
          </w:p>
        </w:tc>
        <w:tc>
          <w:tcPr>
            <w:tcW w:w="500" w:type="dxa"/>
          </w:tcPr>
          <w:p w14:paraId="210B50E5" w14:textId="77777777" w:rsidR="00A25833" w:rsidRDefault="009A31A5">
            <w:pPr>
              <w:spacing w:before="10" w:after="10"/>
              <w:jc w:val="center"/>
            </w:pPr>
            <w:r>
              <w:rPr>
                <w:sz w:val="16"/>
              </w:rPr>
              <w:t>$1.61</w:t>
            </w:r>
          </w:p>
        </w:tc>
        <w:tc>
          <w:tcPr>
            <w:tcW w:w="400" w:type="dxa"/>
          </w:tcPr>
          <w:p w14:paraId="4A2B3483" w14:textId="77777777" w:rsidR="00A25833" w:rsidRDefault="009A31A5">
            <w:pPr>
              <w:spacing w:before="10" w:after="10"/>
              <w:jc w:val="center"/>
            </w:pPr>
            <w:r>
              <w:rPr>
                <w:sz w:val="16"/>
              </w:rPr>
              <w:t>II</w:t>
            </w:r>
          </w:p>
        </w:tc>
        <w:tc>
          <w:tcPr>
            <w:tcW w:w="1100" w:type="dxa"/>
          </w:tcPr>
          <w:p w14:paraId="768A5ED4" w14:textId="77777777" w:rsidR="00A25833" w:rsidRDefault="009A31A5">
            <w:pPr>
              <w:spacing w:before="10" w:after="10"/>
            </w:pPr>
            <w:r>
              <w:rPr>
                <w:sz w:val="16"/>
              </w:rPr>
              <w:t>Turkmenistan</w:t>
            </w:r>
          </w:p>
        </w:tc>
        <w:tc>
          <w:tcPr>
            <w:tcW w:w="500" w:type="dxa"/>
          </w:tcPr>
          <w:p w14:paraId="3564D1AB" w14:textId="77777777" w:rsidR="00A25833" w:rsidRDefault="009A31A5">
            <w:pPr>
              <w:spacing w:before="10" w:after="10"/>
              <w:jc w:val="center"/>
            </w:pPr>
            <w:r>
              <w:rPr>
                <w:sz w:val="16"/>
              </w:rPr>
              <w:t>$1.62</w:t>
            </w:r>
          </w:p>
        </w:tc>
        <w:tc>
          <w:tcPr>
            <w:tcW w:w="400" w:type="dxa"/>
          </w:tcPr>
          <w:p w14:paraId="77CC6143" w14:textId="77777777" w:rsidR="00A25833" w:rsidRDefault="009A31A5">
            <w:pPr>
              <w:spacing w:before="10" w:after="10"/>
              <w:jc w:val="center"/>
            </w:pPr>
            <w:r>
              <w:rPr>
                <w:sz w:val="16"/>
              </w:rPr>
              <w:t>DD*</w:t>
            </w:r>
          </w:p>
        </w:tc>
        <w:tc>
          <w:tcPr>
            <w:tcW w:w="1100" w:type="dxa"/>
          </w:tcPr>
          <w:p w14:paraId="76BC46DD" w14:textId="77777777" w:rsidR="00A25833" w:rsidRDefault="009A31A5">
            <w:pPr>
              <w:spacing w:before="10" w:after="10"/>
            </w:pPr>
            <w:r>
              <w:rPr>
                <w:sz w:val="16"/>
              </w:rPr>
              <w:t>South Korea</w:t>
            </w:r>
          </w:p>
        </w:tc>
        <w:tc>
          <w:tcPr>
            <w:tcW w:w="500" w:type="dxa"/>
          </w:tcPr>
          <w:p w14:paraId="2FF7927C" w14:textId="77777777" w:rsidR="00A25833" w:rsidRDefault="009A31A5">
            <w:pPr>
              <w:spacing w:before="10" w:after="10"/>
              <w:jc w:val="center"/>
            </w:pPr>
            <w:r>
              <w:rPr>
                <w:sz w:val="16"/>
              </w:rPr>
              <w:t>$1.69</w:t>
            </w:r>
          </w:p>
        </w:tc>
        <w:tc>
          <w:tcPr>
            <w:tcW w:w="400" w:type="dxa"/>
          </w:tcPr>
          <w:p w14:paraId="47BB5ED0" w14:textId="77777777" w:rsidR="00A25833" w:rsidRDefault="009A31A5">
            <w:pPr>
              <w:spacing w:before="10" w:after="10"/>
              <w:jc w:val="center"/>
            </w:pPr>
            <w:r>
              <w:rPr>
                <w:sz w:val="16"/>
              </w:rPr>
              <w:t>II</w:t>
            </w:r>
          </w:p>
        </w:tc>
        <w:tc>
          <w:tcPr>
            <w:tcW w:w="1100" w:type="dxa"/>
          </w:tcPr>
          <w:p w14:paraId="7A311B24" w14:textId="77777777" w:rsidR="00A25833" w:rsidRDefault="009A31A5">
            <w:pPr>
              <w:spacing w:before="10" w:after="10"/>
            </w:pPr>
            <w:r>
              <w:rPr>
                <w:sz w:val="16"/>
              </w:rPr>
              <w:t>Luxembourg</w:t>
            </w:r>
          </w:p>
        </w:tc>
        <w:tc>
          <w:tcPr>
            <w:tcW w:w="500" w:type="dxa"/>
          </w:tcPr>
          <w:p w14:paraId="48EB1C27" w14:textId="77777777" w:rsidR="00A25833" w:rsidRDefault="009A31A5">
            <w:pPr>
              <w:spacing w:before="10" w:after="10"/>
              <w:jc w:val="center"/>
            </w:pPr>
            <w:r>
              <w:rPr>
                <w:sz w:val="16"/>
              </w:rPr>
              <w:t>$1.89</w:t>
            </w:r>
          </w:p>
        </w:tc>
        <w:tc>
          <w:tcPr>
            <w:tcW w:w="400" w:type="dxa"/>
          </w:tcPr>
          <w:p w14:paraId="7EA3E98B" w14:textId="77777777" w:rsidR="00A25833" w:rsidRDefault="009A31A5">
            <w:pPr>
              <w:spacing w:before="10" w:after="10"/>
              <w:jc w:val="center"/>
            </w:pPr>
            <w:r>
              <w:rPr>
                <w:sz w:val="16"/>
              </w:rPr>
              <w:t>II</w:t>
            </w:r>
          </w:p>
        </w:tc>
      </w:tr>
      <w:tr w:rsidR="00A25833" w14:paraId="6B289ABA" w14:textId="77777777">
        <w:trPr>
          <w:jc w:val="center"/>
        </w:trPr>
        <w:tc>
          <w:tcPr>
            <w:tcW w:w="1100" w:type="dxa"/>
          </w:tcPr>
          <w:p w14:paraId="433F099B" w14:textId="77777777" w:rsidR="00A25833" w:rsidRDefault="009A31A5">
            <w:pPr>
              <w:spacing w:before="10" w:after="10"/>
            </w:pPr>
            <w:r>
              <w:rPr>
                <w:sz w:val="16"/>
              </w:rPr>
              <w:t>Azerbaijan</w:t>
            </w:r>
          </w:p>
        </w:tc>
        <w:tc>
          <w:tcPr>
            <w:tcW w:w="500" w:type="dxa"/>
          </w:tcPr>
          <w:p w14:paraId="646060F0" w14:textId="77777777" w:rsidR="00A25833" w:rsidRDefault="009A31A5">
            <w:pPr>
              <w:spacing w:before="10" w:after="10"/>
              <w:jc w:val="center"/>
            </w:pPr>
            <w:r>
              <w:rPr>
                <w:sz w:val="16"/>
              </w:rPr>
              <w:t>$1.61</w:t>
            </w:r>
          </w:p>
        </w:tc>
        <w:tc>
          <w:tcPr>
            <w:tcW w:w="400" w:type="dxa"/>
          </w:tcPr>
          <w:p w14:paraId="6073CB06" w14:textId="77777777" w:rsidR="00A25833" w:rsidRDefault="009A31A5">
            <w:pPr>
              <w:spacing w:before="10" w:after="10"/>
              <w:jc w:val="center"/>
            </w:pPr>
            <w:r>
              <w:rPr>
                <w:sz w:val="16"/>
              </w:rPr>
              <w:t>IE</w:t>
            </w:r>
          </w:p>
        </w:tc>
        <w:tc>
          <w:tcPr>
            <w:tcW w:w="1100" w:type="dxa"/>
          </w:tcPr>
          <w:p w14:paraId="55409E56" w14:textId="77777777" w:rsidR="00A25833" w:rsidRDefault="009A31A5">
            <w:pPr>
              <w:spacing w:before="10" w:after="10"/>
            </w:pPr>
            <w:r>
              <w:rPr>
                <w:sz w:val="16"/>
              </w:rPr>
              <w:t>Egypt</w:t>
            </w:r>
          </w:p>
        </w:tc>
        <w:tc>
          <w:tcPr>
            <w:tcW w:w="500" w:type="dxa"/>
          </w:tcPr>
          <w:p w14:paraId="2B073E6E" w14:textId="77777777" w:rsidR="00A25833" w:rsidRDefault="009A31A5">
            <w:pPr>
              <w:spacing w:before="10" w:after="10"/>
              <w:jc w:val="center"/>
            </w:pPr>
            <w:r>
              <w:rPr>
                <w:sz w:val="16"/>
              </w:rPr>
              <w:t>$1.62</w:t>
            </w:r>
          </w:p>
        </w:tc>
        <w:tc>
          <w:tcPr>
            <w:tcW w:w="400" w:type="dxa"/>
          </w:tcPr>
          <w:p w14:paraId="4FF2DF19" w14:textId="77777777" w:rsidR="00A25833" w:rsidRDefault="009A31A5">
            <w:pPr>
              <w:spacing w:before="10" w:after="10"/>
              <w:jc w:val="center"/>
            </w:pPr>
            <w:r>
              <w:rPr>
                <w:sz w:val="16"/>
              </w:rPr>
              <w:t>II</w:t>
            </w:r>
          </w:p>
        </w:tc>
        <w:tc>
          <w:tcPr>
            <w:tcW w:w="1100" w:type="dxa"/>
          </w:tcPr>
          <w:p w14:paraId="33659375" w14:textId="77777777" w:rsidR="00A25833" w:rsidRDefault="009A31A5">
            <w:pPr>
              <w:spacing w:before="10" w:after="10"/>
            </w:pPr>
            <w:r>
              <w:rPr>
                <w:sz w:val="16"/>
              </w:rPr>
              <w:t>Algeria</w:t>
            </w:r>
          </w:p>
        </w:tc>
        <w:tc>
          <w:tcPr>
            <w:tcW w:w="500" w:type="dxa"/>
          </w:tcPr>
          <w:p w14:paraId="5AD6AD05" w14:textId="77777777" w:rsidR="00A25833" w:rsidRDefault="009A31A5">
            <w:pPr>
              <w:spacing w:before="10" w:after="10"/>
              <w:jc w:val="center"/>
            </w:pPr>
            <w:r>
              <w:rPr>
                <w:sz w:val="16"/>
              </w:rPr>
              <w:t>$1.69</w:t>
            </w:r>
          </w:p>
        </w:tc>
        <w:tc>
          <w:tcPr>
            <w:tcW w:w="400" w:type="dxa"/>
          </w:tcPr>
          <w:p w14:paraId="78B87786" w14:textId="77777777" w:rsidR="00A25833" w:rsidRDefault="009A31A5">
            <w:pPr>
              <w:spacing w:before="10" w:after="10"/>
              <w:jc w:val="center"/>
            </w:pPr>
            <w:r>
              <w:rPr>
                <w:sz w:val="16"/>
              </w:rPr>
              <w:t>DD</w:t>
            </w:r>
          </w:p>
        </w:tc>
        <w:tc>
          <w:tcPr>
            <w:tcW w:w="1100" w:type="dxa"/>
          </w:tcPr>
          <w:p w14:paraId="57CE404C" w14:textId="77777777" w:rsidR="00A25833" w:rsidRDefault="009A31A5">
            <w:pPr>
              <w:spacing w:before="10" w:after="10"/>
            </w:pPr>
            <w:r>
              <w:rPr>
                <w:sz w:val="16"/>
              </w:rPr>
              <w:t>Spain</w:t>
            </w:r>
          </w:p>
        </w:tc>
        <w:tc>
          <w:tcPr>
            <w:tcW w:w="500" w:type="dxa"/>
          </w:tcPr>
          <w:p w14:paraId="1E857DC0" w14:textId="77777777" w:rsidR="00A25833" w:rsidRDefault="009A31A5">
            <w:pPr>
              <w:spacing w:before="10" w:after="10"/>
              <w:jc w:val="center"/>
            </w:pPr>
            <w:r>
              <w:rPr>
                <w:sz w:val="16"/>
              </w:rPr>
              <w:t>$1.90</w:t>
            </w:r>
          </w:p>
        </w:tc>
        <w:tc>
          <w:tcPr>
            <w:tcW w:w="400" w:type="dxa"/>
          </w:tcPr>
          <w:p w14:paraId="0235F5F0" w14:textId="77777777" w:rsidR="00A25833" w:rsidRDefault="009A31A5">
            <w:pPr>
              <w:spacing w:before="10" w:after="10"/>
              <w:jc w:val="center"/>
            </w:pPr>
            <w:r>
              <w:rPr>
                <w:sz w:val="16"/>
              </w:rPr>
              <w:t>II</w:t>
            </w:r>
          </w:p>
        </w:tc>
      </w:tr>
      <w:tr w:rsidR="00A25833" w14:paraId="792E4E72" w14:textId="77777777">
        <w:trPr>
          <w:jc w:val="center"/>
        </w:trPr>
        <w:tc>
          <w:tcPr>
            <w:tcW w:w="1100" w:type="dxa"/>
          </w:tcPr>
          <w:p w14:paraId="0FC4C7AA" w14:textId="77777777" w:rsidR="00A25833" w:rsidRDefault="009A31A5">
            <w:pPr>
              <w:spacing w:before="10" w:after="10"/>
            </w:pPr>
            <w:r>
              <w:rPr>
                <w:sz w:val="16"/>
              </w:rPr>
              <w:t>Norway</w:t>
            </w:r>
          </w:p>
        </w:tc>
        <w:tc>
          <w:tcPr>
            <w:tcW w:w="500" w:type="dxa"/>
          </w:tcPr>
          <w:p w14:paraId="0B2C7324" w14:textId="77777777" w:rsidR="00A25833" w:rsidRDefault="009A31A5">
            <w:pPr>
              <w:spacing w:before="10" w:after="10"/>
              <w:jc w:val="center"/>
            </w:pPr>
            <w:r>
              <w:rPr>
                <w:sz w:val="16"/>
              </w:rPr>
              <w:t>$1.62</w:t>
            </w:r>
          </w:p>
        </w:tc>
        <w:tc>
          <w:tcPr>
            <w:tcW w:w="400" w:type="dxa"/>
          </w:tcPr>
          <w:p w14:paraId="4349F043" w14:textId="77777777" w:rsidR="00A25833" w:rsidRDefault="009A31A5">
            <w:pPr>
              <w:spacing w:before="10" w:after="10"/>
              <w:jc w:val="center"/>
            </w:pPr>
            <w:r>
              <w:rPr>
                <w:sz w:val="16"/>
              </w:rPr>
              <w:t>IE</w:t>
            </w:r>
          </w:p>
        </w:tc>
        <w:tc>
          <w:tcPr>
            <w:tcW w:w="1100" w:type="dxa"/>
          </w:tcPr>
          <w:p w14:paraId="06931F6C" w14:textId="77777777" w:rsidR="00A25833" w:rsidRDefault="009A31A5">
            <w:pPr>
              <w:spacing w:before="10" w:after="10"/>
            </w:pPr>
            <w:r>
              <w:rPr>
                <w:sz w:val="16"/>
              </w:rPr>
              <w:t>India</w:t>
            </w:r>
          </w:p>
        </w:tc>
        <w:tc>
          <w:tcPr>
            <w:tcW w:w="500" w:type="dxa"/>
          </w:tcPr>
          <w:p w14:paraId="552926FC" w14:textId="77777777" w:rsidR="00A25833" w:rsidRDefault="009A31A5">
            <w:pPr>
              <w:spacing w:before="10" w:after="10"/>
              <w:jc w:val="center"/>
            </w:pPr>
            <w:r>
              <w:rPr>
                <w:sz w:val="16"/>
              </w:rPr>
              <w:t>$1.63</w:t>
            </w:r>
          </w:p>
        </w:tc>
        <w:tc>
          <w:tcPr>
            <w:tcW w:w="400" w:type="dxa"/>
          </w:tcPr>
          <w:p w14:paraId="26C96698" w14:textId="77777777" w:rsidR="00A25833" w:rsidRDefault="009A31A5">
            <w:pPr>
              <w:spacing w:before="10" w:after="10"/>
              <w:jc w:val="center"/>
            </w:pPr>
            <w:r>
              <w:rPr>
                <w:sz w:val="16"/>
              </w:rPr>
              <w:t>II</w:t>
            </w:r>
          </w:p>
        </w:tc>
        <w:tc>
          <w:tcPr>
            <w:tcW w:w="1100" w:type="dxa"/>
          </w:tcPr>
          <w:p w14:paraId="17718EEB" w14:textId="77777777" w:rsidR="00A25833" w:rsidRDefault="009A31A5">
            <w:pPr>
              <w:spacing w:before="10" w:after="10"/>
            </w:pPr>
            <w:r>
              <w:rPr>
                <w:sz w:val="16"/>
              </w:rPr>
              <w:t>Philippines</w:t>
            </w:r>
          </w:p>
        </w:tc>
        <w:tc>
          <w:tcPr>
            <w:tcW w:w="500" w:type="dxa"/>
          </w:tcPr>
          <w:p w14:paraId="7A847B99" w14:textId="77777777" w:rsidR="00A25833" w:rsidRDefault="009A31A5">
            <w:pPr>
              <w:spacing w:before="10" w:after="10"/>
              <w:jc w:val="center"/>
            </w:pPr>
            <w:r>
              <w:rPr>
                <w:sz w:val="16"/>
              </w:rPr>
              <w:t>$1.69</w:t>
            </w:r>
          </w:p>
        </w:tc>
        <w:tc>
          <w:tcPr>
            <w:tcW w:w="400" w:type="dxa"/>
          </w:tcPr>
          <w:p w14:paraId="47869F8E" w14:textId="77777777" w:rsidR="00A25833" w:rsidRDefault="009A31A5">
            <w:pPr>
              <w:spacing w:before="10" w:after="10"/>
              <w:jc w:val="center"/>
            </w:pPr>
            <w:r>
              <w:rPr>
                <w:sz w:val="16"/>
              </w:rPr>
              <w:t>II</w:t>
            </w:r>
          </w:p>
        </w:tc>
        <w:tc>
          <w:tcPr>
            <w:tcW w:w="1100" w:type="dxa"/>
          </w:tcPr>
          <w:p w14:paraId="12A3F7E9" w14:textId="77777777" w:rsidR="00A25833" w:rsidRDefault="009A31A5">
            <w:pPr>
              <w:spacing w:before="10" w:after="10"/>
            </w:pPr>
            <w:r>
              <w:rPr>
                <w:sz w:val="16"/>
              </w:rPr>
              <w:t>Belgium</w:t>
            </w:r>
          </w:p>
        </w:tc>
        <w:tc>
          <w:tcPr>
            <w:tcW w:w="500" w:type="dxa"/>
          </w:tcPr>
          <w:p w14:paraId="376A59A5" w14:textId="77777777" w:rsidR="00A25833" w:rsidRDefault="009A31A5">
            <w:pPr>
              <w:spacing w:before="10" w:after="10"/>
              <w:jc w:val="center"/>
            </w:pPr>
            <w:r>
              <w:rPr>
                <w:sz w:val="16"/>
              </w:rPr>
              <w:t>$1.90</w:t>
            </w:r>
          </w:p>
        </w:tc>
        <w:tc>
          <w:tcPr>
            <w:tcW w:w="400" w:type="dxa"/>
          </w:tcPr>
          <w:p w14:paraId="05FDEB08" w14:textId="77777777" w:rsidR="00A25833" w:rsidRDefault="009A31A5">
            <w:pPr>
              <w:spacing w:before="10" w:after="10"/>
              <w:jc w:val="center"/>
            </w:pPr>
            <w:r>
              <w:rPr>
                <w:sz w:val="16"/>
              </w:rPr>
              <w:t>II</w:t>
            </w:r>
          </w:p>
        </w:tc>
      </w:tr>
      <w:tr w:rsidR="00A25833" w14:paraId="3783C2E3" w14:textId="77777777">
        <w:trPr>
          <w:jc w:val="center"/>
        </w:trPr>
        <w:tc>
          <w:tcPr>
            <w:tcW w:w="1100" w:type="dxa"/>
          </w:tcPr>
          <w:p w14:paraId="008462A1" w14:textId="77777777" w:rsidR="00A25833" w:rsidRDefault="009A31A5">
            <w:pPr>
              <w:spacing w:before="10" w:after="10"/>
            </w:pPr>
            <w:r>
              <w:rPr>
                <w:sz w:val="16"/>
              </w:rPr>
              <w:t>Kazakhstan</w:t>
            </w:r>
          </w:p>
        </w:tc>
        <w:tc>
          <w:tcPr>
            <w:tcW w:w="500" w:type="dxa"/>
          </w:tcPr>
          <w:p w14:paraId="71C86DA9" w14:textId="77777777" w:rsidR="00A25833" w:rsidRDefault="009A31A5">
            <w:pPr>
              <w:spacing w:before="10" w:after="10"/>
              <w:jc w:val="center"/>
            </w:pPr>
            <w:r>
              <w:rPr>
                <w:sz w:val="16"/>
              </w:rPr>
              <w:t>$1.62</w:t>
            </w:r>
          </w:p>
        </w:tc>
        <w:tc>
          <w:tcPr>
            <w:tcW w:w="400" w:type="dxa"/>
          </w:tcPr>
          <w:p w14:paraId="3123EEEC" w14:textId="77777777" w:rsidR="00A25833" w:rsidRDefault="009A31A5">
            <w:pPr>
              <w:spacing w:before="10" w:after="10"/>
              <w:jc w:val="center"/>
            </w:pPr>
            <w:r>
              <w:rPr>
                <w:sz w:val="16"/>
              </w:rPr>
              <w:t>II</w:t>
            </w:r>
          </w:p>
        </w:tc>
        <w:tc>
          <w:tcPr>
            <w:tcW w:w="1100" w:type="dxa"/>
          </w:tcPr>
          <w:p w14:paraId="4A91A2C9" w14:textId="77777777" w:rsidR="00A25833" w:rsidRDefault="009A31A5">
            <w:pPr>
              <w:spacing w:before="10" w:after="10"/>
            </w:pPr>
            <w:r>
              <w:rPr>
                <w:sz w:val="16"/>
              </w:rPr>
              <w:t>Indonesia</w:t>
            </w:r>
          </w:p>
        </w:tc>
        <w:tc>
          <w:tcPr>
            <w:tcW w:w="500" w:type="dxa"/>
          </w:tcPr>
          <w:p w14:paraId="501EC4B2" w14:textId="77777777" w:rsidR="00A25833" w:rsidRDefault="009A31A5">
            <w:pPr>
              <w:spacing w:before="10" w:after="10"/>
              <w:jc w:val="center"/>
            </w:pPr>
            <w:r>
              <w:rPr>
                <w:sz w:val="16"/>
              </w:rPr>
              <w:t>$1.63</w:t>
            </w:r>
          </w:p>
        </w:tc>
        <w:tc>
          <w:tcPr>
            <w:tcW w:w="400" w:type="dxa"/>
          </w:tcPr>
          <w:p w14:paraId="476CCC09" w14:textId="77777777" w:rsidR="00A25833" w:rsidRDefault="009A31A5">
            <w:pPr>
              <w:spacing w:before="10" w:after="10"/>
              <w:jc w:val="center"/>
            </w:pPr>
            <w:r>
              <w:rPr>
                <w:sz w:val="16"/>
              </w:rPr>
              <w:t>IE†</w:t>
            </w:r>
          </w:p>
        </w:tc>
        <w:tc>
          <w:tcPr>
            <w:tcW w:w="1100" w:type="dxa"/>
          </w:tcPr>
          <w:p w14:paraId="33DC5A46" w14:textId="77777777" w:rsidR="00A25833" w:rsidRDefault="009A31A5">
            <w:pPr>
              <w:spacing w:before="10" w:after="10"/>
            </w:pPr>
            <w:r>
              <w:rPr>
                <w:sz w:val="16"/>
              </w:rPr>
              <w:t>New Zealand</w:t>
            </w:r>
          </w:p>
        </w:tc>
        <w:tc>
          <w:tcPr>
            <w:tcW w:w="500" w:type="dxa"/>
          </w:tcPr>
          <w:p w14:paraId="27800393" w14:textId="77777777" w:rsidR="00A25833" w:rsidRDefault="009A31A5">
            <w:pPr>
              <w:spacing w:before="10" w:after="10"/>
              <w:jc w:val="center"/>
            </w:pPr>
            <w:r>
              <w:rPr>
                <w:sz w:val="16"/>
              </w:rPr>
              <w:t>$1.69</w:t>
            </w:r>
          </w:p>
        </w:tc>
        <w:tc>
          <w:tcPr>
            <w:tcW w:w="400" w:type="dxa"/>
          </w:tcPr>
          <w:p w14:paraId="7515F790" w14:textId="77777777" w:rsidR="00A25833" w:rsidRDefault="009A31A5">
            <w:pPr>
              <w:spacing w:before="10" w:after="10"/>
              <w:jc w:val="center"/>
            </w:pPr>
            <w:r>
              <w:rPr>
                <w:sz w:val="16"/>
              </w:rPr>
              <w:t>II</w:t>
            </w:r>
          </w:p>
        </w:tc>
        <w:tc>
          <w:tcPr>
            <w:tcW w:w="1100" w:type="dxa"/>
          </w:tcPr>
          <w:p w14:paraId="66C7555B" w14:textId="77777777" w:rsidR="00A25833" w:rsidRDefault="009A31A5">
            <w:pPr>
              <w:spacing w:before="10" w:after="10"/>
            </w:pPr>
            <w:r>
              <w:rPr>
                <w:sz w:val="16"/>
              </w:rPr>
              <w:t>Malta</w:t>
            </w:r>
          </w:p>
        </w:tc>
        <w:tc>
          <w:tcPr>
            <w:tcW w:w="500" w:type="dxa"/>
          </w:tcPr>
          <w:p w14:paraId="0822829E" w14:textId="77777777" w:rsidR="00A25833" w:rsidRDefault="009A31A5">
            <w:pPr>
              <w:spacing w:before="10" w:after="10"/>
              <w:jc w:val="center"/>
            </w:pPr>
            <w:r>
              <w:rPr>
                <w:sz w:val="16"/>
              </w:rPr>
              <w:t>$1.90</w:t>
            </w:r>
          </w:p>
        </w:tc>
        <w:tc>
          <w:tcPr>
            <w:tcW w:w="400" w:type="dxa"/>
          </w:tcPr>
          <w:p w14:paraId="2EF992DC" w14:textId="77777777" w:rsidR="00A25833" w:rsidRDefault="009A31A5">
            <w:pPr>
              <w:spacing w:before="10" w:after="10"/>
              <w:jc w:val="center"/>
            </w:pPr>
            <w:r>
              <w:rPr>
                <w:sz w:val="16"/>
              </w:rPr>
              <w:t>II</w:t>
            </w:r>
          </w:p>
        </w:tc>
      </w:tr>
      <w:tr w:rsidR="00A25833" w14:paraId="1DBCAC83" w14:textId="77777777">
        <w:trPr>
          <w:jc w:val="center"/>
        </w:trPr>
        <w:tc>
          <w:tcPr>
            <w:tcW w:w="1100" w:type="dxa"/>
          </w:tcPr>
          <w:p w14:paraId="54D84472" w14:textId="77777777" w:rsidR="00A25833" w:rsidRDefault="009A31A5">
            <w:pPr>
              <w:spacing w:before="10" w:after="10"/>
            </w:pPr>
            <w:r>
              <w:rPr>
                <w:sz w:val="16"/>
              </w:rPr>
              <w:t>Uzbekistan</w:t>
            </w:r>
          </w:p>
        </w:tc>
        <w:tc>
          <w:tcPr>
            <w:tcW w:w="500" w:type="dxa"/>
          </w:tcPr>
          <w:p w14:paraId="07C6BC48" w14:textId="77777777" w:rsidR="00A25833" w:rsidRDefault="009A31A5">
            <w:pPr>
              <w:spacing w:before="10" w:after="10"/>
              <w:jc w:val="center"/>
            </w:pPr>
            <w:r>
              <w:rPr>
                <w:sz w:val="16"/>
              </w:rPr>
              <w:t>$1.62</w:t>
            </w:r>
          </w:p>
        </w:tc>
        <w:tc>
          <w:tcPr>
            <w:tcW w:w="400" w:type="dxa"/>
          </w:tcPr>
          <w:p w14:paraId="6E31DB16" w14:textId="77777777" w:rsidR="00A25833" w:rsidRDefault="009A31A5">
            <w:pPr>
              <w:spacing w:before="10" w:after="10"/>
              <w:jc w:val="center"/>
            </w:pPr>
            <w:r>
              <w:rPr>
                <w:sz w:val="16"/>
              </w:rPr>
              <w:t>II</w:t>
            </w:r>
          </w:p>
        </w:tc>
        <w:tc>
          <w:tcPr>
            <w:tcW w:w="1100" w:type="dxa"/>
          </w:tcPr>
          <w:p w14:paraId="09AEDF65" w14:textId="77777777" w:rsidR="00A25833" w:rsidRDefault="009A31A5">
            <w:pPr>
              <w:spacing w:before="10" w:after="10"/>
            </w:pPr>
            <w:r>
              <w:rPr>
                <w:sz w:val="16"/>
              </w:rPr>
              <w:t>Sweden</w:t>
            </w:r>
          </w:p>
        </w:tc>
        <w:tc>
          <w:tcPr>
            <w:tcW w:w="500" w:type="dxa"/>
          </w:tcPr>
          <w:p w14:paraId="14BCD7AC" w14:textId="77777777" w:rsidR="00A25833" w:rsidRDefault="009A31A5">
            <w:pPr>
              <w:spacing w:before="10" w:after="10"/>
              <w:jc w:val="center"/>
            </w:pPr>
            <w:r>
              <w:rPr>
                <w:sz w:val="16"/>
              </w:rPr>
              <w:t>$1.63</w:t>
            </w:r>
          </w:p>
        </w:tc>
        <w:tc>
          <w:tcPr>
            <w:tcW w:w="400" w:type="dxa"/>
          </w:tcPr>
          <w:p w14:paraId="2BAA9AE2" w14:textId="77777777" w:rsidR="00A25833" w:rsidRDefault="009A31A5">
            <w:pPr>
              <w:spacing w:before="10" w:after="10"/>
              <w:jc w:val="center"/>
            </w:pPr>
            <w:r>
              <w:rPr>
                <w:sz w:val="16"/>
              </w:rPr>
              <w:t>II</w:t>
            </w:r>
          </w:p>
        </w:tc>
        <w:tc>
          <w:tcPr>
            <w:tcW w:w="1100" w:type="dxa"/>
          </w:tcPr>
          <w:p w14:paraId="4B0488D2" w14:textId="77777777" w:rsidR="00A25833" w:rsidRDefault="009A31A5">
            <w:pPr>
              <w:spacing w:before="10" w:after="10"/>
            </w:pPr>
            <w:r>
              <w:rPr>
                <w:sz w:val="16"/>
              </w:rPr>
              <w:t>Vietnam</w:t>
            </w:r>
          </w:p>
        </w:tc>
        <w:tc>
          <w:tcPr>
            <w:tcW w:w="500" w:type="dxa"/>
          </w:tcPr>
          <w:p w14:paraId="0801CD63" w14:textId="77777777" w:rsidR="00A25833" w:rsidRDefault="009A31A5">
            <w:pPr>
              <w:spacing w:before="10" w:after="10"/>
              <w:jc w:val="center"/>
            </w:pPr>
            <w:r>
              <w:rPr>
                <w:sz w:val="16"/>
              </w:rPr>
              <w:t>$1.69</w:t>
            </w:r>
          </w:p>
        </w:tc>
        <w:tc>
          <w:tcPr>
            <w:tcW w:w="400" w:type="dxa"/>
          </w:tcPr>
          <w:p w14:paraId="4831146C" w14:textId="77777777" w:rsidR="00A25833" w:rsidRDefault="009A31A5">
            <w:pPr>
              <w:spacing w:before="10" w:after="10"/>
              <w:jc w:val="center"/>
            </w:pPr>
            <w:r>
              <w:rPr>
                <w:sz w:val="16"/>
              </w:rPr>
              <w:t>DD</w:t>
            </w:r>
          </w:p>
        </w:tc>
        <w:tc>
          <w:tcPr>
            <w:tcW w:w="1100" w:type="dxa"/>
          </w:tcPr>
          <w:p w14:paraId="1DE95BB0" w14:textId="77777777" w:rsidR="00A25833" w:rsidRDefault="009A31A5">
            <w:pPr>
              <w:spacing w:before="10" w:after="10"/>
            </w:pPr>
            <w:r>
              <w:rPr>
                <w:sz w:val="16"/>
              </w:rPr>
              <w:t>Denmark</w:t>
            </w:r>
          </w:p>
        </w:tc>
        <w:tc>
          <w:tcPr>
            <w:tcW w:w="500" w:type="dxa"/>
          </w:tcPr>
          <w:p w14:paraId="1C6F2A5C" w14:textId="77777777" w:rsidR="00A25833" w:rsidRDefault="009A31A5">
            <w:pPr>
              <w:spacing w:before="10" w:after="10"/>
              <w:jc w:val="center"/>
            </w:pPr>
            <w:r>
              <w:rPr>
                <w:sz w:val="16"/>
              </w:rPr>
              <w:t>$1.90</w:t>
            </w:r>
          </w:p>
        </w:tc>
        <w:tc>
          <w:tcPr>
            <w:tcW w:w="400" w:type="dxa"/>
          </w:tcPr>
          <w:p w14:paraId="6FB8C078" w14:textId="77777777" w:rsidR="00A25833" w:rsidRDefault="009A31A5">
            <w:pPr>
              <w:spacing w:before="10" w:after="10"/>
              <w:jc w:val="center"/>
            </w:pPr>
            <w:r>
              <w:rPr>
                <w:sz w:val="16"/>
              </w:rPr>
              <w:t>II</w:t>
            </w:r>
          </w:p>
        </w:tc>
      </w:tr>
      <w:tr w:rsidR="00A25833" w14:paraId="75516EDC" w14:textId="77777777">
        <w:trPr>
          <w:jc w:val="center"/>
        </w:trPr>
        <w:tc>
          <w:tcPr>
            <w:tcW w:w="1100" w:type="dxa"/>
          </w:tcPr>
          <w:p w14:paraId="6A32ED3D" w14:textId="77777777" w:rsidR="00A25833" w:rsidRDefault="009A31A5">
            <w:pPr>
              <w:spacing w:before="10" w:after="10"/>
            </w:pPr>
            <w:r>
              <w:rPr>
                <w:sz w:val="16"/>
              </w:rPr>
              <w:t>Finland</w:t>
            </w:r>
          </w:p>
        </w:tc>
        <w:tc>
          <w:tcPr>
            <w:tcW w:w="500" w:type="dxa"/>
          </w:tcPr>
          <w:p w14:paraId="3EC41A39" w14:textId="77777777" w:rsidR="00A25833" w:rsidRDefault="009A31A5">
            <w:pPr>
              <w:spacing w:before="10" w:after="10"/>
              <w:jc w:val="center"/>
            </w:pPr>
            <w:r>
              <w:rPr>
                <w:sz w:val="16"/>
              </w:rPr>
              <w:t>$1.62</w:t>
            </w:r>
          </w:p>
        </w:tc>
        <w:tc>
          <w:tcPr>
            <w:tcW w:w="400" w:type="dxa"/>
          </w:tcPr>
          <w:p w14:paraId="042EC71D" w14:textId="77777777" w:rsidR="00A25833" w:rsidRDefault="009A31A5">
            <w:pPr>
              <w:spacing w:before="10" w:after="10"/>
              <w:jc w:val="center"/>
            </w:pPr>
            <w:r>
              <w:rPr>
                <w:sz w:val="16"/>
              </w:rPr>
              <w:t>IE</w:t>
            </w:r>
          </w:p>
        </w:tc>
        <w:tc>
          <w:tcPr>
            <w:tcW w:w="1100" w:type="dxa"/>
          </w:tcPr>
          <w:p w14:paraId="1199652D" w14:textId="77777777" w:rsidR="00A25833" w:rsidRDefault="009A31A5">
            <w:pPr>
              <w:spacing w:before="10" w:after="10"/>
            </w:pPr>
            <w:r>
              <w:rPr>
                <w:sz w:val="16"/>
              </w:rPr>
              <w:t>Kazakhstan</w:t>
            </w:r>
          </w:p>
        </w:tc>
        <w:tc>
          <w:tcPr>
            <w:tcW w:w="500" w:type="dxa"/>
          </w:tcPr>
          <w:p w14:paraId="44CB2752" w14:textId="77777777" w:rsidR="00A25833" w:rsidRDefault="009A31A5">
            <w:pPr>
              <w:spacing w:before="10" w:after="10"/>
              <w:jc w:val="center"/>
            </w:pPr>
            <w:r>
              <w:rPr>
                <w:sz w:val="16"/>
              </w:rPr>
              <w:t>$1.63</w:t>
            </w:r>
          </w:p>
        </w:tc>
        <w:tc>
          <w:tcPr>
            <w:tcW w:w="400" w:type="dxa"/>
          </w:tcPr>
          <w:p w14:paraId="40B04291" w14:textId="77777777" w:rsidR="00A25833" w:rsidRDefault="009A31A5">
            <w:pPr>
              <w:spacing w:before="10" w:after="10"/>
              <w:jc w:val="center"/>
            </w:pPr>
            <w:r>
              <w:rPr>
                <w:sz w:val="16"/>
              </w:rPr>
              <w:t>II</w:t>
            </w:r>
          </w:p>
        </w:tc>
        <w:tc>
          <w:tcPr>
            <w:tcW w:w="1100" w:type="dxa"/>
          </w:tcPr>
          <w:p w14:paraId="44F67CFB" w14:textId="77777777" w:rsidR="00A25833" w:rsidRDefault="009A31A5">
            <w:pPr>
              <w:spacing w:before="10" w:after="10"/>
            </w:pPr>
            <w:r>
              <w:rPr>
                <w:sz w:val="16"/>
              </w:rPr>
              <w:t>Brazil</w:t>
            </w:r>
          </w:p>
        </w:tc>
        <w:tc>
          <w:tcPr>
            <w:tcW w:w="500" w:type="dxa"/>
          </w:tcPr>
          <w:p w14:paraId="3F258DE3" w14:textId="77777777" w:rsidR="00A25833" w:rsidRDefault="009A31A5">
            <w:pPr>
              <w:spacing w:before="10" w:after="10"/>
              <w:jc w:val="center"/>
            </w:pPr>
            <w:r>
              <w:rPr>
                <w:sz w:val="16"/>
              </w:rPr>
              <w:t>$1.69</w:t>
            </w:r>
          </w:p>
        </w:tc>
        <w:tc>
          <w:tcPr>
            <w:tcW w:w="400" w:type="dxa"/>
          </w:tcPr>
          <w:p w14:paraId="1EC11C1A" w14:textId="77777777" w:rsidR="00A25833" w:rsidRDefault="009A31A5">
            <w:pPr>
              <w:spacing w:before="10" w:after="10"/>
              <w:jc w:val="center"/>
            </w:pPr>
            <w:r>
              <w:rPr>
                <w:sz w:val="16"/>
              </w:rPr>
              <w:t>DD</w:t>
            </w:r>
          </w:p>
        </w:tc>
        <w:tc>
          <w:tcPr>
            <w:tcW w:w="1100" w:type="dxa"/>
          </w:tcPr>
          <w:p w14:paraId="715FD4BA" w14:textId="77777777" w:rsidR="00A25833" w:rsidRDefault="009A31A5">
            <w:pPr>
              <w:spacing w:before="10" w:after="10"/>
            </w:pPr>
            <w:r>
              <w:rPr>
                <w:sz w:val="16"/>
              </w:rPr>
              <w:t>Lithuania</w:t>
            </w:r>
          </w:p>
        </w:tc>
        <w:tc>
          <w:tcPr>
            <w:tcW w:w="500" w:type="dxa"/>
          </w:tcPr>
          <w:p w14:paraId="0470E81F" w14:textId="77777777" w:rsidR="00A25833" w:rsidRDefault="009A31A5">
            <w:pPr>
              <w:spacing w:before="10" w:after="10"/>
              <w:jc w:val="center"/>
            </w:pPr>
            <w:r>
              <w:rPr>
                <w:sz w:val="16"/>
              </w:rPr>
              <w:t>$1.90</w:t>
            </w:r>
          </w:p>
        </w:tc>
        <w:tc>
          <w:tcPr>
            <w:tcW w:w="400" w:type="dxa"/>
          </w:tcPr>
          <w:p w14:paraId="7A85AD2C" w14:textId="77777777" w:rsidR="00A25833" w:rsidRDefault="009A31A5">
            <w:pPr>
              <w:spacing w:before="10" w:after="10"/>
              <w:jc w:val="center"/>
            </w:pPr>
            <w:r>
              <w:rPr>
                <w:sz w:val="16"/>
              </w:rPr>
              <w:t>II</w:t>
            </w:r>
          </w:p>
        </w:tc>
      </w:tr>
      <w:tr w:rsidR="00A25833" w14:paraId="75B82F82" w14:textId="77777777">
        <w:trPr>
          <w:jc w:val="center"/>
        </w:trPr>
        <w:tc>
          <w:tcPr>
            <w:tcW w:w="1100" w:type="dxa"/>
          </w:tcPr>
          <w:p w14:paraId="5016F41E" w14:textId="77777777" w:rsidR="00A25833" w:rsidRDefault="009A31A5">
            <w:pPr>
              <w:spacing w:before="10" w:after="10"/>
            </w:pPr>
            <w:r>
              <w:rPr>
                <w:sz w:val="16"/>
              </w:rPr>
              <w:t>Vietnam</w:t>
            </w:r>
          </w:p>
        </w:tc>
        <w:tc>
          <w:tcPr>
            <w:tcW w:w="500" w:type="dxa"/>
          </w:tcPr>
          <w:p w14:paraId="1BA00907" w14:textId="77777777" w:rsidR="00A25833" w:rsidRDefault="009A31A5">
            <w:pPr>
              <w:spacing w:before="10" w:after="10"/>
              <w:jc w:val="center"/>
            </w:pPr>
            <w:r>
              <w:rPr>
                <w:sz w:val="16"/>
              </w:rPr>
              <w:t>$1.62</w:t>
            </w:r>
          </w:p>
        </w:tc>
        <w:tc>
          <w:tcPr>
            <w:tcW w:w="400" w:type="dxa"/>
          </w:tcPr>
          <w:p w14:paraId="65871B1F" w14:textId="77777777" w:rsidR="00A25833" w:rsidRDefault="009A31A5">
            <w:pPr>
              <w:spacing w:before="10" w:after="10"/>
              <w:jc w:val="center"/>
            </w:pPr>
            <w:r>
              <w:rPr>
                <w:sz w:val="16"/>
              </w:rPr>
              <w:t>II</w:t>
            </w:r>
          </w:p>
        </w:tc>
        <w:tc>
          <w:tcPr>
            <w:tcW w:w="1100" w:type="dxa"/>
          </w:tcPr>
          <w:p w14:paraId="0B285C57" w14:textId="77777777" w:rsidR="00A25833" w:rsidRDefault="009A31A5">
            <w:pPr>
              <w:spacing w:before="10" w:after="10"/>
            </w:pPr>
            <w:r>
              <w:rPr>
                <w:sz w:val="16"/>
              </w:rPr>
              <w:t>Iran</w:t>
            </w:r>
          </w:p>
        </w:tc>
        <w:tc>
          <w:tcPr>
            <w:tcW w:w="500" w:type="dxa"/>
          </w:tcPr>
          <w:p w14:paraId="266B348C" w14:textId="77777777" w:rsidR="00A25833" w:rsidRDefault="009A31A5">
            <w:pPr>
              <w:spacing w:before="10" w:after="10"/>
              <w:jc w:val="center"/>
            </w:pPr>
            <w:r>
              <w:rPr>
                <w:sz w:val="16"/>
              </w:rPr>
              <w:t>$1.63</w:t>
            </w:r>
          </w:p>
        </w:tc>
        <w:tc>
          <w:tcPr>
            <w:tcW w:w="400" w:type="dxa"/>
          </w:tcPr>
          <w:p w14:paraId="79CBA883" w14:textId="77777777" w:rsidR="00A25833" w:rsidRDefault="009A31A5">
            <w:pPr>
              <w:spacing w:before="10" w:after="10"/>
              <w:jc w:val="center"/>
            </w:pPr>
            <w:r>
              <w:rPr>
                <w:sz w:val="16"/>
              </w:rPr>
              <w:t>DD*</w:t>
            </w:r>
          </w:p>
        </w:tc>
        <w:tc>
          <w:tcPr>
            <w:tcW w:w="1100" w:type="dxa"/>
          </w:tcPr>
          <w:p w14:paraId="150C98A3" w14:textId="77777777" w:rsidR="00A25833" w:rsidRDefault="009A31A5">
            <w:pPr>
              <w:spacing w:before="10" w:after="10"/>
            </w:pPr>
            <w:r>
              <w:rPr>
                <w:sz w:val="16"/>
              </w:rPr>
              <w:t>UK</w:t>
            </w:r>
          </w:p>
        </w:tc>
        <w:tc>
          <w:tcPr>
            <w:tcW w:w="500" w:type="dxa"/>
          </w:tcPr>
          <w:p w14:paraId="1F486030" w14:textId="77777777" w:rsidR="00A25833" w:rsidRDefault="009A31A5">
            <w:pPr>
              <w:spacing w:before="10" w:after="10"/>
              <w:jc w:val="center"/>
            </w:pPr>
            <w:r>
              <w:rPr>
                <w:sz w:val="16"/>
              </w:rPr>
              <w:t>$1.69</w:t>
            </w:r>
          </w:p>
        </w:tc>
        <w:tc>
          <w:tcPr>
            <w:tcW w:w="400" w:type="dxa"/>
          </w:tcPr>
          <w:p w14:paraId="369EC30A" w14:textId="77777777" w:rsidR="00A25833" w:rsidRDefault="009A31A5">
            <w:pPr>
              <w:spacing w:before="10" w:after="10"/>
              <w:jc w:val="center"/>
            </w:pPr>
            <w:r>
              <w:rPr>
                <w:sz w:val="16"/>
              </w:rPr>
              <w:t>II</w:t>
            </w:r>
          </w:p>
        </w:tc>
        <w:tc>
          <w:tcPr>
            <w:tcW w:w="1100" w:type="dxa"/>
          </w:tcPr>
          <w:p w14:paraId="03AD39EB" w14:textId="77777777" w:rsidR="00A25833" w:rsidRDefault="009A31A5">
            <w:pPr>
              <w:spacing w:before="10" w:after="10"/>
            </w:pPr>
            <w:r>
              <w:rPr>
                <w:sz w:val="16"/>
              </w:rPr>
              <w:t>South Korea</w:t>
            </w:r>
          </w:p>
        </w:tc>
        <w:tc>
          <w:tcPr>
            <w:tcW w:w="500" w:type="dxa"/>
          </w:tcPr>
          <w:p w14:paraId="27939356" w14:textId="77777777" w:rsidR="00A25833" w:rsidRDefault="009A31A5">
            <w:pPr>
              <w:spacing w:before="10" w:after="10"/>
              <w:jc w:val="center"/>
            </w:pPr>
            <w:r>
              <w:rPr>
                <w:sz w:val="16"/>
              </w:rPr>
              <w:t>$1.91</w:t>
            </w:r>
          </w:p>
        </w:tc>
        <w:tc>
          <w:tcPr>
            <w:tcW w:w="400" w:type="dxa"/>
          </w:tcPr>
          <w:p w14:paraId="63880F19" w14:textId="77777777" w:rsidR="00A25833" w:rsidRDefault="009A31A5">
            <w:pPr>
              <w:spacing w:before="10" w:after="10"/>
              <w:jc w:val="center"/>
            </w:pPr>
            <w:r>
              <w:rPr>
                <w:sz w:val="16"/>
              </w:rPr>
              <w:t>II</w:t>
            </w:r>
          </w:p>
        </w:tc>
      </w:tr>
      <w:tr w:rsidR="00A25833" w14:paraId="39AFB4DD" w14:textId="77777777">
        <w:trPr>
          <w:jc w:val="center"/>
        </w:trPr>
        <w:tc>
          <w:tcPr>
            <w:tcW w:w="1100" w:type="dxa"/>
            <w:tcBorders>
              <w:bottom w:val="double" w:sz="4" w:space="0" w:color="auto"/>
            </w:tcBorders>
          </w:tcPr>
          <w:p w14:paraId="360390FA" w14:textId="77777777" w:rsidR="00A25833" w:rsidRDefault="009A31A5">
            <w:pPr>
              <w:spacing w:before="10" w:after="10"/>
            </w:pPr>
            <w:r>
              <w:rPr>
                <w:sz w:val="16"/>
              </w:rPr>
              <w:t>Saudi Arabia</w:t>
            </w:r>
          </w:p>
        </w:tc>
        <w:tc>
          <w:tcPr>
            <w:tcW w:w="500" w:type="dxa"/>
            <w:tcBorders>
              <w:bottom w:val="double" w:sz="4" w:space="0" w:color="auto"/>
            </w:tcBorders>
          </w:tcPr>
          <w:p w14:paraId="41DD9F50" w14:textId="77777777" w:rsidR="00A25833" w:rsidRDefault="009A31A5">
            <w:pPr>
              <w:spacing w:before="10" w:after="10"/>
              <w:jc w:val="center"/>
            </w:pPr>
            <w:r>
              <w:rPr>
                <w:sz w:val="16"/>
              </w:rPr>
              <w:t>$1.62</w:t>
            </w:r>
          </w:p>
        </w:tc>
        <w:tc>
          <w:tcPr>
            <w:tcW w:w="400" w:type="dxa"/>
            <w:tcBorders>
              <w:bottom w:val="double" w:sz="4" w:space="0" w:color="auto"/>
            </w:tcBorders>
          </w:tcPr>
          <w:p w14:paraId="6E358764" w14:textId="77777777" w:rsidR="00A25833" w:rsidRDefault="009A31A5">
            <w:pPr>
              <w:spacing w:before="10" w:after="10"/>
              <w:jc w:val="center"/>
            </w:pPr>
            <w:r>
              <w:rPr>
                <w:sz w:val="16"/>
              </w:rPr>
              <w:t>II</w:t>
            </w:r>
          </w:p>
        </w:tc>
        <w:tc>
          <w:tcPr>
            <w:tcW w:w="1100" w:type="dxa"/>
            <w:tcBorders>
              <w:bottom w:val="double" w:sz="4" w:space="0" w:color="auto"/>
            </w:tcBorders>
          </w:tcPr>
          <w:p w14:paraId="16980489" w14:textId="77777777" w:rsidR="00A25833" w:rsidRDefault="009A31A5">
            <w:pPr>
              <w:spacing w:before="10" w:after="10"/>
            </w:pPr>
            <w:r>
              <w:rPr>
                <w:sz w:val="16"/>
              </w:rPr>
              <w:t>Georgia</w:t>
            </w:r>
          </w:p>
        </w:tc>
        <w:tc>
          <w:tcPr>
            <w:tcW w:w="500" w:type="dxa"/>
            <w:tcBorders>
              <w:bottom w:val="double" w:sz="4" w:space="0" w:color="auto"/>
            </w:tcBorders>
          </w:tcPr>
          <w:p w14:paraId="60F2C353" w14:textId="77777777" w:rsidR="00A25833" w:rsidRDefault="009A31A5">
            <w:pPr>
              <w:spacing w:before="10" w:after="10"/>
              <w:jc w:val="center"/>
            </w:pPr>
            <w:r>
              <w:rPr>
                <w:sz w:val="16"/>
              </w:rPr>
              <w:t>$1.63</w:t>
            </w:r>
          </w:p>
        </w:tc>
        <w:tc>
          <w:tcPr>
            <w:tcW w:w="400" w:type="dxa"/>
            <w:tcBorders>
              <w:bottom w:val="double" w:sz="4" w:space="0" w:color="auto"/>
            </w:tcBorders>
          </w:tcPr>
          <w:p w14:paraId="5C3C32E6" w14:textId="77777777" w:rsidR="00A25833" w:rsidRDefault="009A31A5">
            <w:pPr>
              <w:spacing w:before="10" w:after="10"/>
              <w:jc w:val="center"/>
            </w:pPr>
            <w:r>
              <w:rPr>
                <w:sz w:val="16"/>
              </w:rPr>
              <w:t>II</w:t>
            </w:r>
          </w:p>
        </w:tc>
        <w:tc>
          <w:tcPr>
            <w:tcW w:w="1100" w:type="dxa"/>
            <w:tcBorders>
              <w:bottom w:val="double" w:sz="4" w:space="0" w:color="auto"/>
            </w:tcBorders>
          </w:tcPr>
          <w:p w14:paraId="0C79830A" w14:textId="77777777" w:rsidR="00A25833" w:rsidRDefault="009A31A5">
            <w:pPr>
              <w:spacing w:before="10" w:after="10"/>
            </w:pPr>
            <w:r>
              <w:rPr>
                <w:sz w:val="16"/>
              </w:rPr>
              <w:t>Egypt</w:t>
            </w:r>
          </w:p>
        </w:tc>
        <w:tc>
          <w:tcPr>
            <w:tcW w:w="500" w:type="dxa"/>
            <w:tcBorders>
              <w:bottom w:val="double" w:sz="4" w:space="0" w:color="auto"/>
            </w:tcBorders>
          </w:tcPr>
          <w:p w14:paraId="2CA4D62C" w14:textId="77777777" w:rsidR="00A25833" w:rsidRDefault="009A31A5">
            <w:pPr>
              <w:spacing w:before="10" w:after="10"/>
              <w:jc w:val="center"/>
            </w:pPr>
            <w:r>
              <w:rPr>
                <w:sz w:val="16"/>
              </w:rPr>
              <w:t>$1.70</w:t>
            </w:r>
          </w:p>
        </w:tc>
        <w:tc>
          <w:tcPr>
            <w:tcW w:w="400" w:type="dxa"/>
            <w:tcBorders>
              <w:bottom w:val="double" w:sz="4" w:space="0" w:color="auto"/>
            </w:tcBorders>
          </w:tcPr>
          <w:p w14:paraId="4AB93106" w14:textId="77777777" w:rsidR="00A25833" w:rsidRDefault="009A31A5">
            <w:pPr>
              <w:spacing w:before="10" w:after="10"/>
              <w:jc w:val="center"/>
            </w:pPr>
            <w:r>
              <w:rPr>
                <w:sz w:val="16"/>
              </w:rPr>
              <w:t>DD</w:t>
            </w:r>
          </w:p>
        </w:tc>
        <w:tc>
          <w:tcPr>
            <w:tcW w:w="1100" w:type="dxa"/>
            <w:tcBorders>
              <w:bottom w:val="double" w:sz="4" w:space="0" w:color="auto"/>
            </w:tcBorders>
          </w:tcPr>
          <w:p w14:paraId="3D9A8141" w14:textId="77777777" w:rsidR="00A25833" w:rsidRDefault="009A31A5">
            <w:pPr>
              <w:spacing w:before="10" w:after="10"/>
            </w:pPr>
            <w:r>
              <w:rPr>
                <w:sz w:val="16"/>
              </w:rPr>
              <w:t>Poland</w:t>
            </w:r>
          </w:p>
        </w:tc>
        <w:tc>
          <w:tcPr>
            <w:tcW w:w="500" w:type="dxa"/>
            <w:tcBorders>
              <w:bottom w:val="double" w:sz="4" w:space="0" w:color="auto"/>
            </w:tcBorders>
          </w:tcPr>
          <w:p w14:paraId="6B5D7ECA" w14:textId="77777777" w:rsidR="00A25833" w:rsidRDefault="009A31A5">
            <w:pPr>
              <w:spacing w:before="10" w:after="10"/>
              <w:jc w:val="center"/>
            </w:pPr>
            <w:r>
              <w:rPr>
                <w:sz w:val="16"/>
              </w:rPr>
              <w:t>$1.91</w:t>
            </w:r>
          </w:p>
        </w:tc>
        <w:tc>
          <w:tcPr>
            <w:tcW w:w="400" w:type="dxa"/>
            <w:tcBorders>
              <w:bottom w:val="double" w:sz="4" w:space="0" w:color="auto"/>
            </w:tcBorders>
          </w:tcPr>
          <w:p w14:paraId="7CD605F6" w14:textId="77777777" w:rsidR="00A25833" w:rsidRDefault="009A31A5">
            <w:pPr>
              <w:spacing w:before="10" w:after="10"/>
              <w:jc w:val="center"/>
            </w:pPr>
            <w:r>
              <w:rPr>
                <w:sz w:val="16"/>
              </w:rPr>
              <w:t>II</w:t>
            </w:r>
          </w:p>
        </w:tc>
      </w:tr>
    </w:tbl>
    <w:p w14:paraId="24BA5DED" w14:textId="77777777" w:rsidR="00A25833" w:rsidRDefault="009A31A5">
      <w:pPr>
        <w:spacing w:before="40" w:after="120" w:line="240" w:lineRule="auto"/>
        <w:sectPr w:rsidR="00A25833">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70" w:name="Eq3txt905"/>
      <w:r>
        <w:fldChar w:fldCharType="begin"/>
      </w:r>
      <w:r>
        <w:instrText>HYPERLINK \l "Eq3"</w:instrText>
      </w:r>
      <w:r>
        <w:fldChar w:fldCharType="separate"/>
      </w:r>
      <w:r>
        <w:rPr>
          <w:color w:val="1F3864"/>
          <w:sz w:val="20"/>
          <w:u w:val="single"/>
        </w:rPr>
        <w:t>equation (3)</w:t>
      </w:r>
      <w:r>
        <w:fldChar w:fldCharType="end"/>
      </w:r>
      <w:bookmarkEnd w:id="170"/>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t>
      </w:r>
      <w:r>
        <w:rPr>
          <w:sz w:val="20"/>
        </w:rPr>
        <w:t xml:space="preserve">WACC: cost-recovery prices with hardware amortization computed at the host country’s weighted average cost of capital (HIC 8%, UMIC 12%, LMIC 15%, LIC 18%; annuity formula applied over a three-year GPU life). This column isolates the cost-of-capital channel that is otherwise absorbed by the uniform ρ in columns (1)–(3). * = sanctioned/GPU-blocked. † = developing-country exporter. See </w:t>
      </w:r>
      <w:hyperlink w:anchor="TableA2" w:history="1">
        <w:r w:rsidR="00A25833">
          <w:rPr>
            <w:color w:val="1F3864"/>
            <w:sz w:val="20"/>
            <w:u w:val="single"/>
          </w:rPr>
          <w:t>Table A2</w:t>
        </w:r>
      </w:hyperlink>
      <w:r>
        <w:rPr>
          <w:sz w:val="20"/>
        </w:rPr>
        <w:t xml:space="preserve"> for all 85 countries.</w:t>
      </w:r>
    </w:p>
    <w:p w14:paraId="1CB20632" w14:textId="77777777" w:rsidR="00A25833" w:rsidRDefault="009A31A5">
      <w:pPr>
        <w:pStyle w:val="Heading1"/>
      </w:pPr>
      <w:r>
        <w:t>Appendix A</w:t>
      </w:r>
    </w:p>
    <w:bookmarkStart w:id="171" w:name="TableA1"/>
    <w:p w14:paraId="74A46F5F" w14:textId="77777777" w:rsidR="00A25833" w:rsidRDefault="009A31A5">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71"/>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A25833" w14:paraId="44E3082C" w14:textId="77777777">
        <w:trPr>
          <w:jc w:val="center"/>
        </w:trPr>
        <w:tc>
          <w:tcPr>
            <w:tcW w:w="1500" w:type="dxa"/>
            <w:tcBorders>
              <w:top w:val="single" w:sz="4" w:space="0" w:color="auto"/>
              <w:bottom w:val="single" w:sz="4" w:space="0" w:color="auto"/>
            </w:tcBorders>
          </w:tcPr>
          <w:p w14:paraId="63518D17" w14:textId="77777777" w:rsidR="00A25833" w:rsidRDefault="009A31A5">
            <w:pPr>
              <w:spacing w:before="10" w:after="10"/>
              <w:jc w:val="center"/>
            </w:pPr>
            <w:r>
              <w:rPr>
                <w:b/>
                <w:sz w:val="16"/>
              </w:rPr>
              <w:t>Country</w:t>
            </w:r>
          </w:p>
        </w:tc>
        <w:tc>
          <w:tcPr>
            <w:tcW w:w="650" w:type="dxa"/>
            <w:tcBorders>
              <w:top w:val="single" w:sz="4" w:space="0" w:color="auto"/>
              <w:bottom w:val="single" w:sz="4" w:space="0" w:color="auto"/>
            </w:tcBorders>
          </w:tcPr>
          <w:p w14:paraId="4A9E95AE" w14:textId="77777777" w:rsidR="00A25833" w:rsidRDefault="009A31A5">
            <w:pPr>
              <w:spacing w:before="10" w:after="10"/>
              <w:jc w:val="center"/>
            </w:pPr>
            <w:r>
              <w:rPr>
                <w:b/>
                <w:sz w:val="16"/>
              </w:rPr>
              <w:t>p</w:t>
            </w:r>
            <w:r>
              <w:rPr>
                <w:b/>
                <w:sz w:val="16"/>
              </w:rPr>
              <w:t>ᴱ</w:t>
            </w:r>
            <w:r>
              <w:rPr>
                <w:b/>
                <w:sz w:val="16"/>
              </w:rPr>
              <w:br/>
              <w:t>($/kWh)</w:t>
            </w:r>
          </w:p>
        </w:tc>
        <w:tc>
          <w:tcPr>
            <w:tcW w:w="550" w:type="dxa"/>
            <w:tcBorders>
              <w:top w:val="single" w:sz="4" w:space="0" w:color="auto"/>
              <w:bottom w:val="single" w:sz="4" w:space="0" w:color="auto"/>
            </w:tcBorders>
          </w:tcPr>
          <w:p w14:paraId="40E10462" w14:textId="77777777" w:rsidR="00A25833" w:rsidRDefault="009A31A5">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13720B15" w14:textId="77777777" w:rsidR="00A25833" w:rsidRDefault="009A31A5">
            <w:pPr>
              <w:spacing w:before="10" w:after="10"/>
              <w:jc w:val="center"/>
            </w:pPr>
            <w:r>
              <w:rPr>
                <w:b/>
                <w:sz w:val="16"/>
              </w:rPr>
              <w:t>PUE</w:t>
            </w:r>
          </w:p>
        </w:tc>
        <w:tc>
          <w:tcPr>
            <w:tcW w:w="650" w:type="dxa"/>
            <w:tcBorders>
              <w:top w:val="single" w:sz="4" w:space="0" w:color="auto"/>
              <w:bottom w:val="single" w:sz="4" w:space="0" w:color="auto"/>
            </w:tcBorders>
          </w:tcPr>
          <w:p w14:paraId="191FD230" w14:textId="77777777" w:rsidR="00A25833" w:rsidRDefault="009A31A5">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74CF3FB2" w14:textId="77777777" w:rsidR="00A25833" w:rsidRDefault="009A31A5">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4DCB7BB6" w14:textId="77777777" w:rsidR="00A25833" w:rsidRDefault="009A31A5">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1255CC43" w14:textId="77777777" w:rsidR="00A25833" w:rsidRDefault="009A31A5">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0089E356" w14:textId="77777777" w:rsidR="00A25833" w:rsidRDefault="009A31A5">
            <w:pPr>
              <w:spacing w:before="10" w:after="10"/>
              <w:jc w:val="center"/>
            </w:pPr>
            <w:r>
              <w:rPr>
                <w:b/>
                <w:sz w:val="16"/>
              </w:rPr>
              <w:t>Cost-Rec.</w:t>
            </w:r>
            <w:r>
              <w:rPr>
                <w:b/>
                <w:sz w:val="16"/>
              </w:rPr>
              <w:br/>
              <w:t>p</w:t>
            </w:r>
            <w:r>
              <w:rPr>
                <w:b/>
                <w:sz w:val="16"/>
              </w:rPr>
              <w:t>ᴱ</w:t>
            </w:r>
            <w:r>
              <w:rPr>
                <w:b/>
                <w:sz w:val="16"/>
              </w:rPr>
              <w:t xml:space="preserve"> ($/kWh)</w:t>
            </w:r>
          </w:p>
        </w:tc>
      </w:tr>
      <w:tr w:rsidR="00A25833" w14:paraId="36AE7629" w14:textId="77777777">
        <w:trPr>
          <w:jc w:val="center"/>
        </w:trPr>
        <w:tc>
          <w:tcPr>
            <w:tcW w:w="1500" w:type="dxa"/>
          </w:tcPr>
          <w:p w14:paraId="54BD6716" w14:textId="77777777" w:rsidR="00A25833" w:rsidRDefault="009A31A5">
            <w:pPr>
              <w:spacing w:before="10" w:after="10"/>
            </w:pPr>
            <w:r>
              <w:rPr>
                <w:sz w:val="16"/>
              </w:rPr>
              <w:t>Kyrgyzstan</w:t>
            </w:r>
          </w:p>
        </w:tc>
        <w:tc>
          <w:tcPr>
            <w:tcW w:w="650" w:type="dxa"/>
          </w:tcPr>
          <w:p w14:paraId="012899E7" w14:textId="77777777" w:rsidR="00A25833" w:rsidRDefault="009A31A5">
            <w:pPr>
              <w:spacing w:before="10" w:after="10"/>
            </w:pPr>
            <w:r>
              <w:rPr>
                <w:sz w:val="16"/>
              </w:rPr>
              <w:t>$0.038</w:t>
            </w:r>
          </w:p>
        </w:tc>
        <w:tc>
          <w:tcPr>
            <w:tcW w:w="550" w:type="dxa"/>
          </w:tcPr>
          <w:p w14:paraId="0DA4DD68" w14:textId="77777777" w:rsidR="00A25833" w:rsidRDefault="009A31A5">
            <w:pPr>
              <w:spacing w:before="10" w:after="10"/>
              <w:jc w:val="right"/>
            </w:pPr>
            <w:r>
              <w:rPr>
                <w:sz w:val="16"/>
              </w:rPr>
              <w:t>13.3</w:t>
            </w:r>
          </w:p>
        </w:tc>
        <w:tc>
          <w:tcPr>
            <w:tcW w:w="500" w:type="dxa"/>
          </w:tcPr>
          <w:p w14:paraId="08CE91E3" w14:textId="77777777" w:rsidR="00A25833" w:rsidRDefault="009A31A5">
            <w:pPr>
              <w:spacing w:before="10" w:after="10"/>
              <w:jc w:val="right"/>
            </w:pPr>
            <w:r>
              <w:rPr>
                <w:sz w:val="16"/>
              </w:rPr>
              <w:t>1.08</w:t>
            </w:r>
          </w:p>
        </w:tc>
        <w:tc>
          <w:tcPr>
            <w:tcW w:w="650" w:type="dxa"/>
          </w:tcPr>
          <w:p w14:paraId="77BF6BCB" w14:textId="77777777" w:rsidR="00A25833" w:rsidRDefault="009A31A5">
            <w:pPr>
              <w:spacing w:before="10" w:after="10"/>
              <w:jc w:val="right"/>
            </w:pPr>
            <w:r>
              <w:rPr>
                <w:sz w:val="16"/>
              </w:rPr>
              <w:t>$7.83</w:t>
            </w:r>
          </w:p>
        </w:tc>
        <w:tc>
          <w:tcPr>
            <w:tcW w:w="650" w:type="dxa"/>
          </w:tcPr>
          <w:p w14:paraId="05974765" w14:textId="77777777" w:rsidR="00A25833" w:rsidRDefault="009A31A5">
            <w:pPr>
              <w:spacing w:before="10" w:after="10"/>
              <w:jc w:val="right"/>
            </w:pPr>
            <w:r>
              <w:rPr>
                <w:sz w:val="16"/>
              </w:rPr>
              <w:t>5</w:t>
            </w:r>
          </w:p>
        </w:tc>
        <w:tc>
          <w:tcPr>
            <w:tcW w:w="550" w:type="dxa"/>
          </w:tcPr>
          <w:p w14:paraId="179A9422" w14:textId="77777777" w:rsidR="00A25833" w:rsidRDefault="009A31A5">
            <w:pPr>
              <w:spacing w:before="10" w:after="10"/>
              <w:jc w:val="right"/>
            </w:pPr>
            <w:r>
              <w:rPr>
                <w:sz w:val="16"/>
              </w:rPr>
              <w:t>0.0</w:t>
            </w:r>
          </w:p>
        </w:tc>
        <w:tc>
          <w:tcPr>
            <w:tcW w:w="700" w:type="dxa"/>
          </w:tcPr>
          <w:p w14:paraId="203196CC" w14:textId="77777777" w:rsidR="00A25833" w:rsidRDefault="009A31A5">
            <w:pPr>
              <w:spacing w:before="10" w:after="10"/>
              <w:jc w:val="right"/>
            </w:pPr>
            <w:r>
              <w:rPr>
                <w:sz w:val="16"/>
              </w:rPr>
              <w:t>$1.43</w:t>
            </w:r>
          </w:p>
        </w:tc>
        <w:tc>
          <w:tcPr>
            <w:tcW w:w="750" w:type="dxa"/>
          </w:tcPr>
          <w:p w14:paraId="2972DDA9" w14:textId="77777777" w:rsidR="00A25833" w:rsidRDefault="009A31A5">
            <w:pPr>
              <w:spacing w:before="10" w:after="10"/>
              <w:jc w:val="right"/>
            </w:pPr>
            <w:r>
              <w:rPr>
                <w:sz w:val="16"/>
              </w:rPr>
              <w:t>$0.038</w:t>
            </w:r>
          </w:p>
        </w:tc>
      </w:tr>
      <w:tr w:rsidR="00A25833" w14:paraId="6F98D190" w14:textId="77777777">
        <w:trPr>
          <w:jc w:val="center"/>
        </w:trPr>
        <w:tc>
          <w:tcPr>
            <w:tcW w:w="1500" w:type="dxa"/>
          </w:tcPr>
          <w:p w14:paraId="5DF7CD99" w14:textId="77777777" w:rsidR="00A25833" w:rsidRDefault="009A31A5">
            <w:pPr>
              <w:spacing w:before="10" w:after="10"/>
            </w:pPr>
            <w:r>
              <w:rPr>
                <w:sz w:val="16"/>
              </w:rPr>
              <w:t>Ethiopia</w:t>
            </w:r>
          </w:p>
        </w:tc>
        <w:tc>
          <w:tcPr>
            <w:tcW w:w="650" w:type="dxa"/>
          </w:tcPr>
          <w:p w14:paraId="06974419" w14:textId="77777777" w:rsidR="00A25833" w:rsidRDefault="009A31A5">
            <w:pPr>
              <w:spacing w:before="10" w:after="10"/>
            </w:pPr>
            <w:r>
              <w:rPr>
                <w:sz w:val="16"/>
              </w:rPr>
              <w:t>$0.030</w:t>
            </w:r>
          </w:p>
        </w:tc>
        <w:tc>
          <w:tcPr>
            <w:tcW w:w="550" w:type="dxa"/>
          </w:tcPr>
          <w:p w14:paraId="741C1A91" w14:textId="77777777" w:rsidR="00A25833" w:rsidRDefault="009A31A5">
            <w:pPr>
              <w:spacing w:before="10" w:after="10"/>
              <w:jc w:val="right"/>
            </w:pPr>
            <w:r>
              <w:rPr>
                <w:sz w:val="16"/>
              </w:rPr>
              <w:t>26.5</w:t>
            </w:r>
          </w:p>
        </w:tc>
        <w:tc>
          <w:tcPr>
            <w:tcW w:w="500" w:type="dxa"/>
          </w:tcPr>
          <w:p w14:paraId="7534224F" w14:textId="77777777" w:rsidR="00A25833" w:rsidRDefault="009A31A5">
            <w:pPr>
              <w:spacing w:before="10" w:after="10"/>
              <w:jc w:val="right"/>
            </w:pPr>
            <w:r>
              <w:rPr>
                <w:sz w:val="16"/>
              </w:rPr>
              <w:t>1.25</w:t>
            </w:r>
          </w:p>
        </w:tc>
        <w:tc>
          <w:tcPr>
            <w:tcW w:w="650" w:type="dxa"/>
          </w:tcPr>
          <w:p w14:paraId="6C1537CB" w14:textId="77777777" w:rsidR="00A25833" w:rsidRDefault="009A31A5">
            <w:pPr>
              <w:spacing w:before="10" w:after="10"/>
              <w:jc w:val="right"/>
            </w:pPr>
            <w:r>
              <w:rPr>
                <w:sz w:val="16"/>
              </w:rPr>
              <w:t>$8.08</w:t>
            </w:r>
          </w:p>
        </w:tc>
        <w:tc>
          <w:tcPr>
            <w:tcW w:w="650" w:type="dxa"/>
          </w:tcPr>
          <w:p w14:paraId="050A53C5" w14:textId="77777777" w:rsidR="00A25833" w:rsidRDefault="009A31A5">
            <w:pPr>
              <w:spacing w:before="10" w:after="10"/>
              <w:jc w:val="right"/>
            </w:pPr>
            <w:r>
              <w:rPr>
                <w:sz w:val="16"/>
              </w:rPr>
              <w:t>10</w:t>
            </w:r>
          </w:p>
        </w:tc>
        <w:tc>
          <w:tcPr>
            <w:tcW w:w="550" w:type="dxa"/>
          </w:tcPr>
          <w:p w14:paraId="783C6B21" w14:textId="77777777" w:rsidR="00A25833" w:rsidRDefault="009A31A5">
            <w:pPr>
              <w:spacing w:before="10" w:after="10"/>
              <w:jc w:val="right"/>
            </w:pPr>
            <w:r>
              <w:rPr>
                <w:sz w:val="16"/>
              </w:rPr>
              <w:t>0.0</w:t>
            </w:r>
          </w:p>
        </w:tc>
        <w:tc>
          <w:tcPr>
            <w:tcW w:w="700" w:type="dxa"/>
          </w:tcPr>
          <w:p w14:paraId="40E6C487" w14:textId="77777777" w:rsidR="00A25833" w:rsidRDefault="009A31A5">
            <w:pPr>
              <w:spacing w:before="10" w:after="10"/>
              <w:jc w:val="right"/>
            </w:pPr>
            <w:r>
              <w:rPr>
                <w:sz w:val="16"/>
              </w:rPr>
              <w:t>$1.43</w:t>
            </w:r>
          </w:p>
        </w:tc>
        <w:tc>
          <w:tcPr>
            <w:tcW w:w="750" w:type="dxa"/>
          </w:tcPr>
          <w:p w14:paraId="700E4C7A" w14:textId="77777777" w:rsidR="00A25833" w:rsidRDefault="009A31A5">
            <w:pPr>
              <w:spacing w:before="10" w:after="10"/>
              <w:jc w:val="right"/>
            </w:pPr>
            <w:r>
              <w:rPr>
                <w:b/>
                <w:sz w:val="16"/>
              </w:rPr>
              <w:t>$0.050</w:t>
            </w:r>
          </w:p>
        </w:tc>
      </w:tr>
      <w:tr w:rsidR="00A25833" w14:paraId="5556202C" w14:textId="77777777">
        <w:trPr>
          <w:jc w:val="center"/>
        </w:trPr>
        <w:tc>
          <w:tcPr>
            <w:tcW w:w="1500" w:type="dxa"/>
          </w:tcPr>
          <w:p w14:paraId="54AC7B38" w14:textId="77777777" w:rsidR="00A25833" w:rsidRDefault="009A31A5">
            <w:pPr>
              <w:spacing w:before="10" w:after="10"/>
            </w:pPr>
            <w:r>
              <w:rPr>
                <w:sz w:val="16"/>
              </w:rPr>
              <w:t>Kosovo</w:t>
            </w:r>
          </w:p>
        </w:tc>
        <w:tc>
          <w:tcPr>
            <w:tcW w:w="650" w:type="dxa"/>
          </w:tcPr>
          <w:p w14:paraId="7800018F" w14:textId="77777777" w:rsidR="00A25833" w:rsidRDefault="009A31A5">
            <w:pPr>
              <w:spacing w:before="10" w:after="10"/>
            </w:pPr>
            <w:r>
              <w:rPr>
                <w:sz w:val="16"/>
              </w:rPr>
              <w:t>$0.047</w:t>
            </w:r>
          </w:p>
        </w:tc>
        <w:tc>
          <w:tcPr>
            <w:tcW w:w="550" w:type="dxa"/>
          </w:tcPr>
          <w:p w14:paraId="3348D292" w14:textId="77777777" w:rsidR="00A25833" w:rsidRDefault="009A31A5">
            <w:pPr>
              <w:spacing w:before="10" w:after="10"/>
              <w:jc w:val="right"/>
            </w:pPr>
            <w:r>
              <w:rPr>
                <w:sz w:val="16"/>
              </w:rPr>
              <w:t>21.0</w:t>
            </w:r>
          </w:p>
        </w:tc>
        <w:tc>
          <w:tcPr>
            <w:tcW w:w="500" w:type="dxa"/>
          </w:tcPr>
          <w:p w14:paraId="0BC2FC31" w14:textId="77777777" w:rsidR="00A25833" w:rsidRDefault="009A31A5">
            <w:pPr>
              <w:spacing w:before="10" w:after="10"/>
              <w:jc w:val="right"/>
            </w:pPr>
            <w:r>
              <w:rPr>
                <w:sz w:val="16"/>
              </w:rPr>
              <w:t>1.17</w:t>
            </w:r>
          </w:p>
        </w:tc>
        <w:tc>
          <w:tcPr>
            <w:tcW w:w="650" w:type="dxa"/>
          </w:tcPr>
          <w:p w14:paraId="52518C69" w14:textId="77777777" w:rsidR="00A25833" w:rsidRDefault="009A31A5">
            <w:pPr>
              <w:spacing w:before="10" w:after="10"/>
              <w:jc w:val="right"/>
            </w:pPr>
            <w:r>
              <w:rPr>
                <w:sz w:val="16"/>
              </w:rPr>
              <w:t>$9.48</w:t>
            </w:r>
          </w:p>
        </w:tc>
        <w:tc>
          <w:tcPr>
            <w:tcW w:w="650" w:type="dxa"/>
          </w:tcPr>
          <w:p w14:paraId="1D848338" w14:textId="77777777" w:rsidR="00A25833" w:rsidRDefault="009A31A5">
            <w:pPr>
              <w:spacing w:before="10" w:after="10"/>
              <w:jc w:val="right"/>
            </w:pPr>
            <w:r>
              <w:rPr>
                <w:sz w:val="16"/>
              </w:rPr>
              <w:t>5</w:t>
            </w:r>
          </w:p>
        </w:tc>
        <w:tc>
          <w:tcPr>
            <w:tcW w:w="550" w:type="dxa"/>
          </w:tcPr>
          <w:p w14:paraId="7FAAC478" w14:textId="77777777" w:rsidR="00A25833" w:rsidRDefault="009A31A5">
            <w:pPr>
              <w:spacing w:before="10" w:after="10"/>
              <w:jc w:val="right"/>
            </w:pPr>
            <w:r>
              <w:rPr>
                <w:sz w:val="16"/>
              </w:rPr>
              <w:t>0.0</w:t>
            </w:r>
          </w:p>
        </w:tc>
        <w:tc>
          <w:tcPr>
            <w:tcW w:w="700" w:type="dxa"/>
          </w:tcPr>
          <w:p w14:paraId="55403A96" w14:textId="77777777" w:rsidR="00A25833" w:rsidRDefault="009A31A5">
            <w:pPr>
              <w:spacing w:before="10" w:after="10"/>
              <w:jc w:val="right"/>
            </w:pPr>
            <w:r>
              <w:rPr>
                <w:sz w:val="16"/>
              </w:rPr>
              <w:t>$1.45</w:t>
            </w:r>
          </w:p>
        </w:tc>
        <w:tc>
          <w:tcPr>
            <w:tcW w:w="750" w:type="dxa"/>
          </w:tcPr>
          <w:p w14:paraId="1C14643C" w14:textId="77777777" w:rsidR="00A25833" w:rsidRDefault="009A31A5">
            <w:pPr>
              <w:spacing w:before="10" w:after="10"/>
              <w:jc w:val="right"/>
            </w:pPr>
            <w:r>
              <w:rPr>
                <w:sz w:val="16"/>
              </w:rPr>
              <w:t>$0.047</w:t>
            </w:r>
          </w:p>
        </w:tc>
      </w:tr>
      <w:tr w:rsidR="00A25833" w14:paraId="3FE3DDF9" w14:textId="77777777">
        <w:trPr>
          <w:jc w:val="center"/>
        </w:trPr>
        <w:tc>
          <w:tcPr>
            <w:tcW w:w="1500" w:type="dxa"/>
          </w:tcPr>
          <w:p w14:paraId="641D11AC" w14:textId="77777777" w:rsidR="00A25833" w:rsidRDefault="009A31A5">
            <w:pPr>
              <w:spacing w:before="10" w:after="10"/>
            </w:pPr>
            <w:r>
              <w:rPr>
                <w:sz w:val="16"/>
              </w:rPr>
              <w:t>Canada</w:t>
            </w:r>
          </w:p>
        </w:tc>
        <w:tc>
          <w:tcPr>
            <w:tcW w:w="650" w:type="dxa"/>
          </w:tcPr>
          <w:p w14:paraId="4A3BDD95" w14:textId="77777777" w:rsidR="00A25833" w:rsidRDefault="009A31A5">
            <w:pPr>
              <w:spacing w:before="10" w:after="10"/>
            </w:pPr>
            <w:r>
              <w:rPr>
                <w:sz w:val="16"/>
              </w:rPr>
              <w:t>$0.045</w:t>
            </w:r>
          </w:p>
        </w:tc>
        <w:tc>
          <w:tcPr>
            <w:tcW w:w="550" w:type="dxa"/>
          </w:tcPr>
          <w:p w14:paraId="75B07EC2" w14:textId="77777777" w:rsidR="00A25833" w:rsidRDefault="009A31A5">
            <w:pPr>
              <w:spacing w:before="10" w:after="10"/>
              <w:jc w:val="right"/>
            </w:pPr>
            <w:r>
              <w:rPr>
                <w:sz w:val="16"/>
              </w:rPr>
              <w:t>14.6</w:t>
            </w:r>
          </w:p>
        </w:tc>
        <w:tc>
          <w:tcPr>
            <w:tcW w:w="500" w:type="dxa"/>
          </w:tcPr>
          <w:p w14:paraId="0EFBCC52" w14:textId="77777777" w:rsidR="00A25833" w:rsidRDefault="009A31A5">
            <w:pPr>
              <w:spacing w:before="10" w:after="10"/>
              <w:jc w:val="right"/>
            </w:pPr>
            <w:r>
              <w:rPr>
                <w:sz w:val="16"/>
              </w:rPr>
              <w:t>1.08</w:t>
            </w:r>
          </w:p>
        </w:tc>
        <w:tc>
          <w:tcPr>
            <w:tcW w:w="650" w:type="dxa"/>
          </w:tcPr>
          <w:p w14:paraId="6CDA125E" w14:textId="77777777" w:rsidR="00A25833" w:rsidRDefault="009A31A5">
            <w:pPr>
              <w:spacing w:before="10" w:after="10"/>
              <w:jc w:val="right"/>
            </w:pPr>
            <w:r>
              <w:rPr>
                <w:sz w:val="16"/>
              </w:rPr>
              <w:t>$9.39</w:t>
            </w:r>
          </w:p>
        </w:tc>
        <w:tc>
          <w:tcPr>
            <w:tcW w:w="650" w:type="dxa"/>
          </w:tcPr>
          <w:p w14:paraId="04FFA347" w14:textId="77777777" w:rsidR="00A25833" w:rsidRDefault="009A31A5">
            <w:pPr>
              <w:spacing w:before="10" w:after="10"/>
              <w:jc w:val="right"/>
            </w:pPr>
            <w:r>
              <w:rPr>
                <w:sz w:val="16"/>
              </w:rPr>
              <w:t>3,200</w:t>
            </w:r>
          </w:p>
        </w:tc>
        <w:tc>
          <w:tcPr>
            <w:tcW w:w="550" w:type="dxa"/>
          </w:tcPr>
          <w:p w14:paraId="5E278979" w14:textId="77777777" w:rsidR="00A25833" w:rsidRDefault="009A31A5">
            <w:pPr>
              <w:spacing w:before="10" w:after="10"/>
              <w:jc w:val="right"/>
            </w:pPr>
            <w:r>
              <w:rPr>
                <w:sz w:val="16"/>
              </w:rPr>
              <w:t>2.6</w:t>
            </w:r>
          </w:p>
        </w:tc>
        <w:tc>
          <w:tcPr>
            <w:tcW w:w="700" w:type="dxa"/>
          </w:tcPr>
          <w:p w14:paraId="2DD1C704" w14:textId="77777777" w:rsidR="00A25833" w:rsidRDefault="009A31A5">
            <w:pPr>
              <w:spacing w:before="10" w:after="10"/>
              <w:jc w:val="right"/>
            </w:pPr>
            <w:r>
              <w:rPr>
                <w:sz w:val="16"/>
              </w:rPr>
              <w:t>$1.44</w:t>
            </w:r>
          </w:p>
        </w:tc>
        <w:tc>
          <w:tcPr>
            <w:tcW w:w="750" w:type="dxa"/>
          </w:tcPr>
          <w:p w14:paraId="63CCB90C" w14:textId="77777777" w:rsidR="00A25833" w:rsidRDefault="009A31A5">
            <w:pPr>
              <w:spacing w:before="10" w:after="10"/>
              <w:jc w:val="right"/>
            </w:pPr>
            <w:r>
              <w:rPr>
                <w:b/>
                <w:sz w:val="16"/>
              </w:rPr>
              <w:t>$0.053</w:t>
            </w:r>
          </w:p>
        </w:tc>
      </w:tr>
      <w:tr w:rsidR="00A25833" w14:paraId="1FDD78FC" w14:textId="77777777">
        <w:trPr>
          <w:jc w:val="center"/>
        </w:trPr>
        <w:tc>
          <w:tcPr>
            <w:tcW w:w="1500" w:type="dxa"/>
          </w:tcPr>
          <w:p w14:paraId="23C7606B" w14:textId="77777777" w:rsidR="00A25833" w:rsidRDefault="009A31A5">
            <w:pPr>
              <w:spacing w:before="10" w:after="10"/>
            </w:pPr>
            <w:r>
              <w:rPr>
                <w:sz w:val="16"/>
              </w:rPr>
              <w:t>Tajikistan</w:t>
            </w:r>
          </w:p>
        </w:tc>
        <w:tc>
          <w:tcPr>
            <w:tcW w:w="650" w:type="dxa"/>
          </w:tcPr>
          <w:p w14:paraId="32CA9CDF" w14:textId="77777777" w:rsidR="00A25833" w:rsidRDefault="009A31A5">
            <w:pPr>
              <w:spacing w:before="10" w:after="10"/>
            </w:pPr>
            <w:r>
              <w:rPr>
                <w:sz w:val="16"/>
              </w:rPr>
              <w:t>$0.074</w:t>
            </w:r>
          </w:p>
        </w:tc>
        <w:tc>
          <w:tcPr>
            <w:tcW w:w="550" w:type="dxa"/>
          </w:tcPr>
          <w:p w14:paraId="21F0F31A" w14:textId="77777777" w:rsidR="00A25833" w:rsidRDefault="009A31A5">
            <w:pPr>
              <w:spacing w:before="10" w:after="10"/>
              <w:jc w:val="right"/>
            </w:pPr>
            <w:r>
              <w:rPr>
                <w:sz w:val="16"/>
              </w:rPr>
              <w:t>16.8</w:t>
            </w:r>
          </w:p>
        </w:tc>
        <w:tc>
          <w:tcPr>
            <w:tcW w:w="500" w:type="dxa"/>
          </w:tcPr>
          <w:p w14:paraId="33AAE8FD" w14:textId="77777777" w:rsidR="00A25833" w:rsidRDefault="009A31A5">
            <w:pPr>
              <w:spacing w:before="10" w:after="10"/>
              <w:jc w:val="right"/>
            </w:pPr>
            <w:r>
              <w:rPr>
                <w:sz w:val="16"/>
              </w:rPr>
              <w:t>1.11</w:t>
            </w:r>
          </w:p>
        </w:tc>
        <w:tc>
          <w:tcPr>
            <w:tcW w:w="650" w:type="dxa"/>
          </w:tcPr>
          <w:p w14:paraId="3EB902C2" w14:textId="77777777" w:rsidR="00A25833" w:rsidRDefault="009A31A5">
            <w:pPr>
              <w:spacing w:before="10" w:after="10"/>
              <w:jc w:val="right"/>
            </w:pPr>
            <w:r>
              <w:rPr>
                <w:sz w:val="16"/>
              </w:rPr>
              <w:t>$7.32</w:t>
            </w:r>
          </w:p>
        </w:tc>
        <w:tc>
          <w:tcPr>
            <w:tcW w:w="650" w:type="dxa"/>
          </w:tcPr>
          <w:p w14:paraId="5AABA5F1" w14:textId="77777777" w:rsidR="00A25833" w:rsidRDefault="009A31A5">
            <w:pPr>
              <w:spacing w:before="10" w:after="10"/>
              <w:jc w:val="right"/>
            </w:pPr>
            <w:r>
              <w:rPr>
                <w:sz w:val="16"/>
              </w:rPr>
              <w:t>5</w:t>
            </w:r>
          </w:p>
        </w:tc>
        <w:tc>
          <w:tcPr>
            <w:tcW w:w="550" w:type="dxa"/>
          </w:tcPr>
          <w:p w14:paraId="0609E3C0" w14:textId="77777777" w:rsidR="00A25833" w:rsidRDefault="009A31A5">
            <w:pPr>
              <w:spacing w:before="10" w:after="10"/>
              <w:jc w:val="right"/>
            </w:pPr>
            <w:r>
              <w:rPr>
                <w:sz w:val="16"/>
              </w:rPr>
              <w:t>0.0</w:t>
            </w:r>
          </w:p>
        </w:tc>
        <w:tc>
          <w:tcPr>
            <w:tcW w:w="700" w:type="dxa"/>
          </w:tcPr>
          <w:p w14:paraId="4472DE05" w14:textId="77777777" w:rsidR="00A25833" w:rsidRDefault="009A31A5">
            <w:pPr>
              <w:spacing w:before="10" w:after="10"/>
              <w:jc w:val="right"/>
            </w:pPr>
            <w:r>
              <w:rPr>
                <w:sz w:val="16"/>
              </w:rPr>
              <w:t>$1.45</w:t>
            </w:r>
          </w:p>
        </w:tc>
        <w:tc>
          <w:tcPr>
            <w:tcW w:w="750" w:type="dxa"/>
          </w:tcPr>
          <w:p w14:paraId="05BC322C" w14:textId="77777777" w:rsidR="00A25833" w:rsidRDefault="009A31A5">
            <w:pPr>
              <w:spacing w:before="10" w:after="10"/>
              <w:jc w:val="right"/>
            </w:pPr>
            <w:r>
              <w:rPr>
                <w:sz w:val="16"/>
              </w:rPr>
              <w:t>$0.074</w:t>
            </w:r>
          </w:p>
        </w:tc>
      </w:tr>
      <w:tr w:rsidR="00A25833" w14:paraId="06E22EB6" w14:textId="77777777">
        <w:trPr>
          <w:jc w:val="center"/>
        </w:trPr>
        <w:tc>
          <w:tcPr>
            <w:tcW w:w="1500" w:type="dxa"/>
          </w:tcPr>
          <w:p w14:paraId="0E771B77" w14:textId="77777777" w:rsidR="00A25833" w:rsidRDefault="009A31A5">
            <w:pPr>
              <w:spacing w:before="10" w:after="10"/>
            </w:pPr>
            <w:r>
              <w:rPr>
                <w:sz w:val="16"/>
              </w:rPr>
              <w:t>Montenegro</w:t>
            </w:r>
          </w:p>
        </w:tc>
        <w:tc>
          <w:tcPr>
            <w:tcW w:w="650" w:type="dxa"/>
          </w:tcPr>
          <w:p w14:paraId="0A655563" w14:textId="77777777" w:rsidR="00A25833" w:rsidRDefault="009A31A5">
            <w:pPr>
              <w:spacing w:before="10" w:after="10"/>
            </w:pPr>
            <w:r>
              <w:rPr>
                <w:sz w:val="16"/>
              </w:rPr>
              <w:t>$0.051</w:t>
            </w:r>
          </w:p>
        </w:tc>
        <w:tc>
          <w:tcPr>
            <w:tcW w:w="550" w:type="dxa"/>
          </w:tcPr>
          <w:p w14:paraId="6C89706F" w14:textId="77777777" w:rsidR="00A25833" w:rsidRDefault="009A31A5">
            <w:pPr>
              <w:spacing w:before="10" w:after="10"/>
              <w:jc w:val="right"/>
            </w:pPr>
            <w:r>
              <w:rPr>
                <w:sz w:val="16"/>
              </w:rPr>
              <w:t>21.7</w:t>
            </w:r>
          </w:p>
        </w:tc>
        <w:tc>
          <w:tcPr>
            <w:tcW w:w="500" w:type="dxa"/>
          </w:tcPr>
          <w:p w14:paraId="6FAB3860" w14:textId="77777777" w:rsidR="00A25833" w:rsidRDefault="009A31A5">
            <w:pPr>
              <w:spacing w:before="10" w:after="10"/>
              <w:jc w:val="right"/>
            </w:pPr>
            <w:r>
              <w:rPr>
                <w:sz w:val="16"/>
              </w:rPr>
              <w:t>1.18</w:t>
            </w:r>
          </w:p>
        </w:tc>
        <w:tc>
          <w:tcPr>
            <w:tcW w:w="650" w:type="dxa"/>
          </w:tcPr>
          <w:p w14:paraId="169EA401" w14:textId="77777777" w:rsidR="00A25833" w:rsidRDefault="009A31A5">
            <w:pPr>
              <w:spacing w:before="10" w:after="10"/>
              <w:jc w:val="right"/>
            </w:pPr>
            <w:r>
              <w:rPr>
                <w:sz w:val="16"/>
              </w:rPr>
              <w:t>$10.28</w:t>
            </w:r>
          </w:p>
        </w:tc>
        <w:tc>
          <w:tcPr>
            <w:tcW w:w="650" w:type="dxa"/>
          </w:tcPr>
          <w:p w14:paraId="5F0667D8" w14:textId="77777777" w:rsidR="00A25833" w:rsidRDefault="009A31A5">
            <w:pPr>
              <w:spacing w:before="10" w:after="10"/>
              <w:jc w:val="right"/>
            </w:pPr>
            <w:r>
              <w:rPr>
                <w:sz w:val="16"/>
              </w:rPr>
              <w:t>5</w:t>
            </w:r>
          </w:p>
        </w:tc>
        <w:tc>
          <w:tcPr>
            <w:tcW w:w="550" w:type="dxa"/>
          </w:tcPr>
          <w:p w14:paraId="13CAAD20" w14:textId="77777777" w:rsidR="00A25833" w:rsidRDefault="009A31A5">
            <w:pPr>
              <w:spacing w:before="10" w:after="10"/>
              <w:jc w:val="right"/>
            </w:pPr>
            <w:r>
              <w:rPr>
                <w:sz w:val="16"/>
              </w:rPr>
              <w:t>0.0</w:t>
            </w:r>
          </w:p>
        </w:tc>
        <w:tc>
          <w:tcPr>
            <w:tcW w:w="700" w:type="dxa"/>
          </w:tcPr>
          <w:p w14:paraId="61606E6D" w14:textId="77777777" w:rsidR="00A25833" w:rsidRDefault="009A31A5">
            <w:pPr>
              <w:spacing w:before="10" w:after="10"/>
              <w:jc w:val="right"/>
            </w:pPr>
            <w:r>
              <w:rPr>
                <w:sz w:val="16"/>
              </w:rPr>
              <w:t>$1.45</w:t>
            </w:r>
          </w:p>
        </w:tc>
        <w:tc>
          <w:tcPr>
            <w:tcW w:w="750" w:type="dxa"/>
          </w:tcPr>
          <w:p w14:paraId="4B794894" w14:textId="77777777" w:rsidR="00A25833" w:rsidRDefault="009A31A5">
            <w:pPr>
              <w:spacing w:before="10" w:after="10"/>
              <w:jc w:val="right"/>
            </w:pPr>
            <w:r>
              <w:rPr>
                <w:sz w:val="16"/>
              </w:rPr>
              <w:t>$0.051</w:t>
            </w:r>
          </w:p>
        </w:tc>
      </w:tr>
      <w:tr w:rsidR="00A25833" w14:paraId="1D38C657" w14:textId="77777777">
        <w:trPr>
          <w:jc w:val="center"/>
        </w:trPr>
        <w:tc>
          <w:tcPr>
            <w:tcW w:w="1500" w:type="dxa"/>
          </w:tcPr>
          <w:p w14:paraId="2E26A089" w14:textId="77777777" w:rsidR="00A25833" w:rsidRDefault="009A31A5">
            <w:pPr>
              <w:spacing w:before="10" w:after="10"/>
            </w:pPr>
            <w:r>
              <w:rPr>
                <w:sz w:val="16"/>
              </w:rPr>
              <w:t>China</w:t>
            </w:r>
          </w:p>
        </w:tc>
        <w:tc>
          <w:tcPr>
            <w:tcW w:w="650" w:type="dxa"/>
          </w:tcPr>
          <w:p w14:paraId="1AE965E3" w14:textId="77777777" w:rsidR="00A25833" w:rsidRDefault="009A31A5">
            <w:pPr>
              <w:spacing w:before="10" w:after="10"/>
            </w:pPr>
            <w:r>
              <w:rPr>
                <w:sz w:val="16"/>
              </w:rPr>
              <w:t>$0.079</w:t>
            </w:r>
          </w:p>
        </w:tc>
        <w:tc>
          <w:tcPr>
            <w:tcW w:w="550" w:type="dxa"/>
          </w:tcPr>
          <w:p w14:paraId="06F67F33" w14:textId="77777777" w:rsidR="00A25833" w:rsidRDefault="009A31A5">
            <w:pPr>
              <w:spacing w:before="10" w:after="10"/>
              <w:jc w:val="right"/>
            </w:pPr>
            <w:r>
              <w:rPr>
                <w:sz w:val="16"/>
              </w:rPr>
              <w:t>20.9</w:t>
            </w:r>
          </w:p>
        </w:tc>
        <w:tc>
          <w:tcPr>
            <w:tcW w:w="500" w:type="dxa"/>
          </w:tcPr>
          <w:p w14:paraId="397A70D0" w14:textId="77777777" w:rsidR="00A25833" w:rsidRDefault="009A31A5">
            <w:pPr>
              <w:spacing w:before="10" w:after="10"/>
              <w:jc w:val="right"/>
            </w:pPr>
            <w:r>
              <w:rPr>
                <w:sz w:val="16"/>
              </w:rPr>
              <w:t>1.17</w:t>
            </w:r>
          </w:p>
        </w:tc>
        <w:tc>
          <w:tcPr>
            <w:tcW w:w="650" w:type="dxa"/>
          </w:tcPr>
          <w:p w14:paraId="2946B8A0" w14:textId="77777777" w:rsidR="00A25833" w:rsidRDefault="009A31A5">
            <w:pPr>
              <w:spacing w:before="10" w:after="10"/>
              <w:jc w:val="right"/>
            </w:pPr>
            <w:r>
              <w:rPr>
                <w:sz w:val="16"/>
              </w:rPr>
              <w:t>$6.12</w:t>
            </w:r>
          </w:p>
        </w:tc>
        <w:tc>
          <w:tcPr>
            <w:tcW w:w="650" w:type="dxa"/>
          </w:tcPr>
          <w:p w14:paraId="19259C88" w14:textId="77777777" w:rsidR="00A25833" w:rsidRDefault="009A31A5">
            <w:pPr>
              <w:spacing w:before="10" w:after="10"/>
              <w:jc w:val="right"/>
            </w:pPr>
            <w:r>
              <w:rPr>
                <w:sz w:val="16"/>
              </w:rPr>
              <w:t>31,900</w:t>
            </w:r>
          </w:p>
        </w:tc>
        <w:tc>
          <w:tcPr>
            <w:tcW w:w="550" w:type="dxa"/>
          </w:tcPr>
          <w:p w14:paraId="52F2CF0B" w14:textId="77777777" w:rsidR="00A25833" w:rsidRDefault="009A31A5">
            <w:pPr>
              <w:spacing w:before="10" w:after="10"/>
              <w:jc w:val="right"/>
            </w:pPr>
            <w:r>
              <w:rPr>
                <w:sz w:val="16"/>
              </w:rPr>
              <w:t>25.8</w:t>
            </w:r>
          </w:p>
        </w:tc>
        <w:tc>
          <w:tcPr>
            <w:tcW w:w="700" w:type="dxa"/>
          </w:tcPr>
          <w:p w14:paraId="47FDB755" w14:textId="77777777" w:rsidR="00A25833" w:rsidRDefault="009A31A5">
            <w:pPr>
              <w:spacing w:before="10" w:after="10"/>
              <w:jc w:val="right"/>
            </w:pPr>
            <w:r>
              <w:rPr>
                <w:sz w:val="16"/>
              </w:rPr>
              <w:t>$1.46</w:t>
            </w:r>
          </w:p>
        </w:tc>
        <w:tc>
          <w:tcPr>
            <w:tcW w:w="750" w:type="dxa"/>
          </w:tcPr>
          <w:p w14:paraId="6B6F05A7" w14:textId="77777777" w:rsidR="00A25833" w:rsidRDefault="009A31A5">
            <w:pPr>
              <w:spacing w:before="10" w:after="10"/>
              <w:jc w:val="right"/>
            </w:pPr>
            <w:r>
              <w:rPr>
                <w:sz w:val="16"/>
              </w:rPr>
              <w:t>$0.079</w:t>
            </w:r>
          </w:p>
        </w:tc>
      </w:tr>
      <w:tr w:rsidR="00A25833" w14:paraId="3230F357" w14:textId="77777777">
        <w:trPr>
          <w:jc w:val="center"/>
        </w:trPr>
        <w:tc>
          <w:tcPr>
            <w:tcW w:w="1500" w:type="dxa"/>
          </w:tcPr>
          <w:p w14:paraId="261DB606" w14:textId="77777777" w:rsidR="00A25833" w:rsidRDefault="009A31A5">
            <w:pPr>
              <w:spacing w:before="10" w:after="10"/>
            </w:pPr>
            <w:r>
              <w:rPr>
                <w:sz w:val="16"/>
              </w:rPr>
              <w:t>Ukraine</w:t>
            </w:r>
          </w:p>
        </w:tc>
        <w:tc>
          <w:tcPr>
            <w:tcW w:w="650" w:type="dxa"/>
          </w:tcPr>
          <w:p w14:paraId="5CDCC36B" w14:textId="77777777" w:rsidR="00A25833" w:rsidRDefault="009A31A5">
            <w:pPr>
              <w:spacing w:before="10" w:after="10"/>
            </w:pPr>
            <w:r>
              <w:rPr>
                <w:sz w:val="16"/>
              </w:rPr>
              <w:t>$0.057</w:t>
            </w:r>
          </w:p>
        </w:tc>
        <w:tc>
          <w:tcPr>
            <w:tcW w:w="550" w:type="dxa"/>
          </w:tcPr>
          <w:p w14:paraId="1C41C567" w14:textId="77777777" w:rsidR="00A25833" w:rsidRDefault="009A31A5">
            <w:pPr>
              <w:spacing w:before="10" w:after="10"/>
              <w:jc w:val="right"/>
            </w:pPr>
            <w:r>
              <w:rPr>
                <w:sz w:val="16"/>
              </w:rPr>
              <w:t>22.5</w:t>
            </w:r>
          </w:p>
        </w:tc>
        <w:tc>
          <w:tcPr>
            <w:tcW w:w="500" w:type="dxa"/>
          </w:tcPr>
          <w:p w14:paraId="223EB89E" w14:textId="77777777" w:rsidR="00A25833" w:rsidRDefault="009A31A5">
            <w:pPr>
              <w:spacing w:before="10" w:after="10"/>
              <w:jc w:val="right"/>
            </w:pPr>
            <w:r>
              <w:rPr>
                <w:sz w:val="16"/>
              </w:rPr>
              <w:t>1.19</w:t>
            </w:r>
          </w:p>
        </w:tc>
        <w:tc>
          <w:tcPr>
            <w:tcW w:w="650" w:type="dxa"/>
          </w:tcPr>
          <w:p w14:paraId="5B3D41B7" w14:textId="77777777" w:rsidR="00A25833" w:rsidRDefault="009A31A5">
            <w:pPr>
              <w:spacing w:before="10" w:after="10"/>
              <w:jc w:val="right"/>
            </w:pPr>
            <w:r>
              <w:rPr>
                <w:sz w:val="16"/>
              </w:rPr>
              <w:t>$9.86</w:t>
            </w:r>
          </w:p>
        </w:tc>
        <w:tc>
          <w:tcPr>
            <w:tcW w:w="650" w:type="dxa"/>
          </w:tcPr>
          <w:p w14:paraId="580EEBC9" w14:textId="77777777" w:rsidR="00A25833" w:rsidRDefault="009A31A5">
            <w:pPr>
              <w:spacing w:before="10" w:after="10"/>
              <w:jc w:val="right"/>
            </w:pPr>
            <w:r>
              <w:rPr>
                <w:sz w:val="16"/>
              </w:rPr>
              <w:t>175</w:t>
            </w:r>
          </w:p>
        </w:tc>
        <w:tc>
          <w:tcPr>
            <w:tcW w:w="550" w:type="dxa"/>
          </w:tcPr>
          <w:p w14:paraId="4F7863D9" w14:textId="77777777" w:rsidR="00A25833" w:rsidRDefault="009A31A5">
            <w:pPr>
              <w:spacing w:before="10" w:after="10"/>
              <w:jc w:val="right"/>
            </w:pPr>
            <w:r>
              <w:rPr>
                <w:sz w:val="16"/>
              </w:rPr>
              <w:t>0.1</w:t>
            </w:r>
          </w:p>
        </w:tc>
        <w:tc>
          <w:tcPr>
            <w:tcW w:w="700" w:type="dxa"/>
          </w:tcPr>
          <w:p w14:paraId="589B4FE7" w14:textId="77777777" w:rsidR="00A25833" w:rsidRDefault="009A31A5">
            <w:pPr>
              <w:spacing w:before="10" w:after="10"/>
              <w:jc w:val="right"/>
            </w:pPr>
            <w:r>
              <w:rPr>
                <w:sz w:val="16"/>
              </w:rPr>
              <w:t>$1.46</w:t>
            </w:r>
          </w:p>
        </w:tc>
        <w:tc>
          <w:tcPr>
            <w:tcW w:w="750" w:type="dxa"/>
          </w:tcPr>
          <w:p w14:paraId="5955231D" w14:textId="77777777" w:rsidR="00A25833" w:rsidRDefault="009A31A5">
            <w:pPr>
              <w:spacing w:before="10" w:after="10"/>
              <w:jc w:val="right"/>
            </w:pPr>
            <w:r>
              <w:rPr>
                <w:sz w:val="16"/>
              </w:rPr>
              <w:t>$0.057</w:t>
            </w:r>
          </w:p>
        </w:tc>
      </w:tr>
      <w:tr w:rsidR="00A25833" w14:paraId="709F9D2D" w14:textId="77777777">
        <w:trPr>
          <w:jc w:val="center"/>
        </w:trPr>
        <w:tc>
          <w:tcPr>
            <w:tcW w:w="1500" w:type="dxa"/>
          </w:tcPr>
          <w:p w14:paraId="1AF42859" w14:textId="77777777" w:rsidR="00A25833" w:rsidRDefault="009A31A5">
            <w:pPr>
              <w:spacing w:before="10" w:after="10"/>
            </w:pPr>
            <w:r>
              <w:rPr>
                <w:sz w:val="16"/>
              </w:rPr>
              <w:t>Argentina</w:t>
            </w:r>
          </w:p>
        </w:tc>
        <w:tc>
          <w:tcPr>
            <w:tcW w:w="650" w:type="dxa"/>
          </w:tcPr>
          <w:p w14:paraId="23BCACB6" w14:textId="77777777" w:rsidR="00A25833" w:rsidRDefault="009A31A5">
            <w:pPr>
              <w:spacing w:before="10" w:after="10"/>
            </w:pPr>
            <w:r>
              <w:rPr>
                <w:sz w:val="16"/>
              </w:rPr>
              <w:t>$0.060</w:t>
            </w:r>
          </w:p>
        </w:tc>
        <w:tc>
          <w:tcPr>
            <w:tcW w:w="550" w:type="dxa"/>
          </w:tcPr>
          <w:p w14:paraId="183A7572" w14:textId="77777777" w:rsidR="00A25833" w:rsidRDefault="009A31A5">
            <w:pPr>
              <w:spacing w:before="10" w:after="10"/>
              <w:jc w:val="right"/>
            </w:pPr>
            <w:r>
              <w:rPr>
                <w:sz w:val="16"/>
              </w:rPr>
              <w:t>22.3</w:t>
            </w:r>
          </w:p>
        </w:tc>
        <w:tc>
          <w:tcPr>
            <w:tcW w:w="500" w:type="dxa"/>
          </w:tcPr>
          <w:p w14:paraId="15B85A27" w14:textId="77777777" w:rsidR="00A25833" w:rsidRDefault="009A31A5">
            <w:pPr>
              <w:spacing w:before="10" w:after="10"/>
              <w:jc w:val="right"/>
            </w:pPr>
            <w:r>
              <w:rPr>
                <w:sz w:val="16"/>
              </w:rPr>
              <w:t>1.19</w:t>
            </w:r>
          </w:p>
        </w:tc>
        <w:tc>
          <w:tcPr>
            <w:tcW w:w="650" w:type="dxa"/>
          </w:tcPr>
          <w:p w14:paraId="5C67456F" w14:textId="77777777" w:rsidR="00A25833" w:rsidRDefault="009A31A5">
            <w:pPr>
              <w:spacing w:before="10" w:after="10"/>
              <w:jc w:val="right"/>
            </w:pPr>
            <w:r>
              <w:rPr>
                <w:sz w:val="16"/>
              </w:rPr>
              <w:t>$10.10</w:t>
            </w:r>
          </w:p>
        </w:tc>
        <w:tc>
          <w:tcPr>
            <w:tcW w:w="650" w:type="dxa"/>
          </w:tcPr>
          <w:p w14:paraId="00DFA72B" w14:textId="77777777" w:rsidR="00A25833" w:rsidRDefault="009A31A5">
            <w:pPr>
              <w:spacing w:before="10" w:after="10"/>
              <w:jc w:val="right"/>
            </w:pPr>
            <w:r>
              <w:rPr>
                <w:sz w:val="16"/>
              </w:rPr>
              <w:t>150</w:t>
            </w:r>
          </w:p>
        </w:tc>
        <w:tc>
          <w:tcPr>
            <w:tcW w:w="550" w:type="dxa"/>
          </w:tcPr>
          <w:p w14:paraId="1F1CC90E" w14:textId="77777777" w:rsidR="00A25833" w:rsidRDefault="009A31A5">
            <w:pPr>
              <w:spacing w:before="10" w:after="10"/>
              <w:jc w:val="right"/>
            </w:pPr>
            <w:r>
              <w:rPr>
                <w:sz w:val="16"/>
              </w:rPr>
              <w:t>0.1</w:t>
            </w:r>
          </w:p>
        </w:tc>
        <w:tc>
          <w:tcPr>
            <w:tcW w:w="700" w:type="dxa"/>
          </w:tcPr>
          <w:p w14:paraId="2E59ECEA" w14:textId="77777777" w:rsidR="00A25833" w:rsidRDefault="009A31A5">
            <w:pPr>
              <w:spacing w:before="10" w:after="10"/>
              <w:jc w:val="right"/>
            </w:pPr>
            <w:r>
              <w:rPr>
                <w:sz w:val="16"/>
              </w:rPr>
              <w:t>$1.46</w:t>
            </w:r>
          </w:p>
        </w:tc>
        <w:tc>
          <w:tcPr>
            <w:tcW w:w="750" w:type="dxa"/>
          </w:tcPr>
          <w:p w14:paraId="4AE28F48" w14:textId="77777777" w:rsidR="00A25833" w:rsidRDefault="009A31A5">
            <w:pPr>
              <w:spacing w:before="10" w:after="10"/>
              <w:jc w:val="right"/>
            </w:pPr>
            <w:r>
              <w:rPr>
                <w:sz w:val="16"/>
              </w:rPr>
              <w:t>$0.060</w:t>
            </w:r>
          </w:p>
        </w:tc>
      </w:tr>
      <w:tr w:rsidR="00A25833" w14:paraId="7BAF3AA9" w14:textId="77777777">
        <w:trPr>
          <w:jc w:val="center"/>
        </w:trPr>
        <w:tc>
          <w:tcPr>
            <w:tcW w:w="1500" w:type="dxa"/>
          </w:tcPr>
          <w:p w14:paraId="365DAB9A" w14:textId="77777777" w:rsidR="00A25833" w:rsidRDefault="009A31A5">
            <w:pPr>
              <w:spacing w:before="10" w:after="10"/>
            </w:pPr>
            <w:r>
              <w:rPr>
                <w:sz w:val="16"/>
              </w:rPr>
              <w:t>Colombia</w:t>
            </w:r>
          </w:p>
        </w:tc>
        <w:tc>
          <w:tcPr>
            <w:tcW w:w="650" w:type="dxa"/>
          </w:tcPr>
          <w:p w14:paraId="428D0E48" w14:textId="77777777" w:rsidR="00A25833" w:rsidRDefault="009A31A5">
            <w:pPr>
              <w:spacing w:before="10" w:after="10"/>
            </w:pPr>
            <w:r>
              <w:rPr>
                <w:sz w:val="16"/>
              </w:rPr>
              <w:t>$0.075</w:t>
            </w:r>
          </w:p>
        </w:tc>
        <w:tc>
          <w:tcPr>
            <w:tcW w:w="550" w:type="dxa"/>
          </w:tcPr>
          <w:p w14:paraId="3869CA1B" w14:textId="77777777" w:rsidR="00A25833" w:rsidRDefault="009A31A5">
            <w:pPr>
              <w:spacing w:before="10" w:after="10"/>
              <w:jc w:val="right"/>
            </w:pPr>
            <w:r>
              <w:rPr>
                <w:sz w:val="16"/>
              </w:rPr>
              <w:t>25.5</w:t>
            </w:r>
          </w:p>
        </w:tc>
        <w:tc>
          <w:tcPr>
            <w:tcW w:w="500" w:type="dxa"/>
          </w:tcPr>
          <w:p w14:paraId="4D7B4181" w14:textId="77777777" w:rsidR="00A25833" w:rsidRDefault="009A31A5">
            <w:pPr>
              <w:spacing w:before="10" w:after="10"/>
              <w:jc w:val="right"/>
            </w:pPr>
            <w:r>
              <w:rPr>
                <w:sz w:val="16"/>
              </w:rPr>
              <w:t>1.24</w:t>
            </w:r>
          </w:p>
        </w:tc>
        <w:tc>
          <w:tcPr>
            <w:tcW w:w="650" w:type="dxa"/>
          </w:tcPr>
          <w:p w14:paraId="0C8CC796" w14:textId="77777777" w:rsidR="00A25833" w:rsidRDefault="009A31A5">
            <w:pPr>
              <w:spacing w:before="10" w:after="10"/>
              <w:jc w:val="right"/>
            </w:pPr>
            <w:r>
              <w:rPr>
                <w:sz w:val="16"/>
              </w:rPr>
              <w:t>$7.49</w:t>
            </w:r>
          </w:p>
        </w:tc>
        <w:tc>
          <w:tcPr>
            <w:tcW w:w="650" w:type="dxa"/>
          </w:tcPr>
          <w:p w14:paraId="0FD1712E" w14:textId="77777777" w:rsidR="00A25833" w:rsidRDefault="009A31A5">
            <w:pPr>
              <w:spacing w:before="10" w:after="10"/>
              <w:jc w:val="right"/>
            </w:pPr>
            <w:r>
              <w:rPr>
                <w:sz w:val="16"/>
              </w:rPr>
              <w:t>150</w:t>
            </w:r>
          </w:p>
        </w:tc>
        <w:tc>
          <w:tcPr>
            <w:tcW w:w="550" w:type="dxa"/>
          </w:tcPr>
          <w:p w14:paraId="70EFA136" w14:textId="77777777" w:rsidR="00A25833" w:rsidRDefault="009A31A5">
            <w:pPr>
              <w:spacing w:before="10" w:after="10"/>
              <w:jc w:val="right"/>
            </w:pPr>
            <w:r>
              <w:rPr>
                <w:sz w:val="16"/>
              </w:rPr>
              <w:t>0.1</w:t>
            </w:r>
          </w:p>
        </w:tc>
        <w:tc>
          <w:tcPr>
            <w:tcW w:w="700" w:type="dxa"/>
          </w:tcPr>
          <w:p w14:paraId="34089AF7" w14:textId="77777777" w:rsidR="00A25833" w:rsidRDefault="009A31A5">
            <w:pPr>
              <w:spacing w:before="10" w:after="10"/>
              <w:jc w:val="right"/>
            </w:pPr>
            <w:r>
              <w:rPr>
                <w:sz w:val="16"/>
              </w:rPr>
              <w:t>$1.46</w:t>
            </w:r>
          </w:p>
        </w:tc>
        <w:tc>
          <w:tcPr>
            <w:tcW w:w="750" w:type="dxa"/>
          </w:tcPr>
          <w:p w14:paraId="492DC36E" w14:textId="77777777" w:rsidR="00A25833" w:rsidRDefault="009A31A5">
            <w:pPr>
              <w:spacing w:before="10" w:after="10"/>
              <w:jc w:val="right"/>
            </w:pPr>
            <w:r>
              <w:rPr>
                <w:b/>
                <w:sz w:val="16"/>
              </w:rPr>
              <w:t>$0.075</w:t>
            </w:r>
          </w:p>
        </w:tc>
      </w:tr>
      <w:tr w:rsidR="00A25833" w14:paraId="703379DA" w14:textId="77777777">
        <w:trPr>
          <w:jc w:val="center"/>
        </w:trPr>
        <w:tc>
          <w:tcPr>
            <w:tcW w:w="1500" w:type="dxa"/>
          </w:tcPr>
          <w:p w14:paraId="0C6A4E39" w14:textId="77777777" w:rsidR="00A25833" w:rsidRDefault="009A31A5">
            <w:pPr>
              <w:spacing w:before="10" w:after="10"/>
            </w:pPr>
            <w:r>
              <w:rPr>
                <w:sz w:val="16"/>
              </w:rPr>
              <w:t>Azerbaijan</w:t>
            </w:r>
          </w:p>
        </w:tc>
        <w:tc>
          <w:tcPr>
            <w:tcW w:w="650" w:type="dxa"/>
          </w:tcPr>
          <w:p w14:paraId="654798AD" w14:textId="77777777" w:rsidR="00A25833" w:rsidRDefault="009A31A5">
            <w:pPr>
              <w:spacing w:before="10" w:after="10"/>
            </w:pPr>
            <w:r>
              <w:rPr>
                <w:sz w:val="16"/>
              </w:rPr>
              <w:t>$0.062</w:t>
            </w:r>
          </w:p>
        </w:tc>
        <w:tc>
          <w:tcPr>
            <w:tcW w:w="550" w:type="dxa"/>
          </w:tcPr>
          <w:p w14:paraId="06B918FE" w14:textId="77777777" w:rsidR="00A25833" w:rsidRDefault="009A31A5">
            <w:pPr>
              <w:spacing w:before="10" w:after="10"/>
              <w:jc w:val="right"/>
            </w:pPr>
            <w:r>
              <w:rPr>
                <w:sz w:val="16"/>
              </w:rPr>
              <w:t>24.4</w:t>
            </w:r>
          </w:p>
        </w:tc>
        <w:tc>
          <w:tcPr>
            <w:tcW w:w="500" w:type="dxa"/>
          </w:tcPr>
          <w:p w14:paraId="06006A38" w14:textId="77777777" w:rsidR="00A25833" w:rsidRDefault="009A31A5">
            <w:pPr>
              <w:spacing w:before="10" w:after="10"/>
              <w:jc w:val="right"/>
            </w:pPr>
            <w:r>
              <w:rPr>
                <w:sz w:val="16"/>
              </w:rPr>
              <w:t>1.22</w:t>
            </w:r>
          </w:p>
        </w:tc>
        <w:tc>
          <w:tcPr>
            <w:tcW w:w="650" w:type="dxa"/>
          </w:tcPr>
          <w:p w14:paraId="58F7A4AF" w14:textId="77777777" w:rsidR="00A25833" w:rsidRDefault="009A31A5">
            <w:pPr>
              <w:spacing w:before="10" w:after="10"/>
              <w:jc w:val="right"/>
            </w:pPr>
            <w:r>
              <w:rPr>
                <w:sz w:val="16"/>
              </w:rPr>
              <w:t>$9.77</w:t>
            </w:r>
          </w:p>
        </w:tc>
        <w:tc>
          <w:tcPr>
            <w:tcW w:w="650" w:type="dxa"/>
          </w:tcPr>
          <w:p w14:paraId="2F75AC36" w14:textId="77777777" w:rsidR="00A25833" w:rsidRDefault="009A31A5">
            <w:pPr>
              <w:spacing w:before="10" w:after="10"/>
              <w:jc w:val="right"/>
            </w:pPr>
            <w:r>
              <w:rPr>
                <w:sz w:val="16"/>
              </w:rPr>
              <w:t>10</w:t>
            </w:r>
          </w:p>
        </w:tc>
        <w:tc>
          <w:tcPr>
            <w:tcW w:w="550" w:type="dxa"/>
          </w:tcPr>
          <w:p w14:paraId="505C56E7" w14:textId="77777777" w:rsidR="00A25833" w:rsidRDefault="009A31A5">
            <w:pPr>
              <w:spacing w:before="10" w:after="10"/>
              <w:jc w:val="right"/>
            </w:pPr>
            <w:r>
              <w:rPr>
                <w:sz w:val="16"/>
              </w:rPr>
              <w:t>0.0</w:t>
            </w:r>
          </w:p>
        </w:tc>
        <w:tc>
          <w:tcPr>
            <w:tcW w:w="700" w:type="dxa"/>
          </w:tcPr>
          <w:p w14:paraId="017EBA1B" w14:textId="77777777" w:rsidR="00A25833" w:rsidRDefault="009A31A5">
            <w:pPr>
              <w:spacing w:before="10" w:after="10"/>
              <w:jc w:val="right"/>
            </w:pPr>
            <w:r>
              <w:rPr>
                <w:sz w:val="16"/>
              </w:rPr>
              <w:t>$1.46</w:t>
            </w:r>
          </w:p>
        </w:tc>
        <w:tc>
          <w:tcPr>
            <w:tcW w:w="750" w:type="dxa"/>
          </w:tcPr>
          <w:p w14:paraId="75B65DA5" w14:textId="77777777" w:rsidR="00A25833" w:rsidRDefault="009A31A5">
            <w:pPr>
              <w:spacing w:before="10" w:after="10"/>
              <w:jc w:val="right"/>
            </w:pPr>
            <w:r>
              <w:rPr>
                <w:sz w:val="16"/>
              </w:rPr>
              <w:t>$0.062</w:t>
            </w:r>
          </w:p>
        </w:tc>
      </w:tr>
      <w:tr w:rsidR="00A25833" w14:paraId="03AD3A29" w14:textId="77777777">
        <w:trPr>
          <w:jc w:val="center"/>
        </w:trPr>
        <w:tc>
          <w:tcPr>
            <w:tcW w:w="1500" w:type="dxa"/>
          </w:tcPr>
          <w:p w14:paraId="01D68FC5" w14:textId="77777777" w:rsidR="00A25833" w:rsidRDefault="009A31A5">
            <w:pPr>
              <w:spacing w:before="10" w:after="10"/>
            </w:pPr>
            <w:r>
              <w:rPr>
                <w:sz w:val="16"/>
              </w:rPr>
              <w:t>Russia</w:t>
            </w:r>
          </w:p>
        </w:tc>
        <w:tc>
          <w:tcPr>
            <w:tcW w:w="650" w:type="dxa"/>
          </w:tcPr>
          <w:p w14:paraId="1F561784" w14:textId="77777777" w:rsidR="00A25833" w:rsidRDefault="009A31A5">
            <w:pPr>
              <w:spacing w:before="10" w:after="10"/>
            </w:pPr>
            <w:r>
              <w:rPr>
                <w:sz w:val="16"/>
              </w:rPr>
              <w:t>$0.040</w:t>
            </w:r>
          </w:p>
        </w:tc>
        <w:tc>
          <w:tcPr>
            <w:tcW w:w="550" w:type="dxa"/>
          </w:tcPr>
          <w:p w14:paraId="44D0D71B" w14:textId="77777777" w:rsidR="00A25833" w:rsidRDefault="009A31A5">
            <w:pPr>
              <w:spacing w:before="10" w:after="10"/>
              <w:jc w:val="right"/>
            </w:pPr>
            <w:r>
              <w:rPr>
                <w:sz w:val="16"/>
              </w:rPr>
              <w:t>16.9</w:t>
            </w:r>
          </w:p>
        </w:tc>
        <w:tc>
          <w:tcPr>
            <w:tcW w:w="500" w:type="dxa"/>
          </w:tcPr>
          <w:p w14:paraId="1AD90179" w14:textId="77777777" w:rsidR="00A25833" w:rsidRDefault="009A31A5">
            <w:pPr>
              <w:spacing w:before="10" w:after="10"/>
              <w:jc w:val="right"/>
            </w:pPr>
            <w:r>
              <w:rPr>
                <w:sz w:val="16"/>
              </w:rPr>
              <w:t>1.11</w:t>
            </w:r>
          </w:p>
        </w:tc>
        <w:tc>
          <w:tcPr>
            <w:tcW w:w="650" w:type="dxa"/>
          </w:tcPr>
          <w:p w14:paraId="121A508F" w14:textId="77777777" w:rsidR="00A25833" w:rsidRDefault="009A31A5">
            <w:pPr>
              <w:spacing w:before="10" w:after="10"/>
              <w:jc w:val="right"/>
            </w:pPr>
            <w:r>
              <w:rPr>
                <w:sz w:val="16"/>
              </w:rPr>
              <w:t>$10.36</w:t>
            </w:r>
          </w:p>
        </w:tc>
        <w:tc>
          <w:tcPr>
            <w:tcW w:w="650" w:type="dxa"/>
          </w:tcPr>
          <w:p w14:paraId="16912A03" w14:textId="77777777" w:rsidR="00A25833" w:rsidRDefault="009A31A5">
            <w:pPr>
              <w:spacing w:before="10" w:after="10"/>
              <w:jc w:val="right"/>
            </w:pPr>
            <w:r>
              <w:rPr>
                <w:sz w:val="16"/>
              </w:rPr>
              <w:t>2,000</w:t>
            </w:r>
          </w:p>
        </w:tc>
        <w:tc>
          <w:tcPr>
            <w:tcW w:w="550" w:type="dxa"/>
          </w:tcPr>
          <w:p w14:paraId="5A056112" w14:textId="77777777" w:rsidR="00A25833" w:rsidRDefault="009A31A5">
            <w:pPr>
              <w:spacing w:before="10" w:after="10"/>
              <w:jc w:val="right"/>
            </w:pPr>
            <w:r>
              <w:rPr>
                <w:sz w:val="16"/>
              </w:rPr>
              <w:t>1.6</w:t>
            </w:r>
          </w:p>
        </w:tc>
        <w:tc>
          <w:tcPr>
            <w:tcW w:w="700" w:type="dxa"/>
          </w:tcPr>
          <w:p w14:paraId="1B69E148" w14:textId="77777777" w:rsidR="00A25833" w:rsidRDefault="009A31A5">
            <w:pPr>
              <w:spacing w:before="10" w:after="10"/>
              <w:jc w:val="right"/>
            </w:pPr>
            <w:r>
              <w:rPr>
                <w:sz w:val="16"/>
              </w:rPr>
              <w:t>$1.44</w:t>
            </w:r>
          </w:p>
        </w:tc>
        <w:tc>
          <w:tcPr>
            <w:tcW w:w="750" w:type="dxa"/>
          </w:tcPr>
          <w:p w14:paraId="47F456A8" w14:textId="77777777" w:rsidR="00A25833" w:rsidRDefault="009A31A5">
            <w:pPr>
              <w:spacing w:before="10" w:after="10"/>
              <w:jc w:val="right"/>
            </w:pPr>
            <w:r>
              <w:rPr>
                <w:b/>
                <w:sz w:val="16"/>
              </w:rPr>
              <w:t>$0.065</w:t>
            </w:r>
          </w:p>
        </w:tc>
      </w:tr>
      <w:tr w:rsidR="00A25833" w14:paraId="5E048DB4" w14:textId="77777777">
        <w:trPr>
          <w:jc w:val="center"/>
        </w:trPr>
        <w:tc>
          <w:tcPr>
            <w:tcW w:w="1500" w:type="dxa"/>
          </w:tcPr>
          <w:p w14:paraId="279CE32E" w14:textId="77777777" w:rsidR="00A25833" w:rsidRDefault="009A31A5">
            <w:pPr>
              <w:spacing w:before="10" w:after="10"/>
            </w:pPr>
            <w:r>
              <w:rPr>
                <w:sz w:val="16"/>
              </w:rPr>
              <w:t>Norway</w:t>
            </w:r>
          </w:p>
        </w:tc>
        <w:tc>
          <w:tcPr>
            <w:tcW w:w="650" w:type="dxa"/>
          </w:tcPr>
          <w:p w14:paraId="48C41C99" w14:textId="77777777" w:rsidR="00A25833" w:rsidRDefault="009A31A5">
            <w:pPr>
              <w:spacing w:before="10" w:after="10"/>
            </w:pPr>
            <w:r>
              <w:rPr>
                <w:sz w:val="16"/>
              </w:rPr>
              <w:t>$0.054</w:t>
            </w:r>
          </w:p>
        </w:tc>
        <w:tc>
          <w:tcPr>
            <w:tcW w:w="550" w:type="dxa"/>
          </w:tcPr>
          <w:p w14:paraId="2689FEF6" w14:textId="77777777" w:rsidR="00A25833" w:rsidRDefault="009A31A5">
            <w:pPr>
              <w:spacing w:before="10" w:after="10"/>
              <w:jc w:val="right"/>
            </w:pPr>
            <w:r>
              <w:rPr>
                <w:sz w:val="16"/>
              </w:rPr>
              <w:t>14.5</w:t>
            </w:r>
          </w:p>
        </w:tc>
        <w:tc>
          <w:tcPr>
            <w:tcW w:w="500" w:type="dxa"/>
          </w:tcPr>
          <w:p w14:paraId="1706F3FE" w14:textId="77777777" w:rsidR="00A25833" w:rsidRDefault="009A31A5">
            <w:pPr>
              <w:spacing w:before="10" w:after="10"/>
              <w:jc w:val="right"/>
            </w:pPr>
            <w:r>
              <w:rPr>
                <w:sz w:val="16"/>
              </w:rPr>
              <w:t>1.08</w:t>
            </w:r>
          </w:p>
        </w:tc>
        <w:tc>
          <w:tcPr>
            <w:tcW w:w="650" w:type="dxa"/>
          </w:tcPr>
          <w:p w14:paraId="00CB1BD6" w14:textId="77777777" w:rsidR="00A25833" w:rsidRDefault="009A31A5">
            <w:pPr>
              <w:spacing w:before="10" w:after="10"/>
              <w:jc w:val="right"/>
            </w:pPr>
            <w:r>
              <w:rPr>
                <w:sz w:val="16"/>
              </w:rPr>
              <w:t>$12.41</w:t>
            </w:r>
          </w:p>
        </w:tc>
        <w:tc>
          <w:tcPr>
            <w:tcW w:w="650" w:type="dxa"/>
          </w:tcPr>
          <w:p w14:paraId="0AF79BF0" w14:textId="77777777" w:rsidR="00A25833" w:rsidRDefault="009A31A5">
            <w:pPr>
              <w:spacing w:before="10" w:after="10"/>
              <w:jc w:val="right"/>
            </w:pPr>
            <w:r>
              <w:rPr>
                <w:sz w:val="16"/>
              </w:rPr>
              <w:t>400</w:t>
            </w:r>
          </w:p>
        </w:tc>
        <w:tc>
          <w:tcPr>
            <w:tcW w:w="550" w:type="dxa"/>
          </w:tcPr>
          <w:p w14:paraId="58260CB2" w14:textId="77777777" w:rsidR="00A25833" w:rsidRDefault="009A31A5">
            <w:pPr>
              <w:spacing w:before="10" w:after="10"/>
              <w:jc w:val="right"/>
            </w:pPr>
            <w:r>
              <w:rPr>
                <w:sz w:val="16"/>
              </w:rPr>
              <w:t>0.3</w:t>
            </w:r>
          </w:p>
        </w:tc>
        <w:tc>
          <w:tcPr>
            <w:tcW w:w="700" w:type="dxa"/>
          </w:tcPr>
          <w:p w14:paraId="46C1EB15" w14:textId="77777777" w:rsidR="00A25833" w:rsidRDefault="009A31A5">
            <w:pPr>
              <w:spacing w:before="10" w:after="10"/>
              <w:jc w:val="right"/>
            </w:pPr>
            <w:r>
              <w:rPr>
                <w:sz w:val="16"/>
              </w:rPr>
              <w:t>$1.47</w:t>
            </w:r>
          </w:p>
        </w:tc>
        <w:tc>
          <w:tcPr>
            <w:tcW w:w="750" w:type="dxa"/>
          </w:tcPr>
          <w:p w14:paraId="186461B1" w14:textId="77777777" w:rsidR="00A25833" w:rsidRDefault="009A31A5">
            <w:pPr>
              <w:spacing w:before="10" w:after="10"/>
              <w:jc w:val="right"/>
            </w:pPr>
            <w:r>
              <w:rPr>
                <w:b/>
                <w:sz w:val="16"/>
              </w:rPr>
              <w:t>$0.056</w:t>
            </w:r>
          </w:p>
        </w:tc>
      </w:tr>
      <w:tr w:rsidR="00A25833" w14:paraId="1D72AF81" w14:textId="77777777">
        <w:trPr>
          <w:jc w:val="center"/>
        </w:trPr>
        <w:tc>
          <w:tcPr>
            <w:tcW w:w="1500" w:type="dxa"/>
          </w:tcPr>
          <w:p w14:paraId="6FBD1A63" w14:textId="77777777" w:rsidR="00A25833" w:rsidRDefault="009A31A5">
            <w:pPr>
              <w:spacing w:before="10" w:after="10"/>
            </w:pPr>
            <w:r>
              <w:rPr>
                <w:sz w:val="16"/>
              </w:rPr>
              <w:t>Algeria</w:t>
            </w:r>
          </w:p>
        </w:tc>
        <w:tc>
          <w:tcPr>
            <w:tcW w:w="650" w:type="dxa"/>
          </w:tcPr>
          <w:p w14:paraId="44AA4CAA" w14:textId="77777777" w:rsidR="00A25833" w:rsidRDefault="009A31A5">
            <w:pPr>
              <w:spacing w:before="10" w:after="10"/>
            </w:pPr>
            <w:r>
              <w:rPr>
                <w:sz w:val="16"/>
              </w:rPr>
              <w:t>$0.033</w:t>
            </w:r>
          </w:p>
        </w:tc>
        <w:tc>
          <w:tcPr>
            <w:tcW w:w="550" w:type="dxa"/>
          </w:tcPr>
          <w:p w14:paraId="544BE39B" w14:textId="77777777" w:rsidR="00A25833" w:rsidRDefault="009A31A5">
            <w:pPr>
              <w:spacing w:before="10" w:after="10"/>
              <w:jc w:val="right"/>
            </w:pPr>
            <w:r>
              <w:rPr>
                <w:sz w:val="16"/>
              </w:rPr>
              <w:t>35.8</w:t>
            </w:r>
          </w:p>
        </w:tc>
        <w:tc>
          <w:tcPr>
            <w:tcW w:w="500" w:type="dxa"/>
          </w:tcPr>
          <w:p w14:paraId="7E67A6F1" w14:textId="77777777" w:rsidR="00A25833" w:rsidRDefault="009A31A5">
            <w:pPr>
              <w:spacing w:before="10" w:after="10"/>
              <w:jc w:val="right"/>
            </w:pPr>
            <w:r>
              <w:rPr>
                <w:sz w:val="16"/>
              </w:rPr>
              <w:t>1.39</w:t>
            </w:r>
          </w:p>
        </w:tc>
        <w:tc>
          <w:tcPr>
            <w:tcW w:w="650" w:type="dxa"/>
          </w:tcPr>
          <w:p w14:paraId="697C727F" w14:textId="77777777" w:rsidR="00A25833" w:rsidRDefault="009A31A5">
            <w:pPr>
              <w:spacing w:before="10" w:after="10"/>
              <w:jc w:val="right"/>
            </w:pPr>
            <w:r>
              <w:rPr>
                <w:sz w:val="16"/>
              </w:rPr>
              <w:t>$8.48</w:t>
            </w:r>
          </w:p>
        </w:tc>
        <w:tc>
          <w:tcPr>
            <w:tcW w:w="650" w:type="dxa"/>
          </w:tcPr>
          <w:p w14:paraId="66415138" w14:textId="77777777" w:rsidR="00A25833" w:rsidRDefault="009A31A5">
            <w:pPr>
              <w:spacing w:before="10" w:after="10"/>
              <w:jc w:val="right"/>
            </w:pPr>
            <w:r>
              <w:rPr>
                <w:sz w:val="16"/>
              </w:rPr>
              <w:t>25</w:t>
            </w:r>
          </w:p>
        </w:tc>
        <w:tc>
          <w:tcPr>
            <w:tcW w:w="550" w:type="dxa"/>
          </w:tcPr>
          <w:p w14:paraId="72D5BE70" w14:textId="77777777" w:rsidR="00A25833" w:rsidRDefault="009A31A5">
            <w:pPr>
              <w:spacing w:before="10" w:after="10"/>
              <w:jc w:val="right"/>
            </w:pPr>
            <w:r>
              <w:rPr>
                <w:sz w:val="16"/>
              </w:rPr>
              <w:t>0.0</w:t>
            </w:r>
          </w:p>
        </w:tc>
        <w:tc>
          <w:tcPr>
            <w:tcW w:w="700" w:type="dxa"/>
          </w:tcPr>
          <w:p w14:paraId="0CF7BA83" w14:textId="77777777" w:rsidR="00A25833" w:rsidRDefault="009A31A5">
            <w:pPr>
              <w:spacing w:before="10" w:after="10"/>
              <w:jc w:val="right"/>
            </w:pPr>
            <w:r>
              <w:rPr>
                <w:sz w:val="16"/>
              </w:rPr>
              <w:t>$1.44</w:t>
            </w:r>
          </w:p>
        </w:tc>
        <w:tc>
          <w:tcPr>
            <w:tcW w:w="750" w:type="dxa"/>
          </w:tcPr>
          <w:p w14:paraId="16BAF5C1" w14:textId="77777777" w:rsidR="00A25833" w:rsidRDefault="009A31A5">
            <w:pPr>
              <w:spacing w:before="10" w:after="10"/>
              <w:jc w:val="right"/>
            </w:pPr>
            <w:r>
              <w:rPr>
                <w:b/>
                <w:sz w:val="16"/>
              </w:rPr>
              <w:t>$0.065</w:t>
            </w:r>
          </w:p>
        </w:tc>
      </w:tr>
      <w:tr w:rsidR="00A25833" w14:paraId="1A160B2D" w14:textId="77777777">
        <w:trPr>
          <w:jc w:val="center"/>
        </w:trPr>
        <w:tc>
          <w:tcPr>
            <w:tcW w:w="1500" w:type="dxa"/>
          </w:tcPr>
          <w:p w14:paraId="53C398CA" w14:textId="77777777" w:rsidR="00A25833" w:rsidRDefault="009A31A5">
            <w:pPr>
              <w:spacing w:before="10" w:after="10"/>
            </w:pPr>
            <w:r>
              <w:rPr>
                <w:sz w:val="16"/>
              </w:rPr>
              <w:t>Vietnam</w:t>
            </w:r>
          </w:p>
        </w:tc>
        <w:tc>
          <w:tcPr>
            <w:tcW w:w="650" w:type="dxa"/>
          </w:tcPr>
          <w:p w14:paraId="11C96EAD" w14:textId="77777777" w:rsidR="00A25833" w:rsidRDefault="009A31A5">
            <w:pPr>
              <w:spacing w:before="10" w:after="10"/>
            </w:pPr>
            <w:r>
              <w:rPr>
                <w:sz w:val="16"/>
              </w:rPr>
              <w:t>$0.073</w:t>
            </w:r>
          </w:p>
        </w:tc>
        <w:tc>
          <w:tcPr>
            <w:tcW w:w="550" w:type="dxa"/>
          </w:tcPr>
          <w:p w14:paraId="77A7AEE6" w14:textId="77777777" w:rsidR="00A25833" w:rsidRDefault="009A31A5">
            <w:pPr>
              <w:spacing w:before="10" w:after="10"/>
              <w:jc w:val="right"/>
            </w:pPr>
            <w:r>
              <w:rPr>
                <w:sz w:val="16"/>
              </w:rPr>
              <w:t>28.0</w:t>
            </w:r>
          </w:p>
        </w:tc>
        <w:tc>
          <w:tcPr>
            <w:tcW w:w="500" w:type="dxa"/>
          </w:tcPr>
          <w:p w14:paraId="76ED9567" w14:textId="77777777" w:rsidR="00A25833" w:rsidRDefault="009A31A5">
            <w:pPr>
              <w:spacing w:before="10" w:after="10"/>
              <w:jc w:val="right"/>
            </w:pPr>
            <w:r>
              <w:rPr>
                <w:sz w:val="16"/>
              </w:rPr>
              <w:t>1.27</w:t>
            </w:r>
          </w:p>
        </w:tc>
        <w:tc>
          <w:tcPr>
            <w:tcW w:w="650" w:type="dxa"/>
          </w:tcPr>
          <w:p w14:paraId="13898755" w14:textId="77777777" w:rsidR="00A25833" w:rsidRDefault="009A31A5">
            <w:pPr>
              <w:spacing w:before="10" w:after="10"/>
              <w:jc w:val="right"/>
            </w:pPr>
            <w:r>
              <w:rPr>
                <w:sz w:val="16"/>
              </w:rPr>
              <w:t>$8.76</w:t>
            </w:r>
          </w:p>
        </w:tc>
        <w:tc>
          <w:tcPr>
            <w:tcW w:w="650" w:type="dxa"/>
          </w:tcPr>
          <w:p w14:paraId="1E19858C" w14:textId="77777777" w:rsidR="00A25833" w:rsidRDefault="009A31A5">
            <w:pPr>
              <w:spacing w:before="10" w:after="10"/>
              <w:jc w:val="right"/>
            </w:pPr>
            <w:r>
              <w:rPr>
                <w:sz w:val="16"/>
              </w:rPr>
              <w:t>250</w:t>
            </w:r>
          </w:p>
        </w:tc>
        <w:tc>
          <w:tcPr>
            <w:tcW w:w="550" w:type="dxa"/>
          </w:tcPr>
          <w:p w14:paraId="54251224" w14:textId="77777777" w:rsidR="00A25833" w:rsidRDefault="009A31A5">
            <w:pPr>
              <w:spacing w:before="10" w:after="10"/>
              <w:jc w:val="right"/>
            </w:pPr>
            <w:r>
              <w:rPr>
                <w:sz w:val="16"/>
              </w:rPr>
              <w:t>0.2</w:t>
            </w:r>
          </w:p>
        </w:tc>
        <w:tc>
          <w:tcPr>
            <w:tcW w:w="700" w:type="dxa"/>
          </w:tcPr>
          <w:p w14:paraId="2D35D774" w14:textId="77777777" w:rsidR="00A25833" w:rsidRDefault="009A31A5">
            <w:pPr>
              <w:spacing w:before="10" w:after="10"/>
              <w:jc w:val="right"/>
            </w:pPr>
            <w:r>
              <w:rPr>
                <w:sz w:val="16"/>
              </w:rPr>
              <w:t>$1.47</w:t>
            </w:r>
          </w:p>
        </w:tc>
        <w:tc>
          <w:tcPr>
            <w:tcW w:w="750" w:type="dxa"/>
          </w:tcPr>
          <w:p w14:paraId="059757F5" w14:textId="77777777" w:rsidR="00A25833" w:rsidRDefault="009A31A5">
            <w:pPr>
              <w:spacing w:before="10" w:after="10"/>
              <w:jc w:val="right"/>
            </w:pPr>
            <w:r>
              <w:rPr>
                <w:sz w:val="16"/>
              </w:rPr>
              <w:t>$0.073</w:t>
            </w:r>
          </w:p>
        </w:tc>
      </w:tr>
      <w:tr w:rsidR="00A25833" w14:paraId="4825CED5" w14:textId="77777777">
        <w:trPr>
          <w:jc w:val="center"/>
        </w:trPr>
        <w:tc>
          <w:tcPr>
            <w:tcW w:w="1500" w:type="dxa"/>
          </w:tcPr>
          <w:p w14:paraId="5AB78786" w14:textId="77777777" w:rsidR="00A25833" w:rsidRDefault="009A31A5">
            <w:pPr>
              <w:spacing w:before="10" w:after="10"/>
            </w:pPr>
            <w:r>
              <w:rPr>
                <w:sz w:val="16"/>
              </w:rPr>
              <w:t>Finland</w:t>
            </w:r>
          </w:p>
        </w:tc>
        <w:tc>
          <w:tcPr>
            <w:tcW w:w="650" w:type="dxa"/>
          </w:tcPr>
          <w:p w14:paraId="4DD71923" w14:textId="77777777" w:rsidR="00A25833" w:rsidRDefault="009A31A5">
            <w:pPr>
              <w:spacing w:before="10" w:after="10"/>
            </w:pPr>
            <w:r>
              <w:rPr>
                <w:sz w:val="16"/>
              </w:rPr>
              <w:t>$0.057</w:t>
            </w:r>
          </w:p>
        </w:tc>
        <w:tc>
          <w:tcPr>
            <w:tcW w:w="550" w:type="dxa"/>
          </w:tcPr>
          <w:p w14:paraId="4FEC3E69" w14:textId="77777777" w:rsidR="00A25833" w:rsidRDefault="009A31A5">
            <w:pPr>
              <w:spacing w:before="10" w:after="10"/>
              <w:jc w:val="right"/>
            </w:pPr>
            <w:r>
              <w:rPr>
                <w:sz w:val="16"/>
              </w:rPr>
              <w:t>16.4</w:t>
            </w:r>
          </w:p>
        </w:tc>
        <w:tc>
          <w:tcPr>
            <w:tcW w:w="500" w:type="dxa"/>
          </w:tcPr>
          <w:p w14:paraId="35233529" w14:textId="77777777" w:rsidR="00A25833" w:rsidRDefault="009A31A5">
            <w:pPr>
              <w:spacing w:before="10" w:after="10"/>
              <w:jc w:val="right"/>
            </w:pPr>
            <w:r>
              <w:rPr>
                <w:sz w:val="16"/>
              </w:rPr>
              <w:t>1.10</w:t>
            </w:r>
          </w:p>
        </w:tc>
        <w:tc>
          <w:tcPr>
            <w:tcW w:w="650" w:type="dxa"/>
          </w:tcPr>
          <w:p w14:paraId="22BB38C4" w14:textId="77777777" w:rsidR="00A25833" w:rsidRDefault="009A31A5">
            <w:pPr>
              <w:spacing w:before="10" w:after="10"/>
              <w:jc w:val="right"/>
            </w:pPr>
            <w:r>
              <w:rPr>
                <w:sz w:val="16"/>
              </w:rPr>
              <w:t>$12.29</w:t>
            </w:r>
          </w:p>
        </w:tc>
        <w:tc>
          <w:tcPr>
            <w:tcW w:w="650" w:type="dxa"/>
          </w:tcPr>
          <w:p w14:paraId="037D8D00" w14:textId="77777777" w:rsidR="00A25833" w:rsidRDefault="009A31A5">
            <w:pPr>
              <w:spacing w:before="10" w:after="10"/>
              <w:jc w:val="right"/>
            </w:pPr>
            <w:r>
              <w:rPr>
                <w:sz w:val="16"/>
              </w:rPr>
              <w:t>350</w:t>
            </w:r>
          </w:p>
        </w:tc>
        <w:tc>
          <w:tcPr>
            <w:tcW w:w="550" w:type="dxa"/>
          </w:tcPr>
          <w:p w14:paraId="0296EBA8" w14:textId="77777777" w:rsidR="00A25833" w:rsidRDefault="009A31A5">
            <w:pPr>
              <w:spacing w:before="10" w:after="10"/>
              <w:jc w:val="right"/>
            </w:pPr>
            <w:r>
              <w:rPr>
                <w:sz w:val="16"/>
              </w:rPr>
              <w:t>0.3</w:t>
            </w:r>
          </w:p>
        </w:tc>
        <w:tc>
          <w:tcPr>
            <w:tcW w:w="700" w:type="dxa"/>
          </w:tcPr>
          <w:p w14:paraId="72DB3769" w14:textId="77777777" w:rsidR="00A25833" w:rsidRDefault="009A31A5">
            <w:pPr>
              <w:spacing w:before="10" w:after="10"/>
              <w:jc w:val="right"/>
            </w:pPr>
            <w:r>
              <w:rPr>
                <w:sz w:val="16"/>
              </w:rPr>
              <w:t>$1.47</w:t>
            </w:r>
          </w:p>
        </w:tc>
        <w:tc>
          <w:tcPr>
            <w:tcW w:w="750" w:type="dxa"/>
          </w:tcPr>
          <w:p w14:paraId="5EE9BDDE" w14:textId="77777777" w:rsidR="00A25833" w:rsidRDefault="009A31A5">
            <w:pPr>
              <w:spacing w:before="10" w:after="10"/>
              <w:jc w:val="right"/>
            </w:pPr>
            <w:r>
              <w:rPr>
                <w:b/>
                <w:sz w:val="16"/>
              </w:rPr>
              <w:t>$0.062</w:t>
            </w:r>
          </w:p>
        </w:tc>
      </w:tr>
      <w:tr w:rsidR="00A25833" w14:paraId="6A73435F" w14:textId="77777777">
        <w:trPr>
          <w:jc w:val="center"/>
        </w:trPr>
        <w:tc>
          <w:tcPr>
            <w:tcW w:w="1500" w:type="dxa"/>
          </w:tcPr>
          <w:p w14:paraId="6D7C8B68" w14:textId="77777777" w:rsidR="00A25833" w:rsidRDefault="009A31A5">
            <w:pPr>
              <w:spacing w:before="10" w:after="10"/>
            </w:pPr>
            <w:r>
              <w:rPr>
                <w:sz w:val="16"/>
              </w:rPr>
              <w:t>Brazil</w:t>
            </w:r>
          </w:p>
        </w:tc>
        <w:tc>
          <w:tcPr>
            <w:tcW w:w="650" w:type="dxa"/>
          </w:tcPr>
          <w:p w14:paraId="5DFD004D" w14:textId="77777777" w:rsidR="00A25833" w:rsidRDefault="009A31A5">
            <w:pPr>
              <w:spacing w:before="10" w:after="10"/>
            </w:pPr>
            <w:r>
              <w:rPr>
                <w:sz w:val="16"/>
              </w:rPr>
              <w:t>$0.063</w:t>
            </w:r>
          </w:p>
        </w:tc>
        <w:tc>
          <w:tcPr>
            <w:tcW w:w="550" w:type="dxa"/>
          </w:tcPr>
          <w:p w14:paraId="4E017CFD" w14:textId="77777777" w:rsidR="00A25833" w:rsidRDefault="009A31A5">
            <w:pPr>
              <w:spacing w:before="10" w:after="10"/>
              <w:jc w:val="right"/>
            </w:pPr>
            <w:r>
              <w:rPr>
                <w:sz w:val="16"/>
              </w:rPr>
              <w:t>27.3</w:t>
            </w:r>
          </w:p>
        </w:tc>
        <w:tc>
          <w:tcPr>
            <w:tcW w:w="500" w:type="dxa"/>
          </w:tcPr>
          <w:p w14:paraId="2A24C8C8" w14:textId="77777777" w:rsidR="00A25833" w:rsidRDefault="009A31A5">
            <w:pPr>
              <w:spacing w:before="10" w:after="10"/>
              <w:jc w:val="right"/>
            </w:pPr>
            <w:r>
              <w:rPr>
                <w:sz w:val="16"/>
              </w:rPr>
              <w:t>1.26</w:t>
            </w:r>
          </w:p>
        </w:tc>
        <w:tc>
          <w:tcPr>
            <w:tcW w:w="650" w:type="dxa"/>
          </w:tcPr>
          <w:p w14:paraId="60377673" w14:textId="77777777" w:rsidR="00A25833" w:rsidRDefault="009A31A5">
            <w:pPr>
              <w:spacing w:before="10" w:after="10"/>
              <w:jc w:val="right"/>
            </w:pPr>
            <w:r>
              <w:rPr>
                <w:sz w:val="16"/>
              </w:rPr>
              <w:t>$10.75</w:t>
            </w:r>
          </w:p>
        </w:tc>
        <w:tc>
          <w:tcPr>
            <w:tcW w:w="650" w:type="dxa"/>
          </w:tcPr>
          <w:p w14:paraId="4AC7F2CB" w14:textId="77777777" w:rsidR="00A25833" w:rsidRDefault="009A31A5">
            <w:pPr>
              <w:spacing w:before="10" w:after="10"/>
              <w:jc w:val="right"/>
            </w:pPr>
            <w:r>
              <w:rPr>
                <w:sz w:val="16"/>
              </w:rPr>
              <w:t>1,200</w:t>
            </w:r>
          </w:p>
        </w:tc>
        <w:tc>
          <w:tcPr>
            <w:tcW w:w="550" w:type="dxa"/>
          </w:tcPr>
          <w:p w14:paraId="73BA277D" w14:textId="77777777" w:rsidR="00A25833" w:rsidRDefault="009A31A5">
            <w:pPr>
              <w:spacing w:before="10" w:after="10"/>
              <w:jc w:val="right"/>
            </w:pPr>
            <w:r>
              <w:rPr>
                <w:sz w:val="16"/>
              </w:rPr>
              <w:t>1.0</w:t>
            </w:r>
          </w:p>
        </w:tc>
        <w:tc>
          <w:tcPr>
            <w:tcW w:w="700" w:type="dxa"/>
          </w:tcPr>
          <w:p w14:paraId="4789ED22" w14:textId="77777777" w:rsidR="00A25833" w:rsidRDefault="009A31A5">
            <w:pPr>
              <w:spacing w:before="10" w:after="10"/>
              <w:jc w:val="right"/>
            </w:pPr>
            <w:r>
              <w:rPr>
                <w:sz w:val="16"/>
              </w:rPr>
              <w:t>$1.47</w:t>
            </w:r>
          </w:p>
        </w:tc>
        <w:tc>
          <w:tcPr>
            <w:tcW w:w="750" w:type="dxa"/>
          </w:tcPr>
          <w:p w14:paraId="115AFB9C" w14:textId="77777777" w:rsidR="00A25833" w:rsidRDefault="009A31A5">
            <w:pPr>
              <w:spacing w:before="10" w:after="10"/>
              <w:jc w:val="right"/>
            </w:pPr>
            <w:r>
              <w:rPr>
                <w:sz w:val="16"/>
              </w:rPr>
              <w:t>$0.063</w:t>
            </w:r>
          </w:p>
        </w:tc>
      </w:tr>
      <w:tr w:rsidR="00A25833" w14:paraId="6CD0F270" w14:textId="77777777">
        <w:trPr>
          <w:jc w:val="center"/>
        </w:trPr>
        <w:tc>
          <w:tcPr>
            <w:tcW w:w="1500" w:type="dxa"/>
          </w:tcPr>
          <w:p w14:paraId="62EC7A16" w14:textId="77777777" w:rsidR="00A25833" w:rsidRDefault="009A31A5">
            <w:pPr>
              <w:spacing w:before="10" w:after="10"/>
            </w:pPr>
            <w:r>
              <w:rPr>
                <w:sz w:val="16"/>
              </w:rPr>
              <w:t>Turkmenistan</w:t>
            </w:r>
          </w:p>
        </w:tc>
        <w:tc>
          <w:tcPr>
            <w:tcW w:w="650" w:type="dxa"/>
          </w:tcPr>
          <w:p w14:paraId="25149162" w14:textId="77777777" w:rsidR="00A25833" w:rsidRDefault="009A31A5">
            <w:pPr>
              <w:spacing w:before="10" w:after="10"/>
            </w:pPr>
            <w:r>
              <w:rPr>
                <w:sz w:val="16"/>
              </w:rPr>
              <w:t>$0.010</w:t>
            </w:r>
          </w:p>
        </w:tc>
        <w:tc>
          <w:tcPr>
            <w:tcW w:w="550" w:type="dxa"/>
          </w:tcPr>
          <w:p w14:paraId="211A2BF4" w14:textId="77777777" w:rsidR="00A25833" w:rsidRDefault="009A31A5">
            <w:pPr>
              <w:spacing w:before="10" w:after="10"/>
              <w:jc w:val="right"/>
            </w:pPr>
            <w:r>
              <w:rPr>
                <w:sz w:val="16"/>
              </w:rPr>
              <w:t>32.2</w:t>
            </w:r>
          </w:p>
        </w:tc>
        <w:tc>
          <w:tcPr>
            <w:tcW w:w="500" w:type="dxa"/>
          </w:tcPr>
          <w:p w14:paraId="0414F0D5" w14:textId="77777777" w:rsidR="00A25833" w:rsidRDefault="009A31A5">
            <w:pPr>
              <w:spacing w:before="10" w:after="10"/>
              <w:jc w:val="right"/>
            </w:pPr>
            <w:r>
              <w:rPr>
                <w:sz w:val="16"/>
              </w:rPr>
              <w:t>1.34</w:t>
            </w:r>
          </w:p>
        </w:tc>
        <w:tc>
          <w:tcPr>
            <w:tcW w:w="650" w:type="dxa"/>
          </w:tcPr>
          <w:p w14:paraId="3267CFE8" w14:textId="77777777" w:rsidR="00A25833" w:rsidRDefault="009A31A5">
            <w:pPr>
              <w:spacing w:before="10" w:after="10"/>
              <w:jc w:val="right"/>
            </w:pPr>
            <w:r>
              <w:rPr>
                <w:sz w:val="16"/>
              </w:rPr>
              <w:t>$9.24</w:t>
            </w:r>
          </w:p>
        </w:tc>
        <w:tc>
          <w:tcPr>
            <w:tcW w:w="650" w:type="dxa"/>
          </w:tcPr>
          <w:p w14:paraId="539FB76B" w14:textId="77777777" w:rsidR="00A25833" w:rsidRDefault="009A31A5">
            <w:pPr>
              <w:spacing w:before="10" w:after="10"/>
              <w:jc w:val="right"/>
            </w:pPr>
            <w:r>
              <w:rPr>
                <w:sz w:val="16"/>
              </w:rPr>
              <w:t>5</w:t>
            </w:r>
          </w:p>
        </w:tc>
        <w:tc>
          <w:tcPr>
            <w:tcW w:w="550" w:type="dxa"/>
          </w:tcPr>
          <w:p w14:paraId="314C704B" w14:textId="77777777" w:rsidR="00A25833" w:rsidRDefault="009A31A5">
            <w:pPr>
              <w:spacing w:before="10" w:after="10"/>
              <w:jc w:val="right"/>
            </w:pPr>
            <w:r>
              <w:rPr>
                <w:sz w:val="16"/>
              </w:rPr>
              <w:t>0.0</w:t>
            </w:r>
          </w:p>
        </w:tc>
        <w:tc>
          <w:tcPr>
            <w:tcW w:w="700" w:type="dxa"/>
          </w:tcPr>
          <w:p w14:paraId="5C7CC0B7" w14:textId="77777777" w:rsidR="00A25833" w:rsidRDefault="009A31A5">
            <w:pPr>
              <w:spacing w:before="10" w:after="10"/>
              <w:jc w:val="right"/>
            </w:pPr>
            <w:r>
              <w:rPr>
                <w:sz w:val="16"/>
              </w:rPr>
              <w:t>$1.42</w:t>
            </w:r>
          </w:p>
        </w:tc>
        <w:tc>
          <w:tcPr>
            <w:tcW w:w="750" w:type="dxa"/>
          </w:tcPr>
          <w:p w14:paraId="38FA13A8" w14:textId="77777777" w:rsidR="00A25833" w:rsidRDefault="009A31A5">
            <w:pPr>
              <w:spacing w:before="10" w:after="10"/>
              <w:jc w:val="right"/>
            </w:pPr>
            <w:r>
              <w:rPr>
                <w:b/>
                <w:sz w:val="16"/>
              </w:rPr>
              <w:t>$0.070</w:t>
            </w:r>
          </w:p>
        </w:tc>
      </w:tr>
      <w:tr w:rsidR="00A25833" w14:paraId="2D86F4C5" w14:textId="77777777">
        <w:trPr>
          <w:jc w:val="center"/>
        </w:trPr>
        <w:tc>
          <w:tcPr>
            <w:tcW w:w="1500" w:type="dxa"/>
          </w:tcPr>
          <w:p w14:paraId="26F1ADCC" w14:textId="77777777" w:rsidR="00A25833" w:rsidRDefault="009A31A5">
            <w:pPr>
              <w:spacing w:before="10" w:after="10"/>
            </w:pPr>
            <w:r>
              <w:rPr>
                <w:sz w:val="16"/>
              </w:rPr>
              <w:t>Egypt</w:t>
            </w:r>
          </w:p>
        </w:tc>
        <w:tc>
          <w:tcPr>
            <w:tcW w:w="650" w:type="dxa"/>
          </w:tcPr>
          <w:p w14:paraId="20A52F5F" w14:textId="77777777" w:rsidR="00A25833" w:rsidRDefault="009A31A5">
            <w:pPr>
              <w:spacing w:before="10" w:after="10"/>
            </w:pPr>
            <w:r>
              <w:rPr>
                <w:sz w:val="16"/>
              </w:rPr>
              <w:t>$0.038</w:t>
            </w:r>
          </w:p>
        </w:tc>
        <w:tc>
          <w:tcPr>
            <w:tcW w:w="550" w:type="dxa"/>
          </w:tcPr>
          <w:p w14:paraId="7C171531" w14:textId="77777777" w:rsidR="00A25833" w:rsidRDefault="009A31A5">
            <w:pPr>
              <w:spacing w:before="10" w:after="10"/>
              <w:jc w:val="right"/>
            </w:pPr>
            <w:r>
              <w:rPr>
                <w:sz w:val="16"/>
              </w:rPr>
              <w:t>31.7</w:t>
            </w:r>
          </w:p>
        </w:tc>
        <w:tc>
          <w:tcPr>
            <w:tcW w:w="500" w:type="dxa"/>
          </w:tcPr>
          <w:p w14:paraId="1C94F629" w14:textId="77777777" w:rsidR="00A25833" w:rsidRDefault="009A31A5">
            <w:pPr>
              <w:spacing w:before="10" w:after="10"/>
              <w:jc w:val="right"/>
            </w:pPr>
            <w:r>
              <w:rPr>
                <w:sz w:val="16"/>
              </w:rPr>
              <w:t>1.33</w:t>
            </w:r>
          </w:p>
        </w:tc>
        <w:tc>
          <w:tcPr>
            <w:tcW w:w="650" w:type="dxa"/>
          </w:tcPr>
          <w:p w14:paraId="19B43207" w14:textId="77777777" w:rsidR="00A25833" w:rsidRDefault="009A31A5">
            <w:pPr>
              <w:spacing w:before="10" w:after="10"/>
              <w:jc w:val="right"/>
            </w:pPr>
            <w:r>
              <w:rPr>
                <w:sz w:val="16"/>
              </w:rPr>
              <w:t>$7.63</w:t>
            </w:r>
          </w:p>
        </w:tc>
        <w:tc>
          <w:tcPr>
            <w:tcW w:w="650" w:type="dxa"/>
          </w:tcPr>
          <w:p w14:paraId="30EFF3B0" w14:textId="77777777" w:rsidR="00A25833" w:rsidRDefault="009A31A5">
            <w:pPr>
              <w:spacing w:before="10" w:after="10"/>
              <w:jc w:val="right"/>
            </w:pPr>
            <w:r>
              <w:rPr>
                <w:sz w:val="16"/>
              </w:rPr>
              <w:t>150</w:t>
            </w:r>
          </w:p>
        </w:tc>
        <w:tc>
          <w:tcPr>
            <w:tcW w:w="550" w:type="dxa"/>
          </w:tcPr>
          <w:p w14:paraId="006462CF" w14:textId="77777777" w:rsidR="00A25833" w:rsidRDefault="009A31A5">
            <w:pPr>
              <w:spacing w:before="10" w:after="10"/>
              <w:jc w:val="right"/>
            </w:pPr>
            <w:r>
              <w:rPr>
                <w:sz w:val="16"/>
              </w:rPr>
              <w:t>0.1</w:t>
            </w:r>
          </w:p>
        </w:tc>
        <w:tc>
          <w:tcPr>
            <w:tcW w:w="700" w:type="dxa"/>
          </w:tcPr>
          <w:p w14:paraId="262F57B2" w14:textId="77777777" w:rsidR="00A25833" w:rsidRDefault="009A31A5">
            <w:pPr>
              <w:spacing w:before="10" w:after="10"/>
              <w:jc w:val="right"/>
            </w:pPr>
            <w:r>
              <w:rPr>
                <w:sz w:val="16"/>
              </w:rPr>
              <w:t>$1.43</w:t>
            </w:r>
          </w:p>
        </w:tc>
        <w:tc>
          <w:tcPr>
            <w:tcW w:w="750" w:type="dxa"/>
          </w:tcPr>
          <w:p w14:paraId="01441FDC" w14:textId="77777777" w:rsidR="00A25833" w:rsidRDefault="009A31A5">
            <w:pPr>
              <w:spacing w:before="10" w:after="10"/>
              <w:jc w:val="right"/>
            </w:pPr>
            <w:r>
              <w:rPr>
                <w:b/>
                <w:sz w:val="16"/>
              </w:rPr>
              <w:t>$0.080</w:t>
            </w:r>
          </w:p>
        </w:tc>
      </w:tr>
      <w:tr w:rsidR="00A25833" w14:paraId="3D877F37" w14:textId="77777777">
        <w:trPr>
          <w:jc w:val="center"/>
        </w:trPr>
        <w:tc>
          <w:tcPr>
            <w:tcW w:w="1500" w:type="dxa"/>
          </w:tcPr>
          <w:p w14:paraId="2D68E5BD" w14:textId="77777777" w:rsidR="00A25833" w:rsidRDefault="009A31A5">
            <w:pPr>
              <w:spacing w:before="10" w:after="10"/>
            </w:pPr>
            <w:r>
              <w:rPr>
                <w:sz w:val="16"/>
              </w:rPr>
              <w:t>India</w:t>
            </w:r>
          </w:p>
        </w:tc>
        <w:tc>
          <w:tcPr>
            <w:tcW w:w="650" w:type="dxa"/>
          </w:tcPr>
          <w:p w14:paraId="2C423D2B" w14:textId="77777777" w:rsidR="00A25833" w:rsidRDefault="009A31A5">
            <w:pPr>
              <w:spacing w:before="10" w:after="10"/>
            </w:pPr>
            <w:r>
              <w:rPr>
                <w:sz w:val="16"/>
              </w:rPr>
              <w:t>$0.090</w:t>
            </w:r>
          </w:p>
        </w:tc>
        <w:tc>
          <w:tcPr>
            <w:tcW w:w="550" w:type="dxa"/>
          </w:tcPr>
          <w:p w14:paraId="043170FB" w14:textId="77777777" w:rsidR="00A25833" w:rsidRDefault="009A31A5">
            <w:pPr>
              <w:spacing w:before="10" w:after="10"/>
              <w:jc w:val="right"/>
            </w:pPr>
            <w:r>
              <w:rPr>
                <w:sz w:val="16"/>
              </w:rPr>
              <w:t>30.2</w:t>
            </w:r>
          </w:p>
        </w:tc>
        <w:tc>
          <w:tcPr>
            <w:tcW w:w="500" w:type="dxa"/>
          </w:tcPr>
          <w:p w14:paraId="77C7FA8D" w14:textId="77777777" w:rsidR="00A25833" w:rsidRDefault="009A31A5">
            <w:pPr>
              <w:spacing w:before="10" w:after="10"/>
              <w:jc w:val="right"/>
            </w:pPr>
            <w:r>
              <w:rPr>
                <w:sz w:val="16"/>
              </w:rPr>
              <w:t>1.31</w:t>
            </w:r>
          </w:p>
        </w:tc>
        <w:tc>
          <w:tcPr>
            <w:tcW w:w="650" w:type="dxa"/>
          </w:tcPr>
          <w:p w14:paraId="4DE3DF9B" w14:textId="77777777" w:rsidR="00A25833" w:rsidRDefault="009A31A5">
            <w:pPr>
              <w:spacing w:before="10" w:after="10"/>
              <w:jc w:val="right"/>
            </w:pPr>
            <w:r>
              <w:rPr>
                <w:sz w:val="16"/>
              </w:rPr>
              <w:t>$6.64</w:t>
            </w:r>
          </w:p>
        </w:tc>
        <w:tc>
          <w:tcPr>
            <w:tcW w:w="650" w:type="dxa"/>
          </w:tcPr>
          <w:p w14:paraId="3A062097" w14:textId="77777777" w:rsidR="00A25833" w:rsidRDefault="009A31A5">
            <w:pPr>
              <w:spacing w:before="10" w:after="10"/>
              <w:jc w:val="right"/>
            </w:pPr>
            <w:r>
              <w:rPr>
                <w:sz w:val="16"/>
              </w:rPr>
              <w:t>3,600</w:t>
            </w:r>
          </w:p>
        </w:tc>
        <w:tc>
          <w:tcPr>
            <w:tcW w:w="550" w:type="dxa"/>
          </w:tcPr>
          <w:p w14:paraId="181D0E2F" w14:textId="77777777" w:rsidR="00A25833" w:rsidRDefault="009A31A5">
            <w:pPr>
              <w:spacing w:before="10" w:after="10"/>
              <w:jc w:val="right"/>
            </w:pPr>
            <w:r>
              <w:rPr>
                <w:sz w:val="16"/>
              </w:rPr>
              <w:t>2.9</w:t>
            </w:r>
          </w:p>
        </w:tc>
        <w:tc>
          <w:tcPr>
            <w:tcW w:w="700" w:type="dxa"/>
          </w:tcPr>
          <w:p w14:paraId="2DB5E5EF" w14:textId="77777777" w:rsidR="00A25833" w:rsidRDefault="009A31A5">
            <w:pPr>
              <w:spacing w:before="10" w:after="10"/>
              <w:jc w:val="right"/>
            </w:pPr>
            <w:r>
              <w:rPr>
                <w:sz w:val="16"/>
              </w:rPr>
              <w:t>$1.48</w:t>
            </w:r>
          </w:p>
        </w:tc>
        <w:tc>
          <w:tcPr>
            <w:tcW w:w="750" w:type="dxa"/>
          </w:tcPr>
          <w:p w14:paraId="3642D8E4" w14:textId="77777777" w:rsidR="00A25833" w:rsidRDefault="009A31A5">
            <w:pPr>
              <w:spacing w:before="10" w:after="10"/>
              <w:jc w:val="right"/>
            </w:pPr>
            <w:r>
              <w:rPr>
                <w:sz w:val="16"/>
              </w:rPr>
              <w:t>$0.090</w:t>
            </w:r>
          </w:p>
        </w:tc>
      </w:tr>
      <w:tr w:rsidR="00A25833" w14:paraId="2BE5902F" w14:textId="77777777">
        <w:trPr>
          <w:jc w:val="center"/>
        </w:trPr>
        <w:tc>
          <w:tcPr>
            <w:tcW w:w="1500" w:type="dxa"/>
          </w:tcPr>
          <w:p w14:paraId="12283966" w14:textId="77777777" w:rsidR="00A25833" w:rsidRDefault="009A31A5">
            <w:pPr>
              <w:spacing w:before="10" w:after="10"/>
            </w:pPr>
            <w:r>
              <w:rPr>
                <w:sz w:val="16"/>
              </w:rPr>
              <w:t>Indonesia</w:t>
            </w:r>
          </w:p>
        </w:tc>
        <w:tc>
          <w:tcPr>
            <w:tcW w:w="650" w:type="dxa"/>
          </w:tcPr>
          <w:p w14:paraId="2C2EBE6B" w14:textId="77777777" w:rsidR="00A25833" w:rsidRDefault="009A31A5">
            <w:pPr>
              <w:spacing w:before="10" w:after="10"/>
            </w:pPr>
            <w:r>
              <w:rPr>
                <w:sz w:val="16"/>
              </w:rPr>
              <w:t>$0.067</w:t>
            </w:r>
          </w:p>
        </w:tc>
        <w:tc>
          <w:tcPr>
            <w:tcW w:w="550" w:type="dxa"/>
          </w:tcPr>
          <w:p w14:paraId="184BE9D6" w14:textId="77777777" w:rsidR="00A25833" w:rsidRDefault="009A31A5">
            <w:pPr>
              <w:spacing w:before="10" w:after="10"/>
              <w:jc w:val="right"/>
            </w:pPr>
            <w:r>
              <w:rPr>
                <w:sz w:val="16"/>
              </w:rPr>
              <w:t>26.4</w:t>
            </w:r>
          </w:p>
        </w:tc>
        <w:tc>
          <w:tcPr>
            <w:tcW w:w="500" w:type="dxa"/>
          </w:tcPr>
          <w:p w14:paraId="33567DDA" w14:textId="77777777" w:rsidR="00A25833" w:rsidRDefault="009A31A5">
            <w:pPr>
              <w:spacing w:before="10" w:after="10"/>
              <w:jc w:val="right"/>
            </w:pPr>
            <w:r>
              <w:rPr>
                <w:sz w:val="16"/>
              </w:rPr>
              <w:t>1.25</w:t>
            </w:r>
          </w:p>
        </w:tc>
        <w:tc>
          <w:tcPr>
            <w:tcW w:w="650" w:type="dxa"/>
          </w:tcPr>
          <w:p w14:paraId="1826D623" w14:textId="77777777" w:rsidR="00A25833" w:rsidRDefault="009A31A5">
            <w:pPr>
              <w:spacing w:before="10" w:after="10"/>
              <w:jc w:val="right"/>
            </w:pPr>
            <w:r>
              <w:rPr>
                <w:sz w:val="16"/>
              </w:rPr>
              <w:t>$11.21</w:t>
            </w:r>
          </w:p>
        </w:tc>
        <w:tc>
          <w:tcPr>
            <w:tcW w:w="650" w:type="dxa"/>
          </w:tcPr>
          <w:p w14:paraId="24F1AA33" w14:textId="77777777" w:rsidR="00A25833" w:rsidRDefault="009A31A5">
            <w:pPr>
              <w:spacing w:before="10" w:after="10"/>
              <w:jc w:val="right"/>
            </w:pPr>
            <w:r>
              <w:rPr>
                <w:sz w:val="16"/>
              </w:rPr>
              <w:t>500</w:t>
            </w:r>
          </w:p>
        </w:tc>
        <w:tc>
          <w:tcPr>
            <w:tcW w:w="550" w:type="dxa"/>
          </w:tcPr>
          <w:p w14:paraId="661B23D1" w14:textId="77777777" w:rsidR="00A25833" w:rsidRDefault="009A31A5">
            <w:pPr>
              <w:spacing w:before="10" w:after="10"/>
              <w:jc w:val="right"/>
            </w:pPr>
            <w:r>
              <w:rPr>
                <w:sz w:val="16"/>
              </w:rPr>
              <w:t>0.4</w:t>
            </w:r>
          </w:p>
        </w:tc>
        <w:tc>
          <w:tcPr>
            <w:tcW w:w="700" w:type="dxa"/>
          </w:tcPr>
          <w:p w14:paraId="3A39F918" w14:textId="77777777" w:rsidR="00A25833" w:rsidRDefault="009A31A5">
            <w:pPr>
              <w:spacing w:before="10" w:after="10"/>
              <w:jc w:val="right"/>
            </w:pPr>
            <w:r>
              <w:rPr>
                <w:sz w:val="16"/>
              </w:rPr>
              <w:t>$1.48</w:t>
            </w:r>
          </w:p>
        </w:tc>
        <w:tc>
          <w:tcPr>
            <w:tcW w:w="750" w:type="dxa"/>
          </w:tcPr>
          <w:p w14:paraId="5D15E456" w14:textId="77777777" w:rsidR="00A25833" w:rsidRDefault="009A31A5">
            <w:pPr>
              <w:spacing w:before="10" w:after="10"/>
              <w:jc w:val="right"/>
            </w:pPr>
            <w:r>
              <w:rPr>
                <w:sz w:val="16"/>
              </w:rPr>
              <w:t>$0.067</w:t>
            </w:r>
          </w:p>
        </w:tc>
      </w:tr>
      <w:tr w:rsidR="00A25833" w14:paraId="5FF8D248" w14:textId="77777777">
        <w:trPr>
          <w:jc w:val="center"/>
        </w:trPr>
        <w:tc>
          <w:tcPr>
            <w:tcW w:w="1500" w:type="dxa"/>
          </w:tcPr>
          <w:p w14:paraId="20D925DB" w14:textId="77777777" w:rsidR="00A25833" w:rsidRDefault="009A31A5">
            <w:pPr>
              <w:spacing w:before="10" w:after="10"/>
            </w:pPr>
            <w:r>
              <w:rPr>
                <w:sz w:val="16"/>
              </w:rPr>
              <w:t>Sweden</w:t>
            </w:r>
          </w:p>
        </w:tc>
        <w:tc>
          <w:tcPr>
            <w:tcW w:w="650" w:type="dxa"/>
          </w:tcPr>
          <w:p w14:paraId="458E00AD" w14:textId="77777777" w:rsidR="00A25833" w:rsidRDefault="009A31A5">
            <w:pPr>
              <w:spacing w:before="10" w:after="10"/>
            </w:pPr>
            <w:r>
              <w:rPr>
                <w:sz w:val="16"/>
              </w:rPr>
              <w:t>$0.068</w:t>
            </w:r>
          </w:p>
        </w:tc>
        <w:tc>
          <w:tcPr>
            <w:tcW w:w="550" w:type="dxa"/>
          </w:tcPr>
          <w:p w14:paraId="73BCB693" w14:textId="77777777" w:rsidR="00A25833" w:rsidRDefault="009A31A5">
            <w:pPr>
              <w:spacing w:before="10" w:after="10"/>
              <w:jc w:val="right"/>
            </w:pPr>
            <w:r>
              <w:rPr>
                <w:sz w:val="16"/>
              </w:rPr>
              <w:t>15.2</w:t>
            </w:r>
          </w:p>
        </w:tc>
        <w:tc>
          <w:tcPr>
            <w:tcW w:w="500" w:type="dxa"/>
          </w:tcPr>
          <w:p w14:paraId="29B51B6B" w14:textId="77777777" w:rsidR="00A25833" w:rsidRDefault="009A31A5">
            <w:pPr>
              <w:spacing w:before="10" w:after="10"/>
              <w:jc w:val="right"/>
            </w:pPr>
            <w:r>
              <w:rPr>
                <w:sz w:val="16"/>
              </w:rPr>
              <w:t>1.08</w:t>
            </w:r>
          </w:p>
        </w:tc>
        <w:tc>
          <w:tcPr>
            <w:tcW w:w="650" w:type="dxa"/>
          </w:tcPr>
          <w:p w14:paraId="23E98EA5" w14:textId="77777777" w:rsidR="00A25833" w:rsidRDefault="009A31A5">
            <w:pPr>
              <w:spacing w:before="10" w:after="10"/>
              <w:jc w:val="right"/>
            </w:pPr>
            <w:r>
              <w:rPr>
                <w:sz w:val="16"/>
              </w:rPr>
              <w:t>$12.29</w:t>
            </w:r>
          </w:p>
        </w:tc>
        <w:tc>
          <w:tcPr>
            <w:tcW w:w="650" w:type="dxa"/>
          </w:tcPr>
          <w:p w14:paraId="52122150" w14:textId="77777777" w:rsidR="00A25833" w:rsidRDefault="009A31A5">
            <w:pPr>
              <w:spacing w:before="10" w:after="10"/>
              <w:jc w:val="right"/>
            </w:pPr>
            <w:r>
              <w:rPr>
                <w:sz w:val="16"/>
              </w:rPr>
              <w:t>500</w:t>
            </w:r>
          </w:p>
        </w:tc>
        <w:tc>
          <w:tcPr>
            <w:tcW w:w="550" w:type="dxa"/>
          </w:tcPr>
          <w:p w14:paraId="1C94DDF2" w14:textId="77777777" w:rsidR="00A25833" w:rsidRDefault="009A31A5">
            <w:pPr>
              <w:spacing w:before="10" w:after="10"/>
              <w:jc w:val="right"/>
            </w:pPr>
            <w:r>
              <w:rPr>
                <w:sz w:val="16"/>
              </w:rPr>
              <w:t>0.4</w:t>
            </w:r>
          </w:p>
        </w:tc>
        <w:tc>
          <w:tcPr>
            <w:tcW w:w="700" w:type="dxa"/>
          </w:tcPr>
          <w:p w14:paraId="16134543" w14:textId="77777777" w:rsidR="00A25833" w:rsidRDefault="009A31A5">
            <w:pPr>
              <w:spacing w:before="10" w:after="10"/>
              <w:jc w:val="right"/>
            </w:pPr>
            <w:r>
              <w:rPr>
                <w:sz w:val="16"/>
              </w:rPr>
              <w:t>$1.48</w:t>
            </w:r>
          </w:p>
        </w:tc>
        <w:tc>
          <w:tcPr>
            <w:tcW w:w="750" w:type="dxa"/>
          </w:tcPr>
          <w:p w14:paraId="7C54E597" w14:textId="77777777" w:rsidR="00A25833" w:rsidRDefault="009A31A5">
            <w:pPr>
              <w:spacing w:before="10" w:after="10"/>
              <w:jc w:val="right"/>
            </w:pPr>
            <w:r>
              <w:rPr>
                <w:b/>
                <w:sz w:val="16"/>
              </w:rPr>
              <w:t>$0.071</w:t>
            </w:r>
          </w:p>
        </w:tc>
      </w:tr>
      <w:tr w:rsidR="00A25833" w14:paraId="1EE7F471" w14:textId="77777777">
        <w:trPr>
          <w:jc w:val="center"/>
        </w:trPr>
        <w:tc>
          <w:tcPr>
            <w:tcW w:w="1500" w:type="dxa"/>
          </w:tcPr>
          <w:p w14:paraId="67A7FAE1" w14:textId="77777777" w:rsidR="00A25833" w:rsidRDefault="009A31A5">
            <w:pPr>
              <w:spacing w:before="10" w:after="10"/>
            </w:pPr>
            <w:r>
              <w:rPr>
                <w:sz w:val="16"/>
              </w:rPr>
              <w:t>Kazakhstan</w:t>
            </w:r>
          </w:p>
        </w:tc>
        <w:tc>
          <w:tcPr>
            <w:tcW w:w="650" w:type="dxa"/>
          </w:tcPr>
          <w:p w14:paraId="32508B11" w14:textId="77777777" w:rsidR="00A25833" w:rsidRDefault="009A31A5">
            <w:pPr>
              <w:spacing w:before="10" w:after="10"/>
            </w:pPr>
            <w:r>
              <w:rPr>
                <w:sz w:val="16"/>
              </w:rPr>
              <w:t>$0.066</w:t>
            </w:r>
          </w:p>
        </w:tc>
        <w:tc>
          <w:tcPr>
            <w:tcW w:w="550" w:type="dxa"/>
          </w:tcPr>
          <w:p w14:paraId="56F3D248" w14:textId="77777777" w:rsidR="00A25833" w:rsidRDefault="009A31A5">
            <w:pPr>
              <w:spacing w:before="10" w:after="10"/>
              <w:jc w:val="right"/>
            </w:pPr>
            <w:r>
              <w:rPr>
                <w:sz w:val="16"/>
              </w:rPr>
              <w:t>24.9</w:t>
            </w:r>
          </w:p>
        </w:tc>
        <w:tc>
          <w:tcPr>
            <w:tcW w:w="500" w:type="dxa"/>
          </w:tcPr>
          <w:p w14:paraId="62D6FC74" w14:textId="77777777" w:rsidR="00A25833" w:rsidRDefault="009A31A5">
            <w:pPr>
              <w:spacing w:before="10" w:after="10"/>
              <w:jc w:val="right"/>
            </w:pPr>
            <w:r>
              <w:rPr>
                <w:sz w:val="16"/>
              </w:rPr>
              <w:t>1.23</w:t>
            </w:r>
          </w:p>
        </w:tc>
        <w:tc>
          <w:tcPr>
            <w:tcW w:w="650" w:type="dxa"/>
          </w:tcPr>
          <w:p w14:paraId="6C9FE859" w14:textId="77777777" w:rsidR="00A25833" w:rsidRDefault="009A31A5">
            <w:pPr>
              <w:spacing w:before="10" w:after="10"/>
              <w:jc w:val="right"/>
            </w:pPr>
            <w:r>
              <w:rPr>
                <w:sz w:val="16"/>
              </w:rPr>
              <w:t>$9.53</w:t>
            </w:r>
          </w:p>
        </w:tc>
        <w:tc>
          <w:tcPr>
            <w:tcW w:w="650" w:type="dxa"/>
          </w:tcPr>
          <w:p w14:paraId="4DA181FC" w14:textId="77777777" w:rsidR="00A25833" w:rsidRDefault="009A31A5">
            <w:pPr>
              <w:spacing w:before="10" w:after="10"/>
              <w:jc w:val="right"/>
            </w:pPr>
            <w:r>
              <w:rPr>
                <w:sz w:val="16"/>
              </w:rPr>
              <w:t>100</w:t>
            </w:r>
          </w:p>
        </w:tc>
        <w:tc>
          <w:tcPr>
            <w:tcW w:w="550" w:type="dxa"/>
          </w:tcPr>
          <w:p w14:paraId="480490DD" w14:textId="77777777" w:rsidR="00A25833" w:rsidRDefault="009A31A5">
            <w:pPr>
              <w:spacing w:before="10" w:after="10"/>
              <w:jc w:val="right"/>
            </w:pPr>
            <w:r>
              <w:rPr>
                <w:sz w:val="16"/>
              </w:rPr>
              <w:t>0.1</w:t>
            </w:r>
          </w:p>
        </w:tc>
        <w:tc>
          <w:tcPr>
            <w:tcW w:w="700" w:type="dxa"/>
          </w:tcPr>
          <w:p w14:paraId="723652D6" w14:textId="77777777" w:rsidR="00A25833" w:rsidRDefault="009A31A5">
            <w:pPr>
              <w:spacing w:before="10" w:after="10"/>
              <w:jc w:val="right"/>
            </w:pPr>
            <w:r>
              <w:rPr>
                <w:sz w:val="16"/>
              </w:rPr>
              <w:t>$1.47</w:t>
            </w:r>
          </w:p>
        </w:tc>
        <w:tc>
          <w:tcPr>
            <w:tcW w:w="750" w:type="dxa"/>
          </w:tcPr>
          <w:p w14:paraId="2914D2CE" w14:textId="77777777" w:rsidR="00A25833" w:rsidRDefault="009A31A5">
            <w:pPr>
              <w:spacing w:before="10" w:after="10"/>
              <w:jc w:val="right"/>
            </w:pPr>
            <w:r>
              <w:rPr>
                <w:b/>
                <w:sz w:val="16"/>
              </w:rPr>
              <w:t>$0.085</w:t>
            </w:r>
          </w:p>
        </w:tc>
      </w:tr>
      <w:tr w:rsidR="00A25833" w14:paraId="641C0C15" w14:textId="77777777">
        <w:trPr>
          <w:jc w:val="center"/>
        </w:trPr>
        <w:tc>
          <w:tcPr>
            <w:tcW w:w="1500" w:type="dxa"/>
          </w:tcPr>
          <w:p w14:paraId="43995117" w14:textId="77777777" w:rsidR="00A25833" w:rsidRDefault="009A31A5">
            <w:pPr>
              <w:spacing w:before="10" w:after="10"/>
            </w:pPr>
            <w:r>
              <w:rPr>
                <w:sz w:val="16"/>
              </w:rPr>
              <w:t>Iran</w:t>
            </w:r>
          </w:p>
        </w:tc>
        <w:tc>
          <w:tcPr>
            <w:tcW w:w="650" w:type="dxa"/>
          </w:tcPr>
          <w:p w14:paraId="6BC8C87A" w14:textId="77777777" w:rsidR="00A25833" w:rsidRDefault="009A31A5">
            <w:pPr>
              <w:spacing w:before="10" w:after="10"/>
            </w:pPr>
            <w:r>
              <w:rPr>
                <w:sz w:val="16"/>
              </w:rPr>
              <w:t>$0.005</w:t>
            </w:r>
          </w:p>
        </w:tc>
        <w:tc>
          <w:tcPr>
            <w:tcW w:w="550" w:type="dxa"/>
          </w:tcPr>
          <w:p w14:paraId="10BFEA75" w14:textId="77777777" w:rsidR="00A25833" w:rsidRDefault="009A31A5">
            <w:pPr>
              <w:spacing w:before="10" w:after="10"/>
              <w:jc w:val="right"/>
            </w:pPr>
            <w:r>
              <w:rPr>
                <w:sz w:val="16"/>
              </w:rPr>
              <w:t>31.2</w:t>
            </w:r>
          </w:p>
        </w:tc>
        <w:tc>
          <w:tcPr>
            <w:tcW w:w="500" w:type="dxa"/>
          </w:tcPr>
          <w:p w14:paraId="2D9240FA" w14:textId="77777777" w:rsidR="00A25833" w:rsidRDefault="009A31A5">
            <w:pPr>
              <w:spacing w:before="10" w:after="10"/>
              <w:jc w:val="right"/>
            </w:pPr>
            <w:r>
              <w:rPr>
                <w:sz w:val="16"/>
              </w:rPr>
              <w:t>1.32</w:t>
            </w:r>
          </w:p>
        </w:tc>
        <w:tc>
          <w:tcPr>
            <w:tcW w:w="650" w:type="dxa"/>
          </w:tcPr>
          <w:p w14:paraId="5ED392AE" w14:textId="77777777" w:rsidR="00A25833" w:rsidRDefault="009A31A5">
            <w:pPr>
              <w:spacing w:before="10" w:after="10"/>
              <w:jc w:val="right"/>
            </w:pPr>
            <w:r>
              <w:rPr>
                <w:sz w:val="16"/>
              </w:rPr>
              <w:t>$8.50</w:t>
            </w:r>
          </w:p>
        </w:tc>
        <w:tc>
          <w:tcPr>
            <w:tcW w:w="650" w:type="dxa"/>
          </w:tcPr>
          <w:p w14:paraId="75AF1192" w14:textId="77777777" w:rsidR="00A25833" w:rsidRDefault="009A31A5">
            <w:pPr>
              <w:spacing w:before="10" w:after="10"/>
              <w:jc w:val="right"/>
            </w:pPr>
            <w:r>
              <w:rPr>
                <w:sz w:val="16"/>
              </w:rPr>
              <w:t>10</w:t>
            </w:r>
          </w:p>
        </w:tc>
        <w:tc>
          <w:tcPr>
            <w:tcW w:w="550" w:type="dxa"/>
          </w:tcPr>
          <w:p w14:paraId="5842119D" w14:textId="77777777" w:rsidR="00A25833" w:rsidRDefault="009A31A5">
            <w:pPr>
              <w:spacing w:before="10" w:after="10"/>
              <w:jc w:val="right"/>
            </w:pPr>
            <w:r>
              <w:rPr>
                <w:sz w:val="16"/>
              </w:rPr>
              <w:t>0.0</w:t>
            </w:r>
          </w:p>
        </w:tc>
        <w:tc>
          <w:tcPr>
            <w:tcW w:w="700" w:type="dxa"/>
          </w:tcPr>
          <w:p w14:paraId="79AA8C5F" w14:textId="77777777" w:rsidR="00A25833" w:rsidRDefault="009A31A5">
            <w:pPr>
              <w:spacing w:before="10" w:after="10"/>
              <w:jc w:val="right"/>
            </w:pPr>
            <w:r>
              <w:rPr>
                <w:sz w:val="16"/>
              </w:rPr>
              <w:t>$1.41</w:t>
            </w:r>
          </w:p>
        </w:tc>
        <w:tc>
          <w:tcPr>
            <w:tcW w:w="750" w:type="dxa"/>
          </w:tcPr>
          <w:p w14:paraId="1ED81EA3" w14:textId="77777777" w:rsidR="00A25833" w:rsidRDefault="009A31A5">
            <w:pPr>
              <w:spacing w:before="10" w:after="10"/>
              <w:jc w:val="right"/>
            </w:pPr>
            <w:r>
              <w:rPr>
                <w:b/>
                <w:sz w:val="16"/>
              </w:rPr>
              <w:t>$0.085</w:t>
            </w:r>
          </w:p>
        </w:tc>
      </w:tr>
      <w:tr w:rsidR="00A25833" w14:paraId="5C09B7EE" w14:textId="77777777">
        <w:trPr>
          <w:jc w:val="center"/>
        </w:trPr>
        <w:tc>
          <w:tcPr>
            <w:tcW w:w="1500" w:type="dxa"/>
          </w:tcPr>
          <w:p w14:paraId="23087CAA" w14:textId="77777777" w:rsidR="00A25833" w:rsidRDefault="009A31A5">
            <w:pPr>
              <w:spacing w:before="10" w:after="10"/>
            </w:pPr>
            <w:r>
              <w:rPr>
                <w:sz w:val="16"/>
              </w:rPr>
              <w:t>Georgia</w:t>
            </w:r>
          </w:p>
        </w:tc>
        <w:tc>
          <w:tcPr>
            <w:tcW w:w="650" w:type="dxa"/>
          </w:tcPr>
          <w:p w14:paraId="17A342FA" w14:textId="77777777" w:rsidR="00A25833" w:rsidRDefault="009A31A5">
            <w:pPr>
              <w:spacing w:before="10" w:after="10"/>
            </w:pPr>
            <w:r>
              <w:rPr>
                <w:sz w:val="16"/>
              </w:rPr>
              <w:t>$0.091</w:t>
            </w:r>
          </w:p>
        </w:tc>
        <w:tc>
          <w:tcPr>
            <w:tcW w:w="550" w:type="dxa"/>
          </w:tcPr>
          <w:p w14:paraId="6D4D33A7" w14:textId="77777777" w:rsidR="00A25833" w:rsidRDefault="009A31A5">
            <w:pPr>
              <w:spacing w:before="10" w:after="10"/>
              <w:jc w:val="right"/>
            </w:pPr>
            <w:r>
              <w:rPr>
                <w:sz w:val="16"/>
              </w:rPr>
              <w:t>19.4</w:t>
            </w:r>
          </w:p>
        </w:tc>
        <w:tc>
          <w:tcPr>
            <w:tcW w:w="500" w:type="dxa"/>
          </w:tcPr>
          <w:p w14:paraId="45C38EC5" w14:textId="77777777" w:rsidR="00A25833" w:rsidRDefault="009A31A5">
            <w:pPr>
              <w:spacing w:before="10" w:after="10"/>
              <w:jc w:val="right"/>
            </w:pPr>
            <w:r>
              <w:rPr>
                <w:sz w:val="16"/>
              </w:rPr>
              <w:t>1.15</w:t>
            </w:r>
          </w:p>
        </w:tc>
        <w:tc>
          <w:tcPr>
            <w:tcW w:w="650" w:type="dxa"/>
          </w:tcPr>
          <w:p w14:paraId="7A48F434" w14:textId="77777777" w:rsidR="00A25833" w:rsidRDefault="009A31A5">
            <w:pPr>
              <w:spacing w:before="10" w:after="10"/>
              <w:jc w:val="right"/>
            </w:pPr>
            <w:r>
              <w:rPr>
                <w:sz w:val="16"/>
              </w:rPr>
              <w:t>$9.58</w:t>
            </w:r>
          </w:p>
        </w:tc>
        <w:tc>
          <w:tcPr>
            <w:tcW w:w="650" w:type="dxa"/>
          </w:tcPr>
          <w:p w14:paraId="5BCD6A85" w14:textId="77777777" w:rsidR="00A25833" w:rsidRDefault="009A31A5">
            <w:pPr>
              <w:spacing w:before="10" w:after="10"/>
              <w:jc w:val="right"/>
            </w:pPr>
            <w:r>
              <w:rPr>
                <w:sz w:val="16"/>
              </w:rPr>
              <w:t>15</w:t>
            </w:r>
          </w:p>
        </w:tc>
        <w:tc>
          <w:tcPr>
            <w:tcW w:w="550" w:type="dxa"/>
          </w:tcPr>
          <w:p w14:paraId="727C656D" w14:textId="77777777" w:rsidR="00A25833" w:rsidRDefault="009A31A5">
            <w:pPr>
              <w:spacing w:before="10" w:after="10"/>
              <w:jc w:val="right"/>
            </w:pPr>
            <w:r>
              <w:rPr>
                <w:sz w:val="16"/>
              </w:rPr>
              <w:t>0.0</w:t>
            </w:r>
          </w:p>
        </w:tc>
        <w:tc>
          <w:tcPr>
            <w:tcW w:w="700" w:type="dxa"/>
          </w:tcPr>
          <w:p w14:paraId="294C0321" w14:textId="77777777" w:rsidR="00A25833" w:rsidRDefault="009A31A5">
            <w:pPr>
              <w:spacing w:before="10" w:after="10"/>
              <w:jc w:val="right"/>
            </w:pPr>
            <w:r>
              <w:rPr>
                <w:sz w:val="16"/>
              </w:rPr>
              <w:t>$1.48</w:t>
            </w:r>
          </w:p>
        </w:tc>
        <w:tc>
          <w:tcPr>
            <w:tcW w:w="750" w:type="dxa"/>
          </w:tcPr>
          <w:p w14:paraId="6420DEA1" w14:textId="77777777" w:rsidR="00A25833" w:rsidRDefault="009A31A5">
            <w:pPr>
              <w:spacing w:before="10" w:after="10"/>
              <w:jc w:val="right"/>
            </w:pPr>
            <w:r>
              <w:rPr>
                <w:sz w:val="16"/>
              </w:rPr>
              <w:t>$0.091</w:t>
            </w:r>
          </w:p>
        </w:tc>
      </w:tr>
      <w:tr w:rsidR="00A25833" w14:paraId="39D44E3A" w14:textId="77777777">
        <w:trPr>
          <w:jc w:val="center"/>
        </w:trPr>
        <w:tc>
          <w:tcPr>
            <w:tcW w:w="1500" w:type="dxa"/>
          </w:tcPr>
          <w:p w14:paraId="7BE1FF72" w14:textId="77777777" w:rsidR="00A25833" w:rsidRDefault="009A31A5">
            <w:pPr>
              <w:spacing w:before="10" w:after="10"/>
            </w:pPr>
            <w:r>
              <w:rPr>
                <w:sz w:val="16"/>
              </w:rPr>
              <w:t>Uzbekistan</w:t>
            </w:r>
          </w:p>
        </w:tc>
        <w:tc>
          <w:tcPr>
            <w:tcW w:w="650" w:type="dxa"/>
          </w:tcPr>
          <w:p w14:paraId="2811BE63" w14:textId="77777777" w:rsidR="00A25833" w:rsidRDefault="009A31A5">
            <w:pPr>
              <w:spacing w:before="10" w:after="10"/>
            </w:pPr>
            <w:r>
              <w:rPr>
                <w:sz w:val="16"/>
              </w:rPr>
              <w:t>$0.071</w:t>
            </w:r>
          </w:p>
        </w:tc>
        <w:tc>
          <w:tcPr>
            <w:tcW w:w="550" w:type="dxa"/>
          </w:tcPr>
          <w:p w14:paraId="4BC1AD1D" w14:textId="77777777" w:rsidR="00A25833" w:rsidRDefault="009A31A5">
            <w:pPr>
              <w:spacing w:before="10" w:after="10"/>
              <w:jc w:val="right"/>
            </w:pPr>
            <w:r>
              <w:rPr>
                <w:sz w:val="16"/>
              </w:rPr>
              <w:t>29.9</w:t>
            </w:r>
          </w:p>
        </w:tc>
        <w:tc>
          <w:tcPr>
            <w:tcW w:w="500" w:type="dxa"/>
          </w:tcPr>
          <w:p w14:paraId="601B0082" w14:textId="77777777" w:rsidR="00A25833" w:rsidRDefault="009A31A5">
            <w:pPr>
              <w:spacing w:before="10" w:after="10"/>
              <w:jc w:val="right"/>
            </w:pPr>
            <w:r>
              <w:rPr>
                <w:sz w:val="16"/>
              </w:rPr>
              <w:t>1.30</w:t>
            </w:r>
          </w:p>
        </w:tc>
        <w:tc>
          <w:tcPr>
            <w:tcW w:w="650" w:type="dxa"/>
          </w:tcPr>
          <w:p w14:paraId="06EF664E" w14:textId="77777777" w:rsidR="00A25833" w:rsidRDefault="009A31A5">
            <w:pPr>
              <w:spacing w:before="10" w:after="10"/>
              <w:jc w:val="right"/>
            </w:pPr>
            <w:r>
              <w:rPr>
                <w:sz w:val="16"/>
              </w:rPr>
              <w:t>$8.37</w:t>
            </w:r>
          </w:p>
        </w:tc>
        <w:tc>
          <w:tcPr>
            <w:tcW w:w="650" w:type="dxa"/>
          </w:tcPr>
          <w:p w14:paraId="2934611B" w14:textId="77777777" w:rsidR="00A25833" w:rsidRDefault="009A31A5">
            <w:pPr>
              <w:spacing w:before="10" w:after="10"/>
              <w:jc w:val="right"/>
            </w:pPr>
            <w:r>
              <w:rPr>
                <w:sz w:val="16"/>
              </w:rPr>
              <w:t>25</w:t>
            </w:r>
          </w:p>
        </w:tc>
        <w:tc>
          <w:tcPr>
            <w:tcW w:w="550" w:type="dxa"/>
          </w:tcPr>
          <w:p w14:paraId="597E0713" w14:textId="77777777" w:rsidR="00A25833" w:rsidRDefault="009A31A5">
            <w:pPr>
              <w:spacing w:before="10" w:after="10"/>
              <w:jc w:val="right"/>
            </w:pPr>
            <w:r>
              <w:rPr>
                <w:sz w:val="16"/>
              </w:rPr>
              <w:t>0.0</w:t>
            </w:r>
          </w:p>
        </w:tc>
        <w:tc>
          <w:tcPr>
            <w:tcW w:w="700" w:type="dxa"/>
          </w:tcPr>
          <w:p w14:paraId="52E23B91" w14:textId="77777777" w:rsidR="00A25833" w:rsidRDefault="009A31A5">
            <w:pPr>
              <w:spacing w:before="10" w:after="10"/>
              <w:jc w:val="right"/>
            </w:pPr>
            <w:r>
              <w:rPr>
                <w:sz w:val="16"/>
              </w:rPr>
              <w:t>$1.47</w:t>
            </w:r>
          </w:p>
        </w:tc>
        <w:tc>
          <w:tcPr>
            <w:tcW w:w="750" w:type="dxa"/>
          </w:tcPr>
          <w:p w14:paraId="4C141772" w14:textId="77777777" w:rsidR="00A25833" w:rsidRDefault="009A31A5">
            <w:pPr>
              <w:spacing w:before="10" w:after="10"/>
              <w:jc w:val="right"/>
            </w:pPr>
            <w:r>
              <w:rPr>
                <w:b/>
                <w:sz w:val="16"/>
              </w:rPr>
              <w:t>$0.090</w:t>
            </w:r>
          </w:p>
        </w:tc>
      </w:tr>
      <w:tr w:rsidR="00A25833" w14:paraId="3D7F9FFA" w14:textId="77777777">
        <w:trPr>
          <w:jc w:val="center"/>
        </w:trPr>
        <w:tc>
          <w:tcPr>
            <w:tcW w:w="1500" w:type="dxa"/>
          </w:tcPr>
          <w:p w14:paraId="20C9CA6F" w14:textId="77777777" w:rsidR="00A25833" w:rsidRDefault="009A31A5">
            <w:pPr>
              <w:spacing w:before="10" w:after="10"/>
            </w:pPr>
            <w:r>
              <w:rPr>
                <w:sz w:val="16"/>
              </w:rPr>
              <w:t>Kenya</w:t>
            </w:r>
          </w:p>
        </w:tc>
        <w:tc>
          <w:tcPr>
            <w:tcW w:w="650" w:type="dxa"/>
          </w:tcPr>
          <w:p w14:paraId="7867C31C" w14:textId="77777777" w:rsidR="00A25833" w:rsidRDefault="009A31A5">
            <w:pPr>
              <w:spacing w:before="10" w:after="10"/>
            </w:pPr>
            <w:r>
              <w:rPr>
                <w:sz w:val="16"/>
              </w:rPr>
              <w:t>$0.088</w:t>
            </w:r>
          </w:p>
        </w:tc>
        <w:tc>
          <w:tcPr>
            <w:tcW w:w="550" w:type="dxa"/>
          </w:tcPr>
          <w:p w14:paraId="3FB5119E" w14:textId="77777777" w:rsidR="00A25833" w:rsidRDefault="009A31A5">
            <w:pPr>
              <w:spacing w:before="10" w:after="10"/>
              <w:jc w:val="right"/>
            </w:pPr>
            <w:r>
              <w:rPr>
                <w:sz w:val="16"/>
              </w:rPr>
              <w:t>27.4</w:t>
            </w:r>
          </w:p>
        </w:tc>
        <w:tc>
          <w:tcPr>
            <w:tcW w:w="500" w:type="dxa"/>
          </w:tcPr>
          <w:p w14:paraId="2071AB66" w14:textId="77777777" w:rsidR="00A25833" w:rsidRDefault="009A31A5">
            <w:pPr>
              <w:spacing w:before="10" w:after="10"/>
              <w:jc w:val="right"/>
            </w:pPr>
            <w:r>
              <w:rPr>
                <w:sz w:val="16"/>
              </w:rPr>
              <w:t>1.26</w:t>
            </w:r>
          </w:p>
        </w:tc>
        <w:tc>
          <w:tcPr>
            <w:tcW w:w="650" w:type="dxa"/>
          </w:tcPr>
          <w:p w14:paraId="43C92918" w14:textId="77777777" w:rsidR="00A25833" w:rsidRDefault="009A31A5">
            <w:pPr>
              <w:spacing w:before="10" w:after="10"/>
              <w:jc w:val="right"/>
            </w:pPr>
            <w:r>
              <w:rPr>
                <w:sz w:val="16"/>
              </w:rPr>
              <w:t>$9.74</w:t>
            </w:r>
          </w:p>
        </w:tc>
        <w:tc>
          <w:tcPr>
            <w:tcW w:w="650" w:type="dxa"/>
          </w:tcPr>
          <w:p w14:paraId="173A4AAC" w14:textId="77777777" w:rsidR="00A25833" w:rsidRDefault="009A31A5">
            <w:pPr>
              <w:spacing w:before="10" w:after="10"/>
              <w:jc w:val="right"/>
            </w:pPr>
            <w:r>
              <w:rPr>
                <w:sz w:val="16"/>
              </w:rPr>
              <w:t>60</w:t>
            </w:r>
          </w:p>
        </w:tc>
        <w:tc>
          <w:tcPr>
            <w:tcW w:w="550" w:type="dxa"/>
          </w:tcPr>
          <w:p w14:paraId="324F70DE" w14:textId="77777777" w:rsidR="00A25833" w:rsidRDefault="009A31A5">
            <w:pPr>
              <w:spacing w:before="10" w:after="10"/>
              <w:jc w:val="right"/>
            </w:pPr>
            <w:r>
              <w:rPr>
                <w:sz w:val="16"/>
              </w:rPr>
              <w:t>0.0</w:t>
            </w:r>
          </w:p>
        </w:tc>
        <w:tc>
          <w:tcPr>
            <w:tcW w:w="700" w:type="dxa"/>
          </w:tcPr>
          <w:p w14:paraId="2CA9B9F5" w14:textId="77777777" w:rsidR="00A25833" w:rsidRDefault="009A31A5">
            <w:pPr>
              <w:spacing w:before="10" w:after="10"/>
              <w:jc w:val="right"/>
            </w:pPr>
            <w:r>
              <w:rPr>
                <w:sz w:val="16"/>
              </w:rPr>
              <w:t>$1.49</w:t>
            </w:r>
          </w:p>
        </w:tc>
        <w:tc>
          <w:tcPr>
            <w:tcW w:w="750" w:type="dxa"/>
          </w:tcPr>
          <w:p w14:paraId="064FC685" w14:textId="77777777" w:rsidR="00A25833" w:rsidRDefault="009A31A5">
            <w:pPr>
              <w:spacing w:before="10" w:after="10"/>
              <w:jc w:val="right"/>
            </w:pPr>
            <w:r>
              <w:rPr>
                <w:sz w:val="16"/>
              </w:rPr>
              <w:t>$0.088</w:t>
            </w:r>
          </w:p>
        </w:tc>
      </w:tr>
      <w:tr w:rsidR="00A25833" w14:paraId="2F3055B5" w14:textId="77777777">
        <w:trPr>
          <w:jc w:val="center"/>
        </w:trPr>
        <w:tc>
          <w:tcPr>
            <w:tcW w:w="1500" w:type="dxa"/>
          </w:tcPr>
          <w:p w14:paraId="6429147B" w14:textId="77777777" w:rsidR="00A25833" w:rsidRDefault="009A31A5">
            <w:pPr>
              <w:spacing w:before="10" w:after="10"/>
            </w:pPr>
            <w:r>
              <w:rPr>
                <w:sz w:val="16"/>
              </w:rPr>
              <w:t>Turkey</w:t>
            </w:r>
          </w:p>
        </w:tc>
        <w:tc>
          <w:tcPr>
            <w:tcW w:w="650" w:type="dxa"/>
          </w:tcPr>
          <w:p w14:paraId="1703AAA6" w14:textId="77777777" w:rsidR="00A25833" w:rsidRDefault="009A31A5">
            <w:pPr>
              <w:spacing w:before="10" w:after="10"/>
            </w:pPr>
            <w:r>
              <w:rPr>
                <w:sz w:val="16"/>
              </w:rPr>
              <w:t>$0.086</w:t>
            </w:r>
          </w:p>
        </w:tc>
        <w:tc>
          <w:tcPr>
            <w:tcW w:w="550" w:type="dxa"/>
          </w:tcPr>
          <w:p w14:paraId="02B64E5E" w14:textId="77777777" w:rsidR="00A25833" w:rsidRDefault="009A31A5">
            <w:pPr>
              <w:spacing w:before="10" w:after="10"/>
              <w:jc w:val="right"/>
            </w:pPr>
            <w:r>
              <w:rPr>
                <w:sz w:val="16"/>
              </w:rPr>
              <w:t>24.4</w:t>
            </w:r>
          </w:p>
        </w:tc>
        <w:tc>
          <w:tcPr>
            <w:tcW w:w="500" w:type="dxa"/>
          </w:tcPr>
          <w:p w14:paraId="26E91822" w14:textId="77777777" w:rsidR="00A25833" w:rsidRDefault="009A31A5">
            <w:pPr>
              <w:spacing w:before="10" w:after="10"/>
              <w:jc w:val="right"/>
            </w:pPr>
            <w:r>
              <w:rPr>
                <w:sz w:val="16"/>
              </w:rPr>
              <w:t>1.22</w:t>
            </w:r>
          </w:p>
        </w:tc>
        <w:tc>
          <w:tcPr>
            <w:tcW w:w="650" w:type="dxa"/>
          </w:tcPr>
          <w:p w14:paraId="574F9BBB" w14:textId="77777777" w:rsidR="00A25833" w:rsidRDefault="009A31A5">
            <w:pPr>
              <w:spacing w:before="10" w:after="10"/>
              <w:jc w:val="right"/>
            </w:pPr>
            <w:r>
              <w:rPr>
                <w:sz w:val="16"/>
              </w:rPr>
              <w:t>$10.57</w:t>
            </w:r>
          </w:p>
        </w:tc>
        <w:tc>
          <w:tcPr>
            <w:tcW w:w="650" w:type="dxa"/>
          </w:tcPr>
          <w:p w14:paraId="24163B70" w14:textId="77777777" w:rsidR="00A25833" w:rsidRDefault="009A31A5">
            <w:pPr>
              <w:spacing w:before="10" w:after="10"/>
              <w:jc w:val="right"/>
            </w:pPr>
            <w:r>
              <w:rPr>
                <w:sz w:val="16"/>
              </w:rPr>
              <w:t>350</w:t>
            </w:r>
          </w:p>
        </w:tc>
        <w:tc>
          <w:tcPr>
            <w:tcW w:w="550" w:type="dxa"/>
          </w:tcPr>
          <w:p w14:paraId="03F2FDC0" w14:textId="77777777" w:rsidR="00A25833" w:rsidRDefault="009A31A5">
            <w:pPr>
              <w:spacing w:before="10" w:after="10"/>
              <w:jc w:val="right"/>
            </w:pPr>
            <w:r>
              <w:rPr>
                <w:sz w:val="16"/>
              </w:rPr>
              <w:t>0.3</w:t>
            </w:r>
          </w:p>
        </w:tc>
        <w:tc>
          <w:tcPr>
            <w:tcW w:w="700" w:type="dxa"/>
          </w:tcPr>
          <w:p w14:paraId="1BFD5BDC" w14:textId="77777777" w:rsidR="00A25833" w:rsidRDefault="009A31A5">
            <w:pPr>
              <w:spacing w:before="10" w:after="10"/>
              <w:jc w:val="right"/>
            </w:pPr>
            <w:r>
              <w:rPr>
                <w:sz w:val="16"/>
              </w:rPr>
              <w:t>$1.49</w:t>
            </w:r>
          </w:p>
        </w:tc>
        <w:tc>
          <w:tcPr>
            <w:tcW w:w="750" w:type="dxa"/>
          </w:tcPr>
          <w:p w14:paraId="61B9C7BC" w14:textId="77777777" w:rsidR="00A25833" w:rsidRDefault="009A31A5">
            <w:pPr>
              <w:spacing w:before="10" w:after="10"/>
              <w:jc w:val="right"/>
            </w:pPr>
            <w:r>
              <w:rPr>
                <w:b/>
                <w:sz w:val="16"/>
              </w:rPr>
              <w:t>$0.086</w:t>
            </w:r>
          </w:p>
        </w:tc>
      </w:tr>
      <w:tr w:rsidR="00A25833" w14:paraId="21E2C44E" w14:textId="77777777">
        <w:trPr>
          <w:jc w:val="center"/>
        </w:trPr>
        <w:tc>
          <w:tcPr>
            <w:tcW w:w="1500" w:type="dxa"/>
          </w:tcPr>
          <w:p w14:paraId="6C54D57F" w14:textId="77777777" w:rsidR="00A25833" w:rsidRDefault="009A31A5">
            <w:pPr>
              <w:spacing w:before="10" w:after="10"/>
            </w:pPr>
            <w:r>
              <w:rPr>
                <w:sz w:val="16"/>
              </w:rPr>
              <w:t>Bosnia and Herz.</w:t>
            </w:r>
          </w:p>
        </w:tc>
        <w:tc>
          <w:tcPr>
            <w:tcW w:w="650" w:type="dxa"/>
          </w:tcPr>
          <w:p w14:paraId="0D8F53B0" w14:textId="77777777" w:rsidR="00A25833" w:rsidRDefault="009A31A5">
            <w:pPr>
              <w:spacing w:before="10" w:after="10"/>
            </w:pPr>
            <w:r>
              <w:rPr>
                <w:sz w:val="16"/>
              </w:rPr>
              <w:t>$0.099</w:t>
            </w:r>
          </w:p>
        </w:tc>
        <w:tc>
          <w:tcPr>
            <w:tcW w:w="550" w:type="dxa"/>
          </w:tcPr>
          <w:p w14:paraId="4E8A45CD" w14:textId="77777777" w:rsidR="00A25833" w:rsidRDefault="009A31A5">
            <w:pPr>
              <w:spacing w:before="10" w:after="10"/>
              <w:jc w:val="right"/>
            </w:pPr>
            <w:r>
              <w:rPr>
                <w:sz w:val="16"/>
              </w:rPr>
              <w:t>21.6</w:t>
            </w:r>
          </w:p>
        </w:tc>
        <w:tc>
          <w:tcPr>
            <w:tcW w:w="500" w:type="dxa"/>
          </w:tcPr>
          <w:p w14:paraId="29A4B286" w14:textId="77777777" w:rsidR="00A25833" w:rsidRDefault="009A31A5">
            <w:pPr>
              <w:spacing w:before="10" w:after="10"/>
              <w:jc w:val="right"/>
            </w:pPr>
            <w:r>
              <w:rPr>
                <w:sz w:val="16"/>
              </w:rPr>
              <w:t>1.18</w:t>
            </w:r>
          </w:p>
        </w:tc>
        <w:tc>
          <w:tcPr>
            <w:tcW w:w="650" w:type="dxa"/>
          </w:tcPr>
          <w:p w14:paraId="2E618B7C" w14:textId="77777777" w:rsidR="00A25833" w:rsidRDefault="009A31A5">
            <w:pPr>
              <w:spacing w:before="10" w:after="10"/>
              <w:jc w:val="right"/>
            </w:pPr>
            <w:r>
              <w:rPr>
                <w:sz w:val="16"/>
              </w:rPr>
              <w:t>$9.17</w:t>
            </w:r>
          </w:p>
        </w:tc>
        <w:tc>
          <w:tcPr>
            <w:tcW w:w="650" w:type="dxa"/>
          </w:tcPr>
          <w:p w14:paraId="6F30CE7D" w14:textId="77777777" w:rsidR="00A25833" w:rsidRDefault="009A31A5">
            <w:pPr>
              <w:spacing w:before="10" w:after="10"/>
              <w:jc w:val="right"/>
            </w:pPr>
            <w:r>
              <w:rPr>
                <w:sz w:val="16"/>
              </w:rPr>
              <w:t>10</w:t>
            </w:r>
          </w:p>
        </w:tc>
        <w:tc>
          <w:tcPr>
            <w:tcW w:w="550" w:type="dxa"/>
          </w:tcPr>
          <w:p w14:paraId="3E6E8553" w14:textId="77777777" w:rsidR="00A25833" w:rsidRDefault="009A31A5">
            <w:pPr>
              <w:spacing w:before="10" w:after="10"/>
              <w:jc w:val="right"/>
            </w:pPr>
            <w:r>
              <w:rPr>
                <w:sz w:val="16"/>
              </w:rPr>
              <w:t>0.0</w:t>
            </w:r>
          </w:p>
        </w:tc>
        <w:tc>
          <w:tcPr>
            <w:tcW w:w="700" w:type="dxa"/>
          </w:tcPr>
          <w:p w14:paraId="30FD9AFE" w14:textId="77777777" w:rsidR="00A25833" w:rsidRDefault="009A31A5">
            <w:pPr>
              <w:spacing w:before="10" w:after="10"/>
              <w:jc w:val="right"/>
            </w:pPr>
            <w:r>
              <w:rPr>
                <w:sz w:val="16"/>
              </w:rPr>
              <w:t>$1.49</w:t>
            </w:r>
          </w:p>
        </w:tc>
        <w:tc>
          <w:tcPr>
            <w:tcW w:w="750" w:type="dxa"/>
          </w:tcPr>
          <w:p w14:paraId="0C2FD3F3" w14:textId="77777777" w:rsidR="00A25833" w:rsidRDefault="009A31A5">
            <w:pPr>
              <w:spacing w:before="10" w:after="10"/>
              <w:jc w:val="right"/>
            </w:pPr>
            <w:r>
              <w:rPr>
                <w:sz w:val="16"/>
              </w:rPr>
              <w:t>$0.099</w:t>
            </w:r>
          </w:p>
        </w:tc>
      </w:tr>
      <w:tr w:rsidR="00A25833" w14:paraId="61CD1AF5" w14:textId="77777777">
        <w:trPr>
          <w:jc w:val="center"/>
        </w:trPr>
        <w:tc>
          <w:tcPr>
            <w:tcW w:w="1500" w:type="dxa"/>
          </w:tcPr>
          <w:p w14:paraId="1391B290" w14:textId="77777777" w:rsidR="00A25833" w:rsidRDefault="009A31A5">
            <w:pPr>
              <w:spacing w:before="10" w:after="10"/>
            </w:pPr>
            <w:r>
              <w:rPr>
                <w:sz w:val="16"/>
              </w:rPr>
              <w:t>Nigeria</w:t>
            </w:r>
          </w:p>
        </w:tc>
        <w:tc>
          <w:tcPr>
            <w:tcW w:w="650" w:type="dxa"/>
          </w:tcPr>
          <w:p w14:paraId="577C0A10" w14:textId="77777777" w:rsidR="00A25833" w:rsidRDefault="009A31A5">
            <w:pPr>
              <w:spacing w:before="10" w:after="10"/>
            </w:pPr>
            <w:r>
              <w:rPr>
                <w:sz w:val="16"/>
              </w:rPr>
              <w:t>$0.042</w:t>
            </w:r>
          </w:p>
        </w:tc>
        <w:tc>
          <w:tcPr>
            <w:tcW w:w="550" w:type="dxa"/>
          </w:tcPr>
          <w:p w14:paraId="4C9AFA27" w14:textId="77777777" w:rsidR="00A25833" w:rsidRDefault="009A31A5">
            <w:pPr>
              <w:spacing w:before="10" w:after="10"/>
              <w:jc w:val="right"/>
            </w:pPr>
            <w:r>
              <w:rPr>
                <w:sz w:val="16"/>
              </w:rPr>
              <w:t>31.4</w:t>
            </w:r>
          </w:p>
        </w:tc>
        <w:tc>
          <w:tcPr>
            <w:tcW w:w="500" w:type="dxa"/>
          </w:tcPr>
          <w:p w14:paraId="707B8B0C" w14:textId="77777777" w:rsidR="00A25833" w:rsidRDefault="009A31A5">
            <w:pPr>
              <w:spacing w:before="10" w:after="10"/>
              <w:jc w:val="right"/>
            </w:pPr>
            <w:r>
              <w:rPr>
                <w:sz w:val="16"/>
              </w:rPr>
              <w:t>1.33</w:t>
            </w:r>
          </w:p>
        </w:tc>
        <w:tc>
          <w:tcPr>
            <w:tcW w:w="650" w:type="dxa"/>
          </w:tcPr>
          <w:p w14:paraId="4E92463E" w14:textId="77777777" w:rsidR="00A25833" w:rsidRDefault="009A31A5">
            <w:pPr>
              <w:spacing w:before="10" w:after="10"/>
              <w:jc w:val="right"/>
            </w:pPr>
            <w:r>
              <w:rPr>
                <w:sz w:val="16"/>
              </w:rPr>
              <w:t>$10.50</w:t>
            </w:r>
          </w:p>
        </w:tc>
        <w:tc>
          <w:tcPr>
            <w:tcW w:w="650" w:type="dxa"/>
          </w:tcPr>
          <w:p w14:paraId="5C9D8E2A" w14:textId="77777777" w:rsidR="00A25833" w:rsidRDefault="009A31A5">
            <w:pPr>
              <w:spacing w:before="10" w:after="10"/>
              <w:jc w:val="right"/>
            </w:pPr>
            <w:r>
              <w:rPr>
                <w:sz w:val="16"/>
              </w:rPr>
              <w:t>100</w:t>
            </w:r>
          </w:p>
        </w:tc>
        <w:tc>
          <w:tcPr>
            <w:tcW w:w="550" w:type="dxa"/>
          </w:tcPr>
          <w:p w14:paraId="2363D2B4" w14:textId="77777777" w:rsidR="00A25833" w:rsidRDefault="009A31A5">
            <w:pPr>
              <w:spacing w:before="10" w:after="10"/>
              <w:jc w:val="right"/>
            </w:pPr>
            <w:r>
              <w:rPr>
                <w:sz w:val="16"/>
              </w:rPr>
              <w:t>0.1</w:t>
            </w:r>
          </w:p>
        </w:tc>
        <w:tc>
          <w:tcPr>
            <w:tcW w:w="700" w:type="dxa"/>
          </w:tcPr>
          <w:p w14:paraId="4796F704" w14:textId="77777777" w:rsidR="00A25833" w:rsidRDefault="009A31A5">
            <w:pPr>
              <w:spacing w:before="10" w:after="10"/>
              <w:jc w:val="right"/>
            </w:pPr>
            <w:r>
              <w:rPr>
                <w:sz w:val="16"/>
              </w:rPr>
              <w:t>$1.45</w:t>
            </w:r>
          </w:p>
        </w:tc>
        <w:tc>
          <w:tcPr>
            <w:tcW w:w="750" w:type="dxa"/>
          </w:tcPr>
          <w:p w14:paraId="058F3411" w14:textId="77777777" w:rsidR="00A25833" w:rsidRDefault="009A31A5">
            <w:pPr>
              <w:spacing w:before="10" w:after="10"/>
              <w:jc w:val="right"/>
            </w:pPr>
            <w:r>
              <w:rPr>
                <w:b/>
                <w:sz w:val="16"/>
              </w:rPr>
              <w:t>$0.080</w:t>
            </w:r>
          </w:p>
        </w:tc>
      </w:tr>
      <w:tr w:rsidR="00A25833" w14:paraId="08C3C95D" w14:textId="77777777">
        <w:trPr>
          <w:jc w:val="center"/>
        </w:trPr>
        <w:tc>
          <w:tcPr>
            <w:tcW w:w="1500" w:type="dxa"/>
          </w:tcPr>
          <w:p w14:paraId="14901E58" w14:textId="77777777" w:rsidR="00A25833" w:rsidRDefault="009A31A5">
            <w:pPr>
              <w:spacing w:before="10" w:after="10"/>
            </w:pPr>
            <w:r>
              <w:rPr>
                <w:sz w:val="16"/>
              </w:rPr>
              <w:t>South Africa</w:t>
            </w:r>
          </w:p>
        </w:tc>
        <w:tc>
          <w:tcPr>
            <w:tcW w:w="650" w:type="dxa"/>
          </w:tcPr>
          <w:p w14:paraId="77E8DAAD" w14:textId="77777777" w:rsidR="00A25833" w:rsidRDefault="009A31A5">
            <w:pPr>
              <w:spacing w:before="10" w:after="10"/>
            </w:pPr>
            <w:r>
              <w:rPr>
                <w:sz w:val="16"/>
              </w:rPr>
              <w:t>$0.040</w:t>
            </w:r>
          </w:p>
        </w:tc>
        <w:tc>
          <w:tcPr>
            <w:tcW w:w="550" w:type="dxa"/>
          </w:tcPr>
          <w:p w14:paraId="3B1A0E57" w14:textId="77777777" w:rsidR="00A25833" w:rsidRDefault="009A31A5">
            <w:pPr>
              <w:spacing w:before="10" w:after="10"/>
              <w:jc w:val="right"/>
            </w:pPr>
            <w:r>
              <w:rPr>
                <w:sz w:val="16"/>
              </w:rPr>
              <w:t>23.5</w:t>
            </w:r>
          </w:p>
        </w:tc>
        <w:tc>
          <w:tcPr>
            <w:tcW w:w="500" w:type="dxa"/>
          </w:tcPr>
          <w:p w14:paraId="71A5043B" w14:textId="77777777" w:rsidR="00A25833" w:rsidRDefault="009A31A5">
            <w:pPr>
              <w:spacing w:before="10" w:after="10"/>
              <w:jc w:val="right"/>
            </w:pPr>
            <w:r>
              <w:rPr>
                <w:sz w:val="16"/>
              </w:rPr>
              <w:t>1.21</w:t>
            </w:r>
          </w:p>
        </w:tc>
        <w:tc>
          <w:tcPr>
            <w:tcW w:w="650" w:type="dxa"/>
          </w:tcPr>
          <w:p w14:paraId="62A04976" w14:textId="77777777" w:rsidR="00A25833" w:rsidRDefault="009A31A5">
            <w:pPr>
              <w:spacing w:before="10" w:after="10"/>
              <w:jc w:val="right"/>
            </w:pPr>
            <w:r>
              <w:rPr>
                <w:sz w:val="16"/>
              </w:rPr>
              <w:t>$10.20</w:t>
            </w:r>
          </w:p>
        </w:tc>
        <w:tc>
          <w:tcPr>
            <w:tcW w:w="650" w:type="dxa"/>
          </w:tcPr>
          <w:p w14:paraId="3A2F21CA" w14:textId="77777777" w:rsidR="00A25833" w:rsidRDefault="009A31A5">
            <w:pPr>
              <w:spacing w:before="10" w:after="10"/>
              <w:jc w:val="right"/>
            </w:pPr>
            <w:r>
              <w:rPr>
                <w:sz w:val="16"/>
              </w:rPr>
              <w:t>250</w:t>
            </w:r>
          </w:p>
        </w:tc>
        <w:tc>
          <w:tcPr>
            <w:tcW w:w="550" w:type="dxa"/>
          </w:tcPr>
          <w:p w14:paraId="3D3007C4" w14:textId="77777777" w:rsidR="00A25833" w:rsidRDefault="009A31A5">
            <w:pPr>
              <w:spacing w:before="10" w:after="10"/>
              <w:jc w:val="right"/>
            </w:pPr>
            <w:r>
              <w:rPr>
                <w:sz w:val="16"/>
              </w:rPr>
              <w:t>0.2</w:t>
            </w:r>
          </w:p>
        </w:tc>
        <w:tc>
          <w:tcPr>
            <w:tcW w:w="700" w:type="dxa"/>
          </w:tcPr>
          <w:p w14:paraId="76A6CBAF" w14:textId="77777777" w:rsidR="00A25833" w:rsidRDefault="009A31A5">
            <w:pPr>
              <w:spacing w:before="10" w:after="10"/>
              <w:jc w:val="right"/>
            </w:pPr>
            <w:r>
              <w:rPr>
                <w:sz w:val="16"/>
              </w:rPr>
              <w:t>$1.45</w:t>
            </w:r>
          </w:p>
        </w:tc>
        <w:tc>
          <w:tcPr>
            <w:tcW w:w="750" w:type="dxa"/>
          </w:tcPr>
          <w:p w14:paraId="77E0DE79" w14:textId="77777777" w:rsidR="00A25833" w:rsidRDefault="009A31A5">
            <w:pPr>
              <w:spacing w:before="10" w:after="10"/>
              <w:jc w:val="right"/>
            </w:pPr>
            <w:r>
              <w:rPr>
                <w:b/>
                <w:sz w:val="16"/>
              </w:rPr>
              <w:t>$0.095</w:t>
            </w:r>
          </w:p>
        </w:tc>
      </w:tr>
      <w:tr w:rsidR="00A25833" w14:paraId="10F98299" w14:textId="77777777">
        <w:trPr>
          <w:jc w:val="center"/>
        </w:trPr>
        <w:tc>
          <w:tcPr>
            <w:tcW w:w="1500" w:type="dxa"/>
          </w:tcPr>
          <w:p w14:paraId="5A109C92" w14:textId="77777777" w:rsidR="00A25833" w:rsidRDefault="009A31A5">
            <w:pPr>
              <w:spacing w:before="10" w:after="10"/>
            </w:pPr>
            <w:r>
              <w:rPr>
                <w:sz w:val="16"/>
              </w:rPr>
              <w:t>Iceland</w:t>
            </w:r>
          </w:p>
        </w:tc>
        <w:tc>
          <w:tcPr>
            <w:tcW w:w="650" w:type="dxa"/>
          </w:tcPr>
          <w:p w14:paraId="4A537830" w14:textId="77777777" w:rsidR="00A25833" w:rsidRDefault="009A31A5">
            <w:pPr>
              <w:spacing w:before="10" w:after="10"/>
            </w:pPr>
            <w:r>
              <w:rPr>
                <w:sz w:val="16"/>
              </w:rPr>
              <w:t>$0.089</w:t>
            </w:r>
          </w:p>
        </w:tc>
        <w:tc>
          <w:tcPr>
            <w:tcW w:w="550" w:type="dxa"/>
          </w:tcPr>
          <w:p w14:paraId="7F369988" w14:textId="77777777" w:rsidR="00A25833" w:rsidRDefault="009A31A5">
            <w:pPr>
              <w:spacing w:before="10" w:after="10"/>
              <w:jc w:val="right"/>
            </w:pPr>
            <w:r>
              <w:rPr>
                <w:sz w:val="16"/>
              </w:rPr>
              <w:t>8.7</w:t>
            </w:r>
          </w:p>
        </w:tc>
        <w:tc>
          <w:tcPr>
            <w:tcW w:w="500" w:type="dxa"/>
          </w:tcPr>
          <w:p w14:paraId="6CACFD46" w14:textId="77777777" w:rsidR="00A25833" w:rsidRDefault="009A31A5">
            <w:pPr>
              <w:spacing w:before="10" w:after="10"/>
              <w:jc w:val="right"/>
            </w:pPr>
            <w:r>
              <w:rPr>
                <w:sz w:val="16"/>
              </w:rPr>
              <w:t>1.08</w:t>
            </w:r>
          </w:p>
        </w:tc>
        <w:tc>
          <w:tcPr>
            <w:tcW w:w="650" w:type="dxa"/>
          </w:tcPr>
          <w:p w14:paraId="437D64D5" w14:textId="77777777" w:rsidR="00A25833" w:rsidRDefault="009A31A5">
            <w:pPr>
              <w:spacing w:before="10" w:after="10"/>
              <w:jc w:val="right"/>
            </w:pPr>
            <w:r>
              <w:rPr>
                <w:sz w:val="16"/>
              </w:rPr>
              <w:t>$12.47</w:t>
            </w:r>
          </w:p>
        </w:tc>
        <w:tc>
          <w:tcPr>
            <w:tcW w:w="650" w:type="dxa"/>
          </w:tcPr>
          <w:p w14:paraId="3C9229B4" w14:textId="77777777" w:rsidR="00A25833" w:rsidRDefault="009A31A5">
            <w:pPr>
              <w:spacing w:before="10" w:after="10"/>
              <w:jc w:val="right"/>
            </w:pPr>
            <w:r>
              <w:rPr>
                <w:sz w:val="16"/>
              </w:rPr>
              <w:t>60</w:t>
            </w:r>
          </w:p>
        </w:tc>
        <w:tc>
          <w:tcPr>
            <w:tcW w:w="550" w:type="dxa"/>
          </w:tcPr>
          <w:p w14:paraId="4E56AE90" w14:textId="77777777" w:rsidR="00A25833" w:rsidRDefault="009A31A5">
            <w:pPr>
              <w:spacing w:before="10" w:after="10"/>
              <w:jc w:val="right"/>
            </w:pPr>
            <w:r>
              <w:rPr>
                <w:sz w:val="16"/>
              </w:rPr>
              <w:t>0.0</w:t>
            </w:r>
          </w:p>
        </w:tc>
        <w:tc>
          <w:tcPr>
            <w:tcW w:w="700" w:type="dxa"/>
          </w:tcPr>
          <w:p w14:paraId="6E73B1C9" w14:textId="77777777" w:rsidR="00A25833" w:rsidRDefault="009A31A5">
            <w:pPr>
              <w:spacing w:before="10" w:after="10"/>
              <w:jc w:val="right"/>
            </w:pPr>
            <w:r>
              <w:rPr>
                <w:sz w:val="16"/>
              </w:rPr>
              <w:t>$1.49</w:t>
            </w:r>
          </w:p>
        </w:tc>
        <w:tc>
          <w:tcPr>
            <w:tcW w:w="750" w:type="dxa"/>
          </w:tcPr>
          <w:p w14:paraId="6778664D" w14:textId="77777777" w:rsidR="00A25833" w:rsidRDefault="009A31A5">
            <w:pPr>
              <w:spacing w:before="10" w:after="10"/>
              <w:jc w:val="right"/>
            </w:pPr>
            <w:r>
              <w:rPr>
                <w:b/>
                <w:sz w:val="16"/>
              </w:rPr>
              <w:t>$0.092</w:t>
            </w:r>
          </w:p>
        </w:tc>
      </w:tr>
      <w:tr w:rsidR="00A25833" w14:paraId="72CF8D6E" w14:textId="77777777">
        <w:trPr>
          <w:jc w:val="center"/>
        </w:trPr>
        <w:tc>
          <w:tcPr>
            <w:tcW w:w="1500" w:type="dxa"/>
          </w:tcPr>
          <w:p w14:paraId="4F13ED44" w14:textId="77777777" w:rsidR="00A25833" w:rsidRDefault="009A31A5">
            <w:pPr>
              <w:spacing w:before="10" w:after="10"/>
            </w:pPr>
            <w:r>
              <w:rPr>
                <w:sz w:val="16"/>
              </w:rPr>
              <w:t>Belarus</w:t>
            </w:r>
          </w:p>
        </w:tc>
        <w:tc>
          <w:tcPr>
            <w:tcW w:w="650" w:type="dxa"/>
          </w:tcPr>
          <w:p w14:paraId="4A8220B2" w14:textId="77777777" w:rsidR="00A25833" w:rsidRDefault="009A31A5">
            <w:pPr>
              <w:spacing w:before="10" w:after="10"/>
            </w:pPr>
            <w:r>
              <w:rPr>
                <w:sz w:val="16"/>
              </w:rPr>
              <w:t>$0.099</w:t>
            </w:r>
          </w:p>
        </w:tc>
        <w:tc>
          <w:tcPr>
            <w:tcW w:w="550" w:type="dxa"/>
          </w:tcPr>
          <w:p w14:paraId="7D2D2214" w14:textId="77777777" w:rsidR="00A25833" w:rsidRDefault="009A31A5">
            <w:pPr>
              <w:spacing w:before="10" w:after="10"/>
              <w:jc w:val="right"/>
            </w:pPr>
            <w:r>
              <w:rPr>
                <w:sz w:val="16"/>
              </w:rPr>
              <w:t>19.8</w:t>
            </w:r>
          </w:p>
        </w:tc>
        <w:tc>
          <w:tcPr>
            <w:tcW w:w="500" w:type="dxa"/>
          </w:tcPr>
          <w:p w14:paraId="47815C2A" w14:textId="77777777" w:rsidR="00A25833" w:rsidRDefault="009A31A5">
            <w:pPr>
              <w:spacing w:before="10" w:after="10"/>
              <w:jc w:val="right"/>
            </w:pPr>
            <w:r>
              <w:rPr>
                <w:sz w:val="16"/>
              </w:rPr>
              <w:t>1.15</w:t>
            </w:r>
          </w:p>
        </w:tc>
        <w:tc>
          <w:tcPr>
            <w:tcW w:w="650" w:type="dxa"/>
          </w:tcPr>
          <w:p w14:paraId="48B99DAF" w14:textId="77777777" w:rsidR="00A25833" w:rsidRDefault="009A31A5">
            <w:pPr>
              <w:spacing w:before="10" w:after="10"/>
              <w:jc w:val="right"/>
            </w:pPr>
            <w:r>
              <w:rPr>
                <w:sz w:val="16"/>
              </w:rPr>
              <w:t>$10.91</w:t>
            </w:r>
          </w:p>
        </w:tc>
        <w:tc>
          <w:tcPr>
            <w:tcW w:w="650" w:type="dxa"/>
          </w:tcPr>
          <w:p w14:paraId="13E32808" w14:textId="77777777" w:rsidR="00A25833" w:rsidRDefault="009A31A5">
            <w:pPr>
              <w:spacing w:before="10" w:after="10"/>
              <w:jc w:val="right"/>
            </w:pPr>
            <w:r>
              <w:rPr>
                <w:sz w:val="16"/>
              </w:rPr>
              <w:t>35</w:t>
            </w:r>
          </w:p>
        </w:tc>
        <w:tc>
          <w:tcPr>
            <w:tcW w:w="550" w:type="dxa"/>
          </w:tcPr>
          <w:p w14:paraId="0C836C23" w14:textId="77777777" w:rsidR="00A25833" w:rsidRDefault="009A31A5">
            <w:pPr>
              <w:spacing w:before="10" w:after="10"/>
              <w:jc w:val="right"/>
            </w:pPr>
            <w:r>
              <w:rPr>
                <w:sz w:val="16"/>
              </w:rPr>
              <w:t>0.0</w:t>
            </w:r>
          </w:p>
        </w:tc>
        <w:tc>
          <w:tcPr>
            <w:tcW w:w="700" w:type="dxa"/>
          </w:tcPr>
          <w:p w14:paraId="28D83B28" w14:textId="77777777" w:rsidR="00A25833" w:rsidRDefault="009A31A5">
            <w:pPr>
              <w:spacing w:before="10" w:after="10"/>
              <w:jc w:val="right"/>
            </w:pPr>
            <w:r>
              <w:rPr>
                <w:sz w:val="16"/>
              </w:rPr>
              <w:t>$1.50</w:t>
            </w:r>
          </w:p>
        </w:tc>
        <w:tc>
          <w:tcPr>
            <w:tcW w:w="750" w:type="dxa"/>
          </w:tcPr>
          <w:p w14:paraId="0A62291A" w14:textId="77777777" w:rsidR="00A25833" w:rsidRDefault="009A31A5">
            <w:pPr>
              <w:spacing w:before="10" w:after="10"/>
              <w:jc w:val="right"/>
            </w:pPr>
            <w:r>
              <w:rPr>
                <w:sz w:val="16"/>
              </w:rPr>
              <w:t>$0.099</w:t>
            </w:r>
          </w:p>
        </w:tc>
      </w:tr>
      <w:tr w:rsidR="00A25833" w14:paraId="3A41BD97" w14:textId="77777777">
        <w:trPr>
          <w:jc w:val="center"/>
        </w:trPr>
        <w:tc>
          <w:tcPr>
            <w:tcW w:w="1500" w:type="dxa"/>
          </w:tcPr>
          <w:p w14:paraId="1F719DA3" w14:textId="77777777" w:rsidR="00A25833" w:rsidRDefault="009A31A5">
            <w:pPr>
              <w:spacing w:before="10" w:after="10"/>
            </w:pPr>
            <w:r>
              <w:rPr>
                <w:sz w:val="16"/>
              </w:rPr>
              <w:t>Australia</w:t>
            </w:r>
          </w:p>
        </w:tc>
        <w:tc>
          <w:tcPr>
            <w:tcW w:w="650" w:type="dxa"/>
          </w:tcPr>
          <w:p w14:paraId="64B9469C" w14:textId="77777777" w:rsidR="00A25833" w:rsidRDefault="009A31A5">
            <w:pPr>
              <w:spacing w:before="10" w:after="10"/>
            </w:pPr>
            <w:r>
              <w:rPr>
                <w:sz w:val="16"/>
              </w:rPr>
              <w:t>$0.090</w:t>
            </w:r>
          </w:p>
        </w:tc>
        <w:tc>
          <w:tcPr>
            <w:tcW w:w="550" w:type="dxa"/>
          </w:tcPr>
          <w:p w14:paraId="32D6CB0E" w14:textId="77777777" w:rsidR="00A25833" w:rsidRDefault="009A31A5">
            <w:pPr>
              <w:spacing w:before="10" w:after="10"/>
              <w:jc w:val="right"/>
            </w:pPr>
            <w:r>
              <w:rPr>
                <w:sz w:val="16"/>
              </w:rPr>
              <w:t>28.8</w:t>
            </w:r>
          </w:p>
        </w:tc>
        <w:tc>
          <w:tcPr>
            <w:tcW w:w="500" w:type="dxa"/>
          </w:tcPr>
          <w:p w14:paraId="75389FA4" w14:textId="77777777" w:rsidR="00A25833" w:rsidRDefault="009A31A5">
            <w:pPr>
              <w:spacing w:before="10" w:after="10"/>
              <w:jc w:val="right"/>
            </w:pPr>
            <w:r>
              <w:rPr>
                <w:sz w:val="16"/>
              </w:rPr>
              <w:t>1.29</w:t>
            </w:r>
          </w:p>
        </w:tc>
        <w:tc>
          <w:tcPr>
            <w:tcW w:w="650" w:type="dxa"/>
          </w:tcPr>
          <w:p w14:paraId="18514254" w14:textId="77777777" w:rsidR="00A25833" w:rsidRDefault="009A31A5">
            <w:pPr>
              <w:spacing w:before="10" w:after="10"/>
              <w:jc w:val="right"/>
            </w:pPr>
            <w:r>
              <w:rPr>
                <w:sz w:val="16"/>
              </w:rPr>
              <w:t>$10.68</w:t>
            </w:r>
          </w:p>
        </w:tc>
        <w:tc>
          <w:tcPr>
            <w:tcW w:w="650" w:type="dxa"/>
          </w:tcPr>
          <w:p w14:paraId="006A4BCA" w14:textId="77777777" w:rsidR="00A25833" w:rsidRDefault="009A31A5">
            <w:pPr>
              <w:spacing w:before="10" w:after="10"/>
              <w:jc w:val="right"/>
            </w:pPr>
            <w:r>
              <w:rPr>
                <w:sz w:val="16"/>
              </w:rPr>
              <w:t>2,670</w:t>
            </w:r>
          </w:p>
        </w:tc>
        <w:tc>
          <w:tcPr>
            <w:tcW w:w="550" w:type="dxa"/>
          </w:tcPr>
          <w:p w14:paraId="08EA2B80" w14:textId="77777777" w:rsidR="00A25833" w:rsidRDefault="009A31A5">
            <w:pPr>
              <w:spacing w:before="10" w:after="10"/>
              <w:jc w:val="right"/>
            </w:pPr>
            <w:r>
              <w:rPr>
                <w:sz w:val="16"/>
              </w:rPr>
              <w:t>2.2</w:t>
            </w:r>
          </w:p>
        </w:tc>
        <w:tc>
          <w:tcPr>
            <w:tcW w:w="700" w:type="dxa"/>
          </w:tcPr>
          <w:p w14:paraId="1A9379F0" w14:textId="77777777" w:rsidR="00A25833" w:rsidRDefault="009A31A5">
            <w:pPr>
              <w:spacing w:before="10" w:after="10"/>
              <w:jc w:val="right"/>
            </w:pPr>
            <w:r>
              <w:rPr>
                <w:sz w:val="16"/>
              </w:rPr>
              <w:t>$1.50</w:t>
            </w:r>
          </w:p>
        </w:tc>
        <w:tc>
          <w:tcPr>
            <w:tcW w:w="750" w:type="dxa"/>
          </w:tcPr>
          <w:p w14:paraId="26B9A027" w14:textId="77777777" w:rsidR="00A25833" w:rsidRDefault="009A31A5">
            <w:pPr>
              <w:spacing w:before="10" w:after="10"/>
              <w:jc w:val="right"/>
            </w:pPr>
            <w:r>
              <w:rPr>
                <w:b/>
                <w:sz w:val="16"/>
              </w:rPr>
              <w:t>$0.090</w:t>
            </w:r>
          </w:p>
        </w:tc>
      </w:tr>
      <w:tr w:rsidR="00A25833" w14:paraId="6775DEDC" w14:textId="77777777">
        <w:trPr>
          <w:jc w:val="center"/>
        </w:trPr>
        <w:tc>
          <w:tcPr>
            <w:tcW w:w="1500" w:type="dxa"/>
          </w:tcPr>
          <w:p w14:paraId="07131BA5" w14:textId="77777777" w:rsidR="00A25833" w:rsidRDefault="009A31A5">
            <w:pPr>
              <w:spacing w:before="10" w:after="10"/>
            </w:pPr>
            <w:r>
              <w:rPr>
                <w:sz w:val="16"/>
              </w:rPr>
              <w:t>Morocco</w:t>
            </w:r>
          </w:p>
        </w:tc>
        <w:tc>
          <w:tcPr>
            <w:tcW w:w="650" w:type="dxa"/>
          </w:tcPr>
          <w:p w14:paraId="03183334" w14:textId="77777777" w:rsidR="00A25833" w:rsidRDefault="009A31A5">
            <w:pPr>
              <w:spacing w:before="10" w:after="10"/>
            </w:pPr>
            <w:r>
              <w:rPr>
                <w:sz w:val="16"/>
              </w:rPr>
              <w:t>$0.108</w:t>
            </w:r>
          </w:p>
        </w:tc>
        <w:tc>
          <w:tcPr>
            <w:tcW w:w="550" w:type="dxa"/>
          </w:tcPr>
          <w:p w14:paraId="52711673" w14:textId="77777777" w:rsidR="00A25833" w:rsidRDefault="009A31A5">
            <w:pPr>
              <w:spacing w:before="10" w:after="10"/>
              <w:jc w:val="right"/>
            </w:pPr>
            <w:r>
              <w:rPr>
                <w:sz w:val="16"/>
              </w:rPr>
              <w:t>28.5</w:t>
            </w:r>
          </w:p>
        </w:tc>
        <w:tc>
          <w:tcPr>
            <w:tcW w:w="500" w:type="dxa"/>
          </w:tcPr>
          <w:p w14:paraId="57771B56" w14:textId="77777777" w:rsidR="00A25833" w:rsidRDefault="009A31A5">
            <w:pPr>
              <w:spacing w:before="10" w:after="10"/>
              <w:jc w:val="right"/>
            </w:pPr>
            <w:r>
              <w:rPr>
                <w:sz w:val="16"/>
              </w:rPr>
              <w:t>1.28</w:t>
            </w:r>
          </w:p>
        </w:tc>
        <w:tc>
          <w:tcPr>
            <w:tcW w:w="650" w:type="dxa"/>
          </w:tcPr>
          <w:p w14:paraId="0F608FC2" w14:textId="77777777" w:rsidR="00A25833" w:rsidRDefault="009A31A5">
            <w:pPr>
              <w:spacing w:before="10" w:after="10"/>
              <w:jc w:val="right"/>
            </w:pPr>
            <w:r>
              <w:rPr>
                <w:sz w:val="16"/>
              </w:rPr>
              <w:t>$7.82</w:t>
            </w:r>
          </w:p>
        </w:tc>
        <w:tc>
          <w:tcPr>
            <w:tcW w:w="650" w:type="dxa"/>
          </w:tcPr>
          <w:p w14:paraId="0677ACF8" w14:textId="77777777" w:rsidR="00A25833" w:rsidRDefault="009A31A5">
            <w:pPr>
              <w:spacing w:before="10" w:after="10"/>
              <w:jc w:val="right"/>
            </w:pPr>
            <w:r>
              <w:rPr>
                <w:sz w:val="16"/>
              </w:rPr>
              <w:t>50</w:t>
            </w:r>
          </w:p>
        </w:tc>
        <w:tc>
          <w:tcPr>
            <w:tcW w:w="550" w:type="dxa"/>
          </w:tcPr>
          <w:p w14:paraId="38334F01" w14:textId="77777777" w:rsidR="00A25833" w:rsidRDefault="009A31A5">
            <w:pPr>
              <w:spacing w:before="10" w:after="10"/>
              <w:jc w:val="right"/>
            </w:pPr>
            <w:r>
              <w:rPr>
                <w:sz w:val="16"/>
              </w:rPr>
              <w:t>0.0</w:t>
            </w:r>
          </w:p>
        </w:tc>
        <w:tc>
          <w:tcPr>
            <w:tcW w:w="700" w:type="dxa"/>
          </w:tcPr>
          <w:p w14:paraId="236AB9F3" w14:textId="77777777" w:rsidR="00A25833" w:rsidRDefault="009A31A5">
            <w:pPr>
              <w:spacing w:before="10" w:after="10"/>
              <w:jc w:val="right"/>
            </w:pPr>
            <w:r>
              <w:rPr>
                <w:sz w:val="16"/>
              </w:rPr>
              <w:t>$1.50</w:t>
            </w:r>
          </w:p>
        </w:tc>
        <w:tc>
          <w:tcPr>
            <w:tcW w:w="750" w:type="dxa"/>
          </w:tcPr>
          <w:p w14:paraId="506C57EC" w14:textId="77777777" w:rsidR="00A25833" w:rsidRDefault="009A31A5">
            <w:pPr>
              <w:spacing w:before="10" w:after="10"/>
              <w:jc w:val="right"/>
            </w:pPr>
            <w:r>
              <w:rPr>
                <w:sz w:val="16"/>
              </w:rPr>
              <w:t>$0.108</w:t>
            </w:r>
          </w:p>
        </w:tc>
      </w:tr>
      <w:tr w:rsidR="00A25833" w14:paraId="0C80C351" w14:textId="77777777">
        <w:trPr>
          <w:jc w:val="center"/>
        </w:trPr>
        <w:tc>
          <w:tcPr>
            <w:tcW w:w="1500" w:type="dxa"/>
          </w:tcPr>
          <w:p w14:paraId="2FF38DDE" w14:textId="77777777" w:rsidR="00A25833" w:rsidRDefault="009A31A5">
            <w:pPr>
              <w:spacing w:before="10" w:after="10"/>
            </w:pPr>
            <w:r>
              <w:rPr>
                <w:sz w:val="16"/>
              </w:rPr>
              <w:t>Mexico</w:t>
            </w:r>
          </w:p>
        </w:tc>
        <w:tc>
          <w:tcPr>
            <w:tcW w:w="650" w:type="dxa"/>
          </w:tcPr>
          <w:p w14:paraId="2D963F5D" w14:textId="77777777" w:rsidR="00A25833" w:rsidRDefault="009A31A5">
            <w:pPr>
              <w:spacing w:before="10" w:after="10"/>
            </w:pPr>
            <w:r>
              <w:rPr>
                <w:sz w:val="16"/>
              </w:rPr>
              <w:t>$0.095</w:t>
            </w:r>
          </w:p>
        </w:tc>
        <w:tc>
          <w:tcPr>
            <w:tcW w:w="550" w:type="dxa"/>
          </w:tcPr>
          <w:p w14:paraId="780991B9" w14:textId="77777777" w:rsidR="00A25833" w:rsidRDefault="009A31A5">
            <w:pPr>
              <w:spacing w:before="10" w:after="10"/>
              <w:jc w:val="right"/>
            </w:pPr>
            <w:r>
              <w:rPr>
                <w:sz w:val="16"/>
              </w:rPr>
              <w:t>26.6</w:t>
            </w:r>
          </w:p>
        </w:tc>
        <w:tc>
          <w:tcPr>
            <w:tcW w:w="500" w:type="dxa"/>
          </w:tcPr>
          <w:p w14:paraId="2228563A" w14:textId="77777777" w:rsidR="00A25833" w:rsidRDefault="009A31A5">
            <w:pPr>
              <w:spacing w:before="10" w:after="10"/>
              <w:jc w:val="right"/>
            </w:pPr>
            <w:r>
              <w:rPr>
                <w:sz w:val="16"/>
              </w:rPr>
              <w:t>1.25</w:t>
            </w:r>
          </w:p>
        </w:tc>
        <w:tc>
          <w:tcPr>
            <w:tcW w:w="650" w:type="dxa"/>
          </w:tcPr>
          <w:p w14:paraId="0080B7D4" w14:textId="77777777" w:rsidR="00A25833" w:rsidRDefault="009A31A5">
            <w:pPr>
              <w:spacing w:before="10" w:after="10"/>
              <w:jc w:val="right"/>
            </w:pPr>
            <w:r>
              <w:rPr>
                <w:sz w:val="16"/>
              </w:rPr>
              <w:t>$10.40</w:t>
            </w:r>
          </w:p>
        </w:tc>
        <w:tc>
          <w:tcPr>
            <w:tcW w:w="650" w:type="dxa"/>
          </w:tcPr>
          <w:p w14:paraId="651901CD" w14:textId="77777777" w:rsidR="00A25833" w:rsidRDefault="009A31A5">
            <w:pPr>
              <w:spacing w:before="10" w:after="10"/>
              <w:jc w:val="right"/>
            </w:pPr>
            <w:r>
              <w:rPr>
                <w:sz w:val="16"/>
              </w:rPr>
              <w:t>900</w:t>
            </w:r>
          </w:p>
        </w:tc>
        <w:tc>
          <w:tcPr>
            <w:tcW w:w="550" w:type="dxa"/>
          </w:tcPr>
          <w:p w14:paraId="0B6701C0" w14:textId="77777777" w:rsidR="00A25833" w:rsidRDefault="009A31A5">
            <w:pPr>
              <w:spacing w:before="10" w:after="10"/>
              <w:jc w:val="right"/>
            </w:pPr>
            <w:r>
              <w:rPr>
                <w:sz w:val="16"/>
              </w:rPr>
              <w:t>0.7</w:t>
            </w:r>
          </w:p>
        </w:tc>
        <w:tc>
          <w:tcPr>
            <w:tcW w:w="700" w:type="dxa"/>
          </w:tcPr>
          <w:p w14:paraId="09BACD63" w14:textId="77777777" w:rsidR="00A25833" w:rsidRDefault="009A31A5">
            <w:pPr>
              <w:spacing w:before="10" w:after="10"/>
              <w:jc w:val="right"/>
            </w:pPr>
            <w:r>
              <w:rPr>
                <w:sz w:val="16"/>
              </w:rPr>
              <w:t>$1.50</w:t>
            </w:r>
          </w:p>
        </w:tc>
        <w:tc>
          <w:tcPr>
            <w:tcW w:w="750" w:type="dxa"/>
          </w:tcPr>
          <w:p w14:paraId="5E661000" w14:textId="77777777" w:rsidR="00A25833" w:rsidRDefault="009A31A5">
            <w:pPr>
              <w:spacing w:before="10" w:after="10"/>
              <w:jc w:val="right"/>
            </w:pPr>
            <w:r>
              <w:rPr>
                <w:b/>
                <w:sz w:val="16"/>
              </w:rPr>
              <w:t>$0.095</w:t>
            </w:r>
          </w:p>
        </w:tc>
      </w:tr>
      <w:tr w:rsidR="00A25833" w14:paraId="377A3F1C" w14:textId="77777777">
        <w:trPr>
          <w:jc w:val="center"/>
        </w:trPr>
        <w:tc>
          <w:tcPr>
            <w:tcW w:w="1500" w:type="dxa"/>
          </w:tcPr>
          <w:p w14:paraId="42D1C2CF" w14:textId="77777777" w:rsidR="00A25833" w:rsidRDefault="009A31A5">
            <w:pPr>
              <w:spacing w:before="10" w:after="10"/>
            </w:pPr>
            <w:r>
              <w:rPr>
                <w:sz w:val="16"/>
              </w:rPr>
              <w:t>United States of Am.</w:t>
            </w:r>
          </w:p>
        </w:tc>
        <w:tc>
          <w:tcPr>
            <w:tcW w:w="650" w:type="dxa"/>
          </w:tcPr>
          <w:p w14:paraId="042B4483" w14:textId="77777777" w:rsidR="00A25833" w:rsidRDefault="009A31A5">
            <w:pPr>
              <w:spacing w:before="10" w:after="10"/>
            </w:pPr>
            <w:r>
              <w:rPr>
                <w:sz w:val="16"/>
              </w:rPr>
              <w:t>$0.081</w:t>
            </w:r>
          </w:p>
        </w:tc>
        <w:tc>
          <w:tcPr>
            <w:tcW w:w="550" w:type="dxa"/>
          </w:tcPr>
          <w:p w14:paraId="0AF009BE" w14:textId="77777777" w:rsidR="00A25833" w:rsidRDefault="009A31A5">
            <w:pPr>
              <w:spacing w:before="10" w:after="10"/>
              <w:jc w:val="right"/>
            </w:pPr>
            <w:r>
              <w:rPr>
                <w:sz w:val="16"/>
              </w:rPr>
              <w:t>22.9</w:t>
            </w:r>
          </w:p>
        </w:tc>
        <w:tc>
          <w:tcPr>
            <w:tcW w:w="500" w:type="dxa"/>
          </w:tcPr>
          <w:p w14:paraId="35B281AF" w14:textId="77777777" w:rsidR="00A25833" w:rsidRDefault="009A31A5">
            <w:pPr>
              <w:spacing w:before="10" w:after="10"/>
              <w:jc w:val="right"/>
            </w:pPr>
            <w:r>
              <w:rPr>
                <w:sz w:val="16"/>
              </w:rPr>
              <w:t>1.20</w:t>
            </w:r>
          </w:p>
        </w:tc>
        <w:tc>
          <w:tcPr>
            <w:tcW w:w="650" w:type="dxa"/>
          </w:tcPr>
          <w:p w14:paraId="1C25F13D" w14:textId="77777777" w:rsidR="00A25833" w:rsidRDefault="009A31A5">
            <w:pPr>
              <w:spacing w:before="10" w:after="10"/>
              <w:jc w:val="right"/>
            </w:pPr>
            <w:r>
              <w:rPr>
                <w:sz w:val="16"/>
              </w:rPr>
              <w:t>$10.78</w:t>
            </w:r>
          </w:p>
        </w:tc>
        <w:tc>
          <w:tcPr>
            <w:tcW w:w="650" w:type="dxa"/>
          </w:tcPr>
          <w:p w14:paraId="76A482C1" w14:textId="77777777" w:rsidR="00A25833" w:rsidRDefault="009A31A5">
            <w:pPr>
              <w:spacing w:before="10" w:after="10"/>
              <w:jc w:val="right"/>
            </w:pPr>
            <w:r>
              <w:rPr>
                <w:sz w:val="16"/>
              </w:rPr>
              <w:t>53,700</w:t>
            </w:r>
          </w:p>
        </w:tc>
        <w:tc>
          <w:tcPr>
            <w:tcW w:w="550" w:type="dxa"/>
          </w:tcPr>
          <w:p w14:paraId="20391EE6" w14:textId="77777777" w:rsidR="00A25833" w:rsidRDefault="009A31A5">
            <w:pPr>
              <w:spacing w:before="10" w:after="10"/>
              <w:jc w:val="right"/>
            </w:pPr>
            <w:r>
              <w:rPr>
                <w:sz w:val="16"/>
              </w:rPr>
              <w:t>43.4</w:t>
            </w:r>
          </w:p>
        </w:tc>
        <w:tc>
          <w:tcPr>
            <w:tcW w:w="700" w:type="dxa"/>
          </w:tcPr>
          <w:p w14:paraId="4A632FE7" w14:textId="77777777" w:rsidR="00A25833" w:rsidRDefault="009A31A5">
            <w:pPr>
              <w:spacing w:before="10" w:after="10"/>
              <w:jc w:val="right"/>
            </w:pPr>
            <w:r>
              <w:rPr>
                <w:sz w:val="16"/>
              </w:rPr>
              <w:t>$1.48</w:t>
            </w:r>
          </w:p>
        </w:tc>
        <w:tc>
          <w:tcPr>
            <w:tcW w:w="750" w:type="dxa"/>
          </w:tcPr>
          <w:p w14:paraId="5A317C4B" w14:textId="77777777" w:rsidR="00A25833" w:rsidRDefault="009A31A5">
            <w:pPr>
              <w:spacing w:before="10" w:after="10"/>
              <w:jc w:val="right"/>
            </w:pPr>
            <w:r>
              <w:rPr>
                <w:b/>
                <w:sz w:val="16"/>
              </w:rPr>
              <w:t>$0.098</w:t>
            </w:r>
          </w:p>
        </w:tc>
      </w:tr>
      <w:tr w:rsidR="00A25833" w14:paraId="611D9928" w14:textId="77777777">
        <w:trPr>
          <w:jc w:val="center"/>
        </w:trPr>
        <w:tc>
          <w:tcPr>
            <w:tcW w:w="1500" w:type="dxa"/>
          </w:tcPr>
          <w:p w14:paraId="67D3E44B" w14:textId="77777777" w:rsidR="00A25833" w:rsidRDefault="009A31A5">
            <w:pPr>
              <w:spacing w:before="10" w:after="10"/>
            </w:pPr>
            <w:r>
              <w:rPr>
                <w:sz w:val="16"/>
              </w:rPr>
              <w:t>Armenia</w:t>
            </w:r>
          </w:p>
        </w:tc>
        <w:tc>
          <w:tcPr>
            <w:tcW w:w="650" w:type="dxa"/>
          </w:tcPr>
          <w:p w14:paraId="46EA0A41" w14:textId="77777777" w:rsidR="00A25833" w:rsidRDefault="009A31A5">
            <w:pPr>
              <w:spacing w:before="10" w:after="10"/>
            </w:pPr>
            <w:r>
              <w:rPr>
                <w:sz w:val="16"/>
              </w:rPr>
              <w:t>$0.111</w:t>
            </w:r>
          </w:p>
        </w:tc>
        <w:tc>
          <w:tcPr>
            <w:tcW w:w="550" w:type="dxa"/>
          </w:tcPr>
          <w:p w14:paraId="1B9846DE" w14:textId="77777777" w:rsidR="00A25833" w:rsidRDefault="009A31A5">
            <w:pPr>
              <w:spacing w:before="10" w:after="10"/>
              <w:jc w:val="right"/>
            </w:pPr>
            <w:r>
              <w:rPr>
                <w:sz w:val="16"/>
              </w:rPr>
              <w:t>19.8</w:t>
            </w:r>
          </w:p>
        </w:tc>
        <w:tc>
          <w:tcPr>
            <w:tcW w:w="500" w:type="dxa"/>
          </w:tcPr>
          <w:p w14:paraId="3BE371AA" w14:textId="77777777" w:rsidR="00A25833" w:rsidRDefault="009A31A5">
            <w:pPr>
              <w:spacing w:before="10" w:after="10"/>
              <w:jc w:val="right"/>
            </w:pPr>
            <w:r>
              <w:rPr>
                <w:sz w:val="16"/>
              </w:rPr>
              <w:t>1.15</w:t>
            </w:r>
          </w:p>
        </w:tc>
        <w:tc>
          <w:tcPr>
            <w:tcW w:w="650" w:type="dxa"/>
          </w:tcPr>
          <w:p w14:paraId="1F8C5762" w14:textId="77777777" w:rsidR="00A25833" w:rsidRDefault="009A31A5">
            <w:pPr>
              <w:spacing w:before="10" w:after="10"/>
              <w:jc w:val="right"/>
            </w:pPr>
            <w:r>
              <w:rPr>
                <w:sz w:val="16"/>
              </w:rPr>
              <w:t>$9.76</w:t>
            </w:r>
          </w:p>
        </w:tc>
        <w:tc>
          <w:tcPr>
            <w:tcW w:w="650" w:type="dxa"/>
          </w:tcPr>
          <w:p w14:paraId="66010F29" w14:textId="77777777" w:rsidR="00A25833" w:rsidRDefault="009A31A5">
            <w:pPr>
              <w:spacing w:before="10" w:after="10"/>
              <w:jc w:val="right"/>
            </w:pPr>
            <w:r>
              <w:rPr>
                <w:sz w:val="16"/>
              </w:rPr>
              <w:t>10</w:t>
            </w:r>
          </w:p>
        </w:tc>
        <w:tc>
          <w:tcPr>
            <w:tcW w:w="550" w:type="dxa"/>
          </w:tcPr>
          <w:p w14:paraId="51AF7973" w14:textId="77777777" w:rsidR="00A25833" w:rsidRDefault="009A31A5">
            <w:pPr>
              <w:spacing w:before="10" w:after="10"/>
              <w:jc w:val="right"/>
            </w:pPr>
            <w:r>
              <w:rPr>
                <w:sz w:val="16"/>
              </w:rPr>
              <w:t>0.0</w:t>
            </w:r>
          </w:p>
        </w:tc>
        <w:tc>
          <w:tcPr>
            <w:tcW w:w="700" w:type="dxa"/>
          </w:tcPr>
          <w:p w14:paraId="53D31DA6" w14:textId="77777777" w:rsidR="00A25833" w:rsidRDefault="009A31A5">
            <w:pPr>
              <w:spacing w:before="10" w:after="10"/>
              <w:jc w:val="right"/>
            </w:pPr>
            <w:r>
              <w:rPr>
                <w:sz w:val="16"/>
              </w:rPr>
              <w:t>$1.50</w:t>
            </w:r>
          </w:p>
        </w:tc>
        <w:tc>
          <w:tcPr>
            <w:tcW w:w="750" w:type="dxa"/>
          </w:tcPr>
          <w:p w14:paraId="65254038" w14:textId="77777777" w:rsidR="00A25833" w:rsidRDefault="009A31A5">
            <w:pPr>
              <w:spacing w:before="10" w:after="10"/>
              <w:jc w:val="right"/>
            </w:pPr>
            <w:r>
              <w:rPr>
                <w:sz w:val="16"/>
              </w:rPr>
              <w:t>$0.111</w:t>
            </w:r>
          </w:p>
        </w:tc>
      </w:tr>
      <w:tr w:rsidR="00A25833" w14:paraId="58EC2387" w14:textId="77777777">
        <w:trPr>
          <w:jc w:val="center"/>
        </w:trPr>
        <w:tc>
          <w:tcPr>
            <w:tcW w:w="1500" w:type="dxa"/>
          </w:tcPr>
          <w:p w14:paraId="47897430" w14:textId="77777777" w:rsidR="00A25833" w:rsidRDefault="009A31A5">
            <w:pPr>
              <w:spacing w:before="10" w:after="10"/>
            </w:pPr>
            <w:r>
              <w:rPr>
                <w:sz w:val="16"/>
              </w:rPr>
              <w:t>New Zealand</w:t>
            </w:r>
          </w:p>
        </w:tc>
        <w:tc>
          <w:tcPr>
            <w:tcW w:w="650" w:type="dxa"/>
          </w:tcPr>
          <w:p w14:paraId="7F3B3B69" w14:textId="77777777" w:rsidR="00A25833" w:rsidRDefault="009A31A5">
            <w:pPr>
              <w:spacing w:before="10" w:after="10"/>
            </w:pPr>
            <w:r>
              <w:rPr>
                <w:sz w:val="16"/>
              </w:rPr>
              <w:t>$0.095</w:t>
            </w:r>
          </w:p>
        </w:tc>
        <w:tc>
          <w:tcPr>
            <w:tcW w:w="550" w:type="dxa"/>
          </w:tcPr>
          <w:p w14:paraId="1E633384" w14:textId="77777777" w:rsidR="00A25833" w:rsidRDefault="009A31A5">
            <w:pPr>
              <w:spacing w:before="10" w:after="10"/>
              <w:jc w:val="right"/>
            </w:pPr>
            <w:r>
              <w:rPr>
                <w:sz w:val="16"/>
              </w:rPr>
              <w:t>15.9</w:t>
            </w:r>
          </w:p>
        </w:tc>
        <w:tc>
          <w:tcPr>
            <w:tcW w:w="500" w:type="dxa"/>
          </w:tcPr>
          <w:p w14:paraId="5EBC18E8" w14:textId="77777777" w:rsidR="00A25833" w:rsidRDefault="009A31A5">
            <w:pPr>
              <w:spacing w:before="10" w:after="10"/>
              <w:jc w:val="right"/>
            </w:pPr>
            <w:r>
              <w:rPr>
                <w:sz w:val="16"/>
              </w:rPr>
              <w:t>1.09</w:t>
            </w:r>
          </w:p>
        </w:tc>
        <w:tc>
          <w:tcPr>
            <w:tcW w:w="650" w:type="dxa"/>
          </w:tcPr>
          <w:p w14:paraId="711460D5" w14:textId="77777777" w:rsidR="00A25833" w:rsidRDefault="009A31A5">
            <w:pPr>
              <w:spacing w:before="10" w:after="10"/>
              <w:jc w:val="right"/>
            </w:pPr>
            <w:r>
              <w:rPr>
                <w:sz w:val="16"/>
              </w:rPr>
              <w:t>$12.30</w:t>
            </w:r>
          </w:p>
        </w:tc>
        <w:tc>
          <w:tcPr>
            <w:tcW w:w="650" w:type="dxa"/>
          </w:tcPr>
          <w:p w14:paraId="35D3C271" w14:textId="77777777" w:rsidR="00A25833" w:rsidRDefault="009A31A5">
            <w:pPr>
              <w:spacing w:before="10" w:after="10"/>
              <w:jc w:val="right"/>
            </w:pPr>
            <w:r>
              <w:rPr>
                <w:sz w:val="16"/>
              </w:rPr>
              <w:t>250</w:t>
            </w:r>
          </w:p>
        </w:tc>
        <w:tc>
          <w:tcPr>
            <w:tcW w:w="550" w:type="dxa"/>
          </w:tcPr>
          <w:p w14:paraId="17D734A8" w14:textId="77777777" w:rsidR="00A25833" w:rsidRDefault="009A31A5">
            <w:pPr>
              <w:spacing w:before="10" w:after="10"/>
              <w:jc w:val="right"/>
            </w:pPr>
            <w:r>
              <w:rPr>
                <w:sz w:val="16"/>
              </w:rPr>
              <w:t>0.2</w:t>
            </w:r>
          </w:p>
        </w:tc>
        <w:tc>
          <w:tcPr>
            <w:tcW w:w="700" w:type="dxa"/>
          </w:tcPr>
          <w:p w14:paraId="360BCF13" w14:textId="77777777" w:rsidR="00A25833" w:rsidRDefault="009A31A5">
            <w:pPr>
              <w:spacing w:before="10" w:after="10"/>
              <w:jc w:val="right"/>
            </w:pPr>
            <w:r>
              <w:rPr>
                <w:sz w:val="16"/>
              </w:rPr>
              <w:t>$1.50</w:t>
            </w:r>
          </w:p>
        </w:tc>
        <w:tc>
          <w:tcPr>
            <w:tcW w:w="750" w:type="dxa"/>
          </w:tcPr>
          <w:p w14:paraId="7E13CEA9" w14:textId="77777777" w:rsidR="00A25833" w:rsidRDefault="009A31A5">
            <w:pPr>
              <w:spacing w:before="10" w:after="10"/>
              <w:jc w:val="right"/>
            </w:pPr>
            <w:r>
              <w:rPr>
                <w:b/>
                <w:sz w:val="16"/>
              </w:rPr>
              <w:t>$0.099</w:t>
            </w:r>
          </w:p>
        </w:tc>
      </w:tr>
      <w:tr w:rsidR="00A25833" w14:paraId="5A7D60EB" w14:textId="77777777">
        <w:trPr>
          <w:jc w:val="center"/>
        </w:trPr>
        <w:tc>
          <w:tcPr>
            <w:tcW w:w="1500" w:type="dxa"/>
          </w:tcPr>
          <w:p w14:paraId="761BCEE0" w14:textId="77777777" w:rsidR="00A25833" w:rsidRDefault="009A31A5">
            <w:pPr>
              <w:spacing w:before="10" w:after="10"/>
            </w:pPr>
            <w:r>
              <w:rPr>
                <w:sz w:val="16"/>
              </w:rPr>
              <w:t>United Arab Emirates</w:t>
            </w:r>
          </w:p>
        </w:tc>
        <w:tc>
          <w:tcPr>
            <w:tcW w:w="650" w:type="dxa"/>
          </w:tcPr>
          <w:p w14:paraId="23DC699A" w14:textId="77777777" w:rsidR="00A25833" w:rsidRDefault="009A31A5">
            <w:pPr>
              <w:spacing w:before="10" w:after="10"/>
            </w:pPr>
            <w:r>
              <w:rPr>
                <w:sz w:val="16"/>
              </w:rPr>
              <w:t>$0.065</w:t>
            </w:r>
          </w:p>
        </w:tc>
        <w:tc>
          <w:tcPr>
            <w:tcW w:w="550" w:type="dxa"/>
          </w:tcPr>
          <w:p w14:paraId="59CC0718" w14:textId="77777777" w:rsidR="00A25833" w:rsidRDefault="009A31A5">
            <w:pPr>
              <w:spacing w:before="10" w:after="10"/>
              <w:jc w:val="right"/>
            </w:pPr>
            <w:r>
              <w:rPr>
                <w:sz w:val="16"/>
              </w:rPr>
              <w:t>37.1</w:t>
            </w:r>
          </w:p>
        </w:tc>
        <w:tc>
          <w:tcPr>
            <w:tcW w:w="500" w:type="dxa"/>
          </w:tcPr>
          <w:p w14:paraId="03390EDF" w14:textId="77777777" w:rsidR="00A25833" w:rsidRDefault="009A31A5">
            <w:pPr>
              <w:spacing w:before="10" w:after="10"/>
              <w:jc w:val="right"/>
            </w:pPr>
            <w:r>
              <w:rPr>
                <w:sz w:val="16"/>
              </w:rPr>
              <w:t>1.41</w:t>
            </w:r>
          </w:p>
        </w:tc>
        <w:tc>
          <w:tcPr>
            <w:tcW w:w="650" w:type="dxa"/>
          </w:tcPr>
          <w:p w14:paraId="3EFC2ABF" w14:textId="77777777" w:rsidR="00A25833" w:rsidRDefault="009A31A5">
            <w:pPr>
              <w:spacing w:before="10" w:after="10"/>
              <w:jc w:val="right"/>
            </w:pPr>
            <w:r>
              <w:rPr>
                <w:sz w:val="16"/>
              </w:rPr>
              <w:t>$9.24</w:t>
            </w:r>
          </w:p>
        </w:tc>
        <w:tc>
          <w:tcPr>
            <w:tcW w:w="650" w:type="dxa"/>
          </w:tcPr>
          <w:p w14:paraId="6B00C1E5" w14:textId="77777777" w:rsidR="00A25833" w:rsidRDefault="009A31A5">
            <w:pPr>
              <w:spacing w:before="10" w:after="10"/>
              <w:jc w:val="right"/>
            </w:pPr>
            <w:r>
              <w:rPr>
                <w:sz w:val="16"/>
              </w:rPr>
              <w:t>500</w:t>
            </w:r>
          </w:p>
        </w:tc>
        <w:tc>
          <w:tcPr>
            <w:tcW w:w="550" w:type="dxa"/>
          </w:tcPr>
          <w:p w14:paraId="171B5D3D" w14:textId="77777777" w:rsidR="00A25833" w:rsidRDefault="009A31A5">
            <w:pPr>
              <w:spacing w:before="10" w:after="10"/>
              <w:jc w:val="right"/>
            </w:pPr>
            <w:r>
              <w:rPr>
                <w:sz w:val="16"/>
              </w:rPr>
              <w:t>0.4</w:t>
            </w:r>
          </w:p>
        </w:tc>
        <w:tc>
          <w:tcPr>
            <w:tcW w:w="700" w:type="dxa"/>
          </w:tcPr>
          <w:p w14:paraId="0FD4A822" w14:textId="77777777" w:rsidR="00A25833" w:rsidRDefault="009A31A5">
            <w:pPr>
              <w:spacing w:before="10" w:after="10"/>
              <w:jc w:val="right"/>
            </w:pPr>
            <w:r>
              <w:rPr>
                <w:sz w:val="16"/>
              </w:rPr>
              <w:t>$1.47</w:t>
            </w:r>
          </w:p>
        </w:tc>
        <w:tc>
          <w:tcPr>
            <w:tcW w:w="750" w:type="dxa"/>
          </w:tcPr>
          <w:p w14:paraId="6C42D1F4" w14:textId="77777777" w:rsidR="00A25833" w:rsidRDefault="009A31A5">
            <w:pPr>
              <w:spacing w:before="10" w:after="10"/>
              <w:jc w:val="right"/>
            </w:pPr>
            <w:r>
              <w:rPr>
                <w:b/>
                <w:sz w:val="16"/>
              </w:rPr>
              <w:t>$0.095</w:t>
            </w:r>
          </w:p>
        </w:tc>
      </w:tr>
      <w:tr w:rsidR="00A25833" w14:paraId="520C0E59" w14:textId="77777777">
        <w:trPr>
          <w:jc w:val="center"/>
        </w:trPr>
        <w:tc>
          <w:tcPr>
            <w:tcW w:w="1500" w:type="dxa"/>
          </w:tcPr>
          <w:p w14:paraId="16FC0B23" w14:textId="77777777" w:rsidR="00A25833" w:rsidRDefault="009A31A5">
            <w:pPr>
              <w:spacing w:before="10" w:after="10"/>
            </w:pPr>
            <w:r>
              <w:rPr>
                <w:sz w:val="16"/>
              </w:rPr>
              <w:t>Chile</w:t>
            </w:r>
          </w:p>
        </w:tc>
        <w:tc>
          <w:tcPr>
            <w:tcW w:w="650" w:type="dxa"/>
          </w:tcPr>
          <w:p w14:paraId="5E44098A" w14:textId="77777777" w:rsidR="00A25833" w:rsidRDefault="009A31A5">
            <w:pPr>
              <w:spacing w:before="10" w:after="10"/>
            </w:pPr>
            <w:r>
              <w:rPr>
                <w:sz w:val="16"/>
              </w:rPr>
              <w:t>$0.130</w:t>
            </w:r>
          </w:p>
        </w:tc>
        <w:tc>
          <w:tcPr>
            <w:tcW w:w="550" w:type="dxa"/>
          </w:tcPr>
          <w:p w14:paraId="732EEC70" w14:textId="77777777" w:rsidR="00A25833" w:rsidRDefault="009A31A5">
            <w:pPr>
              <w:spacing w:before="10" w:after="10"/>
              <w:jc w:val="right"/>
            </w:pPr>
            <w:r>
              <w:rPr>
                <w:sz w:val="16"/>
              </w:rPr>
              <w:t>13.4</w:t>
            </w:r>
          </w:p>
        </w:tc>
        <w:tc>
          <w:tcPr>
            <w:tcW w:w="500" w:type="dxa"/>
          </w:tcPr>
          <w:p w14:paraId="6A3187CF" w14:textId="77777777" w:rsidR="00A25833" w:rsidRDefault="009A31A5">
            <w:pPr>
              <w:spacing w:before="10" w:after="10"/>
              <w:jc w:val="right"/>
            </w:pPr>
            <w:r>
              <w:rPr>
                <w:sz w:val="16"/>
              </w:rPr>
              <w:t>1.08</w:t>
            </w:r>
          </w:p>
        </w:tc>
        <w:tc>
          <w:tcPr>
            <w:tcW w:w="650" w:type="dxa"/>
          </w:tcPr>
          <w:p w14:paraId="09340B9C" w14:textId="77777777" w:rsidR="00A25833" w:rsidRDefault="009A31A5">
            <w:pPr>
              <w:spacing w:before="10" w:after="10"/>
              <w:jc w:val="right"/>
            </w:pPr>
            <w:r>
              <w:rPr>
                <w:sz w:val="16"/>
              </w:rPr>
              <w:t>$8.61</w:t>
            </w:r>
          </w:p>
        </w:tc>
        <w:tc>
          <w:tcPr>
            <w:tcW w:w="650" w:type="dxa"/>
          </w:tcPr>
          <w:p w14:paraId="2CAE195E" w14:textId="77777777" w:rsidR="00A25833" w:rsidRDefault="009A31A5">
            <w:pPr>
              <w:spacing w:before="10" w:after="10"/>
              <w:jc w:val="right"/>
            </w:pPr>
            <w:r>
              <w:rPr>
                <w:sz w:val="16"/>
              </w:rPr>
              <w:t>200</w:t>
            </w:r>
          </w:p>
        </w:tc>
        <w:tc>
          <w:tcPr>
            <w:tcW w:w="550" w:type="dxa"/>
          </w:tcPr>
          <w:p w14:paraId="2E0FFFBE" w14:textId="77777777" w:rsidR="00A25833" w:rsidRDefault="009A31A5">
            <w:pPr>
              <w:spacing w:before="10" w:after="10"/>
              <w:jc w:val="right"/>
            </w:pPr>
            <w:r>
              <w:rPr>
                <w:sz w:val="16"/>
              </w:rPr>
              <w:t>0.2</w:t>
            </w:r>
          </w:p>
        </w:tc>
        <w:tc>
          <w:tcPr>
            <w:tcW w:w="700" w:type="dxa"/>
          </w:tcPr>
          <w:p w14:paraId="36D2F8A3" w14:textId="77777777" w:rsidR="00A25833" w:rsidRDefault="009A31A5">
            <w:pPr>
              <w:spacing w:before="10" w:after="10"/>
              <w:jc w:val="right"/>
            </w:pPr>
            <w:r>
              <w:rPr>
                <w:sz w:val="16"/>
              </w:rPr>
              <w:t>$1.50</w:t>
            </w:r>
          </w:p>
        </w:tc>
        <w:tc>
          <w:tcPr>
            <w:tcW w:w="750" w:type="dxa"/>
          </w:tcPr>
          <w:p w14:paraId="56994C2C" w14:textId="77777777" w:rsidR="00A25833" w:rsidRDefault="009A31A5">
            <w:pPr>
              <w:spacing w:before="10" w:after="10"/>
              <w:jc w:val="right"/>
            </w:pPr>
            <w:r>
              <w:rPr>
                <w:b/>
                <w:sz w:val="16"/>
              </w:rPr>
              <w:t>$0.130</w:t>
            </w:r>
          </w:p>
        </w:tc>
      </w:tr>
      <w:tr w:rsidR="00A25833" w14:paraId="1163AE6D" w14:textId="77777777">
        <w:trPr>
          <w:jc w:val="center"/>
        </w:trPr>
        <w:tc>
          <w:tcPr>
            <w:tcW w:w="1500" w:type="dxa"/>
          </w:tcPr>
          <w:p w14:paraId="338F486C" w14:textId="77777777" w:rsidR="00A25833" w:rsidRDefault="009A31A5">
            <w:pPr>
              <w:spacing w:before="10" w:after="10"/>
            </w:pPr>
            <w:r>
              <w:rPr>
                <w:sz w:val="16"/>
              </w:rPr>
              <w:t>United Kingdom</w:t>
            </w:r>
          </w:p>
        </w:tc>
        <w:tc>
          <w:tcPr>
            <w:tcW w:w="650" w:type="dxa"/>
          </w:tcPr>
          <w:p w14:paraId="1ADA13C7" w14:textId="77777777" w:rsidR="00A25833" w:rsidRDefault="009A31A5">
            <w:pPr>
              <w:spacing w:before="10" w:after="10"/>
            </w:pPr>
            <w:r>
              <w:rPr>
                <w:sz w:val="16"/>
              </w:rPr>
              <w:t>$0.097</w:t>
            </w:r>
          </w:p>
        </w:tc>
        <w:tc>
          <w:tcPr>
            <w:tcW w:w="550" w:type="dxa"/>
          </w:tcPr>
          <w:p w14:paraId="3B358A24" w14:textId="77777777" w:rsidR="00A25833" w:rsidRDefault="009A31A5">
            <w:pPr>
              <w:spacing w:before="10" w:after="10"/>
              <w:jc w:val="right"/>
            </w:pPr>
            <w:r>
              <w:rPr>
                <w:sz w:val="16"/>
              </w:rPr>
              <w:t>15.9</w:t>
            </w:r>
          </w:p>
        </w:tc>
        <w:tc>
          <w:tcPr>
            <w:tcW w:w="500" w:type="dxa"/>
          </w:tcPr>
          <w:p w14:paraId="1001608C" w14:textId="77777777" w:rsidR="00A25833" w:rsidRDefault="009A31A5">
            <w:pPr>
              <w:spacing w:before="10" w:after="10"/>
              <w:jc w:val="right"/>
            </w:pPr>
            <w:r>
              <w:rPr>
                <w:sz w:val="16"/>
              </w:rPr>
              <w:t>1.09</w:t>
            </w:r>
          </w:p>
        </w:tc>
        <w:tc>
          <w:tcPr>
            <w:tcW w:w="650" w:type="dxa"/>
          </w:tcPr>
          <w:p w14:paraId="1FE189B1" w14:textId="77777777" w:rsidR="00A25833" w:rsidRDefault="009A31A5">
            <w:pPr>
              <w:spacing w:before="10" w:after="10"/>
              <w:jc w:val="right"/>
            </w:pPr>
            <w:r>
              <w:rPr>
                <w:sz w:val="16"/>
              </w:rPr>
              <w:t>$11.88</w:t>
            </w:r>
          </w:p>
        </w:tc>
        <w:tc>
          <w:tcPr>
            <w:tcW w:w="650" w:type="dxa"/>
          </w:tcPr>
          <w:p w14:paraId="2A6C12EF" w14:textId="77777777" w:rsidR="00A25833" w:rsidRDefault="009A31A5">
            <w:pPr>
              <w:spacing w:before="10" w:after="10"/>
              <w:jc w:val="right"/>
            </w:pPr>
            <w:r>
              <w:rPr>
                <w:sz w:val="16"/>
              </w:rPr>
              <w:t>2,590</w:t>
            </w:r>
          </w:p>
        </w:tc>
        <w:tc>
          <w:tcPr>
            <w:tcW w:w="550" w:type="dxa"/>
          </w:tcPr>
          <w:p w14:paraId="0F1F272E" w14:textId="77777777" w:rsidR="00A25833" w:rsidRDefault="009A31A5">
            <w:pPr>
              <w:spacing w:before="10" w:after="10"/>
              <w:jc w:val="right"/>
            </w:pPr>
            <w:r>
              <w:rPr>
                <w:sz w:val="16"/>
              </w:rPr>
              <w:t>2.1</w:t>
            </w:r>
          </w:p>
        </w:tc>
        <w:tc>
          <w:tcPr>
            <w:tcW w:w="700" w:type="dxa"/>
          </w:tcPr>
          <w:p w14:paraId="392EC6B6" w14:textId="77777777" w:rsidR="00A25833" w:rsidRDefault="009A31A5">
            <w:pPr>
              <w:spacing w:before="10" w:after="10"/>
              <w:jc w:val="right"/>
            </w:pPr>
            <w:r>
              <w:rPr>
                <w:sz w:val="16"/>
              </w:rPr>
              <w:t>$1.50</w:t>
            </w:r>
          </w:p>
        </w:tc>
        <w:tc>
          <w:tcPr>
            <w:tcW w:w="750" w:type="dxa"/>
          </w:tcPr>
          <w:p w14:paraId="5289F408" w14:textId="77777777" w:rsidR="00A25833" w:rsidRDefault="009A31A5">
            <w:pPr>
              <w:spacing w:before="10" w:after="10"/>
              <w:jc w:val="right"/>
            </w:pPr>
            <w:r>
              <w:rPr>
                <w:b/>
                <w:sz w:val="16"/>
              </w:rPr>
              <w:t>$0.107</w:t>
            </w:r>
          </w:p>
        </w:tc>
      </w:tr>
      <w:tr w:rsidR="00A25833" w14:paraId="3A2804F3" w14:textId="77777777">
        <w:trPr>
          <w:jc w:val="center"/>
        </w:trPr>
        <w:tc>
          <w:tcPr>
            <w:tcW w:w="1500" w:type="dxa"/>
          </w:tcPr>
          <w:p w14:paraId="38274512" w14:textId="77777777" w:rsidR="00A25833" w:rsidRDefault="009A31A5">
            <w:pPr>
              <w:spacing w:before="10" w:after="10"/>
            </w:pPr>
            <w:r>
              <w:rPr>
                <w:sz w:val="16"/>
              </w:rPr>
              <w:t>Malaysia</w:t>
            </w:r>
          </w:p>
        </w:tc>
        <w:tc>
          <w:tcPr>
            <w:tcW w:w="650" w:type="dxa"/>
          </w:tcPr>
          <w:p w14:paraId="5591833A" w14:textId="77777777" w:rsidR="00A25833" w:rsidRDefault="009A31A5">
            <w:pPr>
              <w:spacing w:before="10" w:after="10"/>
            </w:pPr>
            <w:r>
              <w:rPr>
                <w:sz w:val="16"/>
              </w:rPr>
              <w:t>$0.099</w:t>
            </w:r>
          </w:p>
        </w:tc>
        <w:tc>
          <w:tcPr>
            <w:tcW w:w="550" w:type="dxa"/>
          </w:tcPr>
          <w:p w14:paraId="4A64310B" w14:textId="77777777" w:rsidR="00A25833" w:rsidRDefault="009A31A5">
            <w:pPr>
              <w:spacing w:before="10" w:after="10"/>
              <w:jc w:val="right"/>
            </w:pPr>
            <w:r>
              <w:rPr>
                <w:sz w:val="16"/>
              </w:rPr>
              <w:t>26.9</w:t>
            </w:r>
          </w:p>
        </w:tc>
        <w:tc>
          <w:tcPr>
            <w:tcW w:w="500" w:type="dxa"/>
          </w:tcPr>
          <w:p w14:paraId="00BA5F32" w14:textId="77777777" w:rsidR="00A25833" w:rsidRDefault="009A31A5">
            <w:pPr>
              <w:spacing w:before="10" w:after="10"/>
              <w:jc w:val="right"/>
            </w:pPr>
            <w:r>
              <w:rPr>
                <w:sz w:val="16"/>
              </w:rPr>
              <w:t>1.26</w:t>
            </w:r>
          </w:p>
        </w:tc>
        <w:tc>
          <w:tcPr>
            <w:tcW w:w="650" w:type="dxa"/>
          </w:tcPr>
          <w:p w14:paraId="08E2BFBC" w14:textId="77777777" w:rsidR="00A25833" w:rsidRDefault="009A31A5">
            <w:pPr>
              <w:spacing w:before="10" w:after="10"/>
              <w:jc w:val="right"/>
            </w:pPr>
            <w:r>
              <w:rPr>
                <w:sz w:val="16"/>
              </w:rPr>
              <w:t>$11.37</w:t>
            </w:r>
          </w:p>
        </w:tc>
        <w:tc>
          <w:tcPr>
            <w:tcW w:w="650" w:type="dxa"/>
          </w:tcPr>
          <w:p w14:paraId="7DE2361C" w14:textId="77777777" w:rsidR="00A25833" w:rsidRDefault="009A31A5">
            <w:pPr>
              <w:spacing w:before="10" w:after="10"/>
              <w:jc w:val="right"/>
            </w:pPr>
            <w:r>
              <w:rPr>
                <w:sz w:val="16"/>
              </w:rPr>
              <w:t>500</w:t>
            </w:r>
          </w:p>
        </w:tc>
        <w:tc>
          <w:tcPr>
            <w:tcW w:w="550" w:type="dxa"/>
          </w:tcPr>
          <w:p w14:paraId="6A42B8F5" w14:textId="77777777" w:rsidR="00A25833" w:rsidRDefault="009A31A5">
            <w:pPr>
              <w:spacing w:before="10" w:after="10"/>
              <w:jc w:val="right"/>
            </w:pPr>
            <w:r>
              <w:rPr>
                <w:sz w:val="16"/>
              </w:rPr>
              <w:t>0.4</w:t>
            </w:r>
          </w:p>
        </w:tc>
        <w:tc>
          <w:tcPr>
            <w:tcW w:w="700" w:type="dxa"/>
          </w:tcPr>
          <w:p w14:paraId="1CBE7D13" w14:textId="77777777" w:rsidR="00A25833" w:rsidRDefault="009A31A5">
            <w:pPr>
              <w:spacing w:before="10" w:after="10"/>
              <w:jc w:val="right"/>
            </w:pPr>
            <w:r>
              <w:rPr>
                <w:sz w:val="16"/>
              </w:rPr>
              <w:t>$1.51</w:t>
            </w:r>
          </w:p>
        </w:tc>
        <w:tc>
          <w:tcPr>
            <w:tcW w:w="750" w:type="dxa"/>
          </w:tcPr>
          <w:p w14:paraId="52D11539" w14:textId="77777777" w:rsidR="00A25833" w:rsidRDefault="009A31A5">
            <w:pPr>
              <w:spacing w:before="10" w:after="10"/>
              <w:jc w:val="right"/>
            </w:pPr>
            <w:r>
              <w:rPr>
                <w:sz w:val="16"/>
              </w:rPr>
              <w:t>$0.099</w:t>
            </w:r>
          </w:p>
        </w:tc>
      </w:tr>
      <w:tr w:rsidR="00A25833" w14:paraId="59D6AD35" w14:textId="77777777">
        <w:trPr>
          <w:jc w:val="center"/>
        </w:trPr>
        <w:tc>
          <w:tcPr>
            <w:tcW w:w="1500" w:type="dxa"/>
          </w:tcPr>
          <w:p w14:paraId="2C529E91" w14:textId="77777777" w:rsidR="00A25833" w:rsidRDefault="009A31A5">
            <w:pPr>
              <w:spacing w:before="10" w:after="10"/>
            </w:pPr>
            <w:r>
              <w:rPr>
                <w:sz w:val="16"/>
              </w:rPr>
              <w:t>Philippines</w:t>
            </w:r>
          </w:p>
        </w:tc>
        <w:tc>
          <w:tcPr>
            <w:tcW w:w="650" w:type="dxa"/>
          </w:tcPr>
          <w:p w14:paraId="7899F4AB" w14:textId="77777777" w:rsidR="00A25833" w:rsidRDefault="009A31A5">
            <w:pPr>
              <w:spacing w:before="10" w:after="10"/>
            </w:pPr>
            <w:r>
              <w:rPr>
                <w:sz w:val="16"/>
              </w:rPr>
              <w:t>$0.115</w:t>
            </w:r>
          </w:p>
        </w:tc>
        <w:tc>
          <w:tcPr>
            <w:tcW w:w="550" w:type="dxa"/>
          </w:tcPr>
          <w:p w14:paraId="454C35B6" w14:textId="77777777" w:rsidR="00A25833" w:rsidRDefault="009A31A5">
            <w:pPr>
              <w:spacing w:before="10" w:after="10"/>
              <w:jc w:val="right"/>
            </w:pPr>
            <w:r>
              <w:rPr>
                <w:sz w:val="16"/>
              </w:rPr>
              <w:t>27.8</w:t>
            </w:r>
          </w:p>
        </w:tc>
        <w:tc>
          <w:tcPr>
            <w:tcW w:w="500" w:type="dxa"/>
          </w:tcPr>
          <w:p w14:paraId="17B56F0C" w14:textId="77777777" w:rsidR="00A25833" w:rsidRDefault="009A31A5">
            <w:pPr>
              <w:spacing w:before="10" w:after="10"/>
              <w:jc w:val="right"/>
            </w:pPr>
            <w:r>
              <w:rPr>
                <w:sz w:val="16"/>
              </w:rPr>
              <w:t>1.27</w:t>
            </w:r>
          </w:p>
        </w:tc>
        <w:tc>
          <w:tcPr>
            <w:tcW w:w="650" w:type="dxa"/>
          </w:tcPr>
          <w:p w14:paraId="2671D05D" w14:textId="77777777" w:rsidR="00A25833" w:rsidRDefault="009A31A5">
            <w:pPr>
              <w:spacing w:before="10" w:after="10"/>
              <w:jc w:val="right"/>
            </w:pPr>
            <w:r>
              <w:rPr>
                <w:sz w:val="16"/>
              </w:rPr>
              <w:t>$8.80</w:t>
            </w:r>
          </w:p>
        </w:tc>
        <w:tc>
          <w:tcPr>
            <w:tcW w:w="650" w:type="dxa"/>
          </w:tcPr>
          <w:p w14:paraId="775351AE" w14:textId="77777777" w:rsidR="00A25833" w:rsidRDefault="009A31A5">
            <w:pPr>
              <w:spacing w:before="10" w:after="10"/>
              <w:jc w:val="right"/>
            </w:pPr>
            <w:r>
              <w:rPr>
                <w:sz w:val="16"/>
              </w:rPr>
              <w:t>200</w:t>
            </w:r>
          </w:p>
        </w:tc>
        <w:tc>
          <w:tcPr>
            <w:tcW w:w="550" w:type="dxa"/>
          </w:tcPr>
          <w:p w14:paraId="52716E81" w14:textId="77777777" w:rsidR="00A25833" w:rsidRDefault="009A31A5">
            <w:pPr>
              <w:spacing w:before="10" w:after="10"/>
              <w:jc w:val="right"/>
            </w:pPr>
            <w:r>
              <w:rPr>
                <w:sz w:val="16"/>
              </w:rPr>
              <w:t>0.2</w:t>
            </w:r>
          </w:p>
        </w:tc>
        <w:tc>
          <w:tcPr>
            <w:tcW w:w="700" w:type="dxa"/>
          </w:tcPr>
          <w:p w14:paraId="64A93316" w14:textId="77777777" w:rsidR="00A25833" w:rsidRDefault="009A31A5">
            <w:pPr>
              <w:spacing w:before="10" w:after="10"/>
              <w:jc w:val="right"/>
            </w:pPr>
            <w:r>
              <w:rPr>
                <w:sz w:val="16"/>
              </w:rPr>
              <w:t>$1.51</w:t>
            </w:r>
          </w:p>
        </w:tc>
        <w:tc>
          <w:tcPr>
            <w:tcW w:w="750" w:type="dxa"/>
          </w:tcPr>
          <w:p w14:paraId="4A19C63B" w14:textId="77777777" w:rsidR="00A25833" w:rsidRDefault="009A31A5">
            <w:pPr>
              <w:spacing w:before="10" w:after="10"/>
              <w:jc w:val="right"/>
            </w:pPr>
            <w:r>
              <w:rPr>
                <w:sz w:val="16"/>
              </w:rPr>
              <w:t>$0.115</w:t>
            </w:r>
          </w:p>
        </w:tc>
      </w:tr>
      <w:tr w:rsidR="00A25833" w14:paraId="05B8BBB2" w14:textId="77777777">
        <w:trPr>
          <w:jc w:val="center"/>
        </w:trPr>
        <w:tc>
          <w:tcPr>
            <w:tcW w:w="1500" w:type="dxa"/>
          </w:tcPr>
          <w:p w14:paraId="1BBFBA0D" w14:textId="77777777" w:rsidR="00A25833" w:rsidRDefault="009A31A5">
            <w:pPr>
              <w:spacing w:before="10" w:after="10"/>
            </w:pPr>
            <w:r>
              <w:rPr>
                <w:sz w:val="16"/>
              </w:rPr>
              <w:t>Israel</w:t>
            </w:r>
          </w:p>
        </w:tc>
        <w:tc>
          <w:tcPr>
            <w:tcW w:w="650" w:type="dxa"/>
          </w:tcPr>
          <w:p w14:paraId="25513880" w14:textId="77777777" w:rsidR="00A25833" w:rsidRDefault="009A31A5">
            <w:pPr>
              <w:spacing w:before="10" w:after="10"/>
            </w:pPr>
            <w:r>
              <w:rPr>
                <w:sz w:val="16"/>
              </w:rPr>
              <w:t>$0.108</w:t>
            </w:r>
          </w:p>
        </w:tc>
        <w:tc>
          <w:tcPr>
            <w:tcW w:w="550" w:type="dxa"/>
          </w:tcPr>
          <w:p w14:paraId="37F14DAF" w14:textId="77777777" w:rsidR="00A25833" w:rsidRDefault="009A31A5">
            <w:pPr>
              <w:spacing w:before="10" w:after="10"/>
              <w:jc w:val="right"/>
            </w:pPr>
            <w:r>
              <w:rPr>
                <w:sz w:val="16"/>
              </w:rPr>
              <w:t>28.2</w:t>
            </w:r>
          </w:p>
        </w:tc>
        <w:tc>
          <w:tcPr>
            <w:tcW w:w="500" w:type="dxa"/>
          </w:tcPr>
          <w:p w14:paraId="3F3DFB7B" w14:textId="77777777" w:rsidR="00A25833" w:rsidRDefault="009A31A5">
            <w:pPr>
              <w:spacing w:before="10" w:after="10"/>
              <w:jc w:val="right"/>
            </w:pPr>
            <w:r>
              <w:rPr>
                <w:sz w:val="16"/>
              </w:rPr>
              <w:t>1.28</w:t>
            </w:r>
          </w:p>
        </w:tc>
        <w:tc>
          <w:tcPr>
            <w:tcW w:w="650" w:type="dxa"/>
          </w:tcPr>
          <w:p w14:paraId="47E56D68" w14:textId="77777777" w:rsidR="00A25833" w:rsidRDefault="009A31A5">
            <w:pPr>
              <w:spacing w:before="10" w:after="10"/>
              <w:jc w:val="right"/>
            </w:pPr>
            <w:r>
              <w:rPr>
                <w:sz w:val="16"/>
              </w:rPr>
              <w:t>$10.09</w:t>
            </w:r>
          </w:p>
        </w:tc>
        <w:tc>
          <w:tcPr>
            <w:tcW w:w="650" w:type="dxa"/>
          </w:tcPr>
          <w:p w14:paraId="47A312CF" w14:textId="77777777" w:rsidR="00A25833" w:rsidRDefault="009A31A5">
            <w:pPr>
              <w:spacing w:before="10" w:after="10"/>
              <w:jc w:val="right"/>
            </w:pPr>
            <w:r>
              <w:rPr>
                <w:sz w:val="16"/>
              </w:rPr>
              <w:t>300</w:t>
            </w:r>
          </w:p>
        </w:tc>
        <w:tc>
          <w:tcPr>
            <w:tcW w:w="550" w:type="dxa"/>
          </w:tcPr>
          <w:p w14:paraId="56157BD8" w14:textId="77777777" w:rsidR="00A25833" w:rsidRDefault="009A31A5">
            <w:pPr>
              <w:spacing w:before="10" w:after="10"/>
              <w:jc w:val="right"/>
            </w:pPr>
            <w:r>
              <w:rPr>
                <w:sz w:val="16"/>
              </w:rPr>
              <w:t>0.2</w:t>
            </w:r>
          </w:p>
        </w:tc>
        <w:tc>
          <w:tcPr>
            <w:tcW w:w="700" w:type="dxa"/>
          </w:tcPr>
          <w:p w14:paraId="113CF5D9" w14:textId="77777777" w:rsidR="00A25833" w:rsidRDefault="009A31A5">
            <w:pPr>
              <w:spacing w:before="10" w:after="10"/>
              <w:jc w:val="right"/>
            </w:pPr>
            <w:r>
              <w:rPr>
                <w:sz w:val="16"/>
              </w:rPr>
              <w:t>$1.51</w:t>
            </w:r>
          </w:p>
        </w:tc>
        <w:tc>
          <w:tcPr>
            <w:tcW w:w="750" w:type="dxa"/>
          </w:tcPr>
          <w:p w14:paraId="6AB03A48" w14:textId="77777777" w:rsidR="00A25833" w:rsidRDefault="009A31A5">
            <w:pPr>
              <w:spacing w:before="10" w:after="10"/>
              <w:jc w:val="right"/>
            </w:pPr>
            <w:r>
              <w:rPr>
                <w:b/>
                <w:sz w:val="16"/>
              </w:rPr>
              <w:t>$0.108</w:t>
            </w:r>
          </w:p>
        </w:tc>
      </w:tr>
      <w:tr w:rsidR="00A25833" w14:paraId="05D049C5" w14:textId="77777777">
        <w:trPr>
          <w:jc w:val="center"/>
        </w:trPr>
        <w:tc>
          <w:tcPr>
            <w:tcW w:w="1500" w:type="dxa"/>
          </w:tcPr>
          <w:p w14:paraId="1B053F7B" w14:textId="77777777" w:rsidR="00A25833" w:rsidRDefault="009A31A5">
            <w:pPr>
              <w:spacing w:before="10" w:after="10"/>
            </w:pPr>
            <w:r>
              <w:rPr>
                <w:sz w:val="16"/>
              </w:rPr>
              <w:t>Thailand</w:t>
            </w:r>
          </w:p>
        </w:tc>
        <w:tc>
          <w:tcPr>
            <w:tcW w:w="650" w:type="dxa"/>
          </w:tcPr>
          <w:p w14:paraId="336124C8" w14:textId="77777777" w:rsidR="00A25833" w:rsidRDefault="009A31A5">
            <w:pPr>
              <w:spacing w:before="10" w:after="10"/>
            </w:pPr>
            <w:r>
              <w:rPr>
                <w:sz w:val="16"/>
              </w:rPr>
              <w:t>$0.108</w:t>
            </w:r>
          </w:p>
        </w:tc>
        <w:tc>
          <w:tcPr>
            <w:tcW w:w="550" w:type="dxa"/>
          </w:tcPr>
          <w:p w14:paraId="30CCD0FE" w14:textId="77777777" w:rsidR="00A25833" w:rsidRDefault="009A31A5">
            <w:pPr>
              <w:spacing w:before="10" w:after="10"/>
              <w:jc w:val="right"/>
            </w:pPr>
            <w:r>
              <w:rPr>
                <w:sz w:val="16"/>
              </w:rPr>
              <w:t>29.3</w:t>
            </w:r>
          </w:p>
        </w:tc>
        <w:tc>
          <w:tcPr>
            <w:tcW w:w="500" w:type="dxa"/>
          </w:tcPr>
          <w:p w14:paraId="3C7A6CED" w14:textId="77777777" w:rsidR="00A25833" w:rsidRDefault="009A31A5">
            <w:pPr>
              <w:spacing w:before="10" w:after="10"/>
              <w:jc w:val="right"/>
            </w:pPr>
            <w:r>
              <w:rPr>
                <w:sz w:val="16"/>
              </w:rPr>
              <w:t>1.29</w:t>
            </w:r>
          </w:p>
        </w:tc>
        <w:tc>
          <w:tcPr>
            <w:tcW w:w="650" w:type="dxa"/>
          </w:tcPr>
          <w:p w14:paraId="3FB192F8" w14:textId="77777777" w:rsidR="00A25833" w:rsidRDefault="009A31A5">
            <w:pPr>
              <w:spacing w:before="10" w:after="10"/>
              <w:jc w:val="right"/>
            </w:pPr>
            <w:r>
              <w:rPr>
                <w:sz w:val="16"/>
              </w:rPr>
              <w:t>$10.03</w:t>
            </w:r>
          </w:p>
        </w:tc>
        <w:tc>
          <w:tcPr>
            <w:tcW w:w="650" w:type="dxa"/>
          </w:tcPr>
          <w:p w14:paraId="1A6009E4" w14:textId="77777777" w:rsidR="00A25833" w:rsidRDefault="009A31A5">
            <w:pPr>
              <w:spacing w:before="10" w:after="10"/>
              <w:jc w:val="right"/>
            </w:pPr>
            <w:r>
              <w:rPr>
                <w:sz w:val="16"/>
              </w:rPr>
              <w:t>300</w:t>
            </w:r>
          </w:p>
        </w:tc>
        <w:tc>
          <w:tcPr>
            <w:tcW w:w="550" w:type="dxa"/>
          </w:tcPr>
          <w:p w14:paraId="7168227A" w14:textId="77777777" w:rsidR="00A25833" w:rsidRDefault="009A31A5">
            <w:pPr>
              <w:spacing w:before="10" w:after="10"/>
              <w:jc w:val="right"/>
            </w:pPr>
            <w:r>
              <w:rPr>
                <w:sz w:val="16"/>
              </w:rPr>
              <w:t>0.2</w:t>
            </w:r>
          </w:p>
        </w:tc>
        <w:tc>
          <w:tcPr>
            <w:tcW w:w="700" w:type="dxa"/>
          </w:tcPr>
          <w:p w14:paraId="42FF9A6E" w14:textId="77777777" w:rsidR="00A25833" w:rsidRDefault="009A31A5">
            <w:pPr>
              <w:spacing w:before="10" w:after="10"/>
              <w:jc w:val="right"/>
            </w:pPr>
            <w:r>
              <w:rPr>
                <w:sz w:val="16"/>
              </w:rPr>
              <w:t>$1.51</w:t>
            </w:r>
          </w:p>
        </w:tc>
        <w:tc>
          <w:tcPr>
            <w:tcW w:w="750" w:type="dxa"/>
          </w:tcPr>
          <w:p w14:paraId="62D44E64" w14:textId="77777777" w:rsidR="00A25833" w:rsidRDefault="009A31A5">
            <w:pPr>
              <w:spacing w:before="10" w:after="10"/>
              <w:jc w:val="right"/>
            </w:pPr>
            <w:r>
              <w:rPr>
                <w:sz w:val="16"/>
              </w:rPr>
              <w:t>$0.108</w:t>
            </w:r>
          </w:p>
        </w:tc>
      </w:tr>
      <w:tr w:rsidR="00A25833" w14:paraId="547D4D70" w14:textId="77777777">
        <w:trPr>
          <w:jc w:val="center"/>
        </w:trPr>
        <w:tc>
          <w:tcPr>
            <w:tcW w:w="1500" w:type="dxa"/>
          </w:tcPr>
          <w:p w14:paraId="22AAAC36" w14:textId="77777777" w:rsidR="00A25833" w:rsidRDefault="009A31A5">
            <w:pPr>
              <w:spacing w:before="10" w:after="10"/>
            </w:pPr>
            <w:r>
              <w:rPr>
                <w:sz w:val="16"/>
              </w:rPr>
              <w:t>Portugal</w:t>
            </w:r>
          </w:p>
        </w:tc>
        <w:tc>
          <w:tcPr>
            <w:tcW w:w="650" w:type="dxa"/>
          </w:tcPr>
          <w:p w14:paraId="089D5C74" w14:textId="77777777" w:rsidR="00A25833" w:rsidRDefault="009A31A5">
            <w:pPr>
              <w:spacing w:before="10" w:after="10"/>
            </w:pPr>
            <w:r>
              <w:rPr>
                <w:sz w:val="16"/>
              </w:rPr>
              <w:t>$0.109</w:t>
            </w:r>
          </w:p>
        </w:tc>
        <w:tc>
          <w:tcPr>
            <w:tcW w:w="550" w:type="dxa"/>
          </w:tcPr>
          <w:p w14:paraId="17F07089" w14:textId="77777777" w:rsidR="00A25833" w:rsidRDefault="009A31A5">
            <w:pPr>
              <w:spacing w:before="10" w:after="10"/>
              <w:jc w:val="right"/>
            </w:pPr>
            <w:r>
              <w:rPr>
                <w:sz w:val="16"/>
              </w:rPr>
              <w:t>22.9</w:t>
            </w:r>
          </w:p>
        </w:tc>
        <w:tc>
          <w:tcPr>
            <w:tcW w:w="500" w:type="dxa"/>
          </w:tcPr>
          <w:p w14:paraId="7E19F98E" w14:textId="77777777" w:rsidR="00A25833" w:rsidRDefault="009A31A5">
            <w:pPr>
              <w:spacing w:before="10" w:after="10"/>
              <w:jc w:val="right"/>
            </w:pPr>
            <w:r>
              <w:rPr>
                <w:sz w:val="16"/>
              </w:rPr>
              <w:t>1.20</w:t>
            </w:r>
          </w:p>
        </w:tc>
        <w:tc>
          <w:tcPr>
            <w:tcW w:w="650" w:type="dxa"/>
          </w:tcPr>
          <w:p w14:paraId="4587A8DB" w14:textId="77777777" w:rsidR="00A25833" w:rsidRDefault="009A31A5">
            <w:pPr>
              <w:spacing w:before="10" w:after="10"/>
              <w:jc w:val="right"/>
            </w:pPr>
            <w:r>
              <w:rPr>
                <w:sz w:val="16"/>
              </w:rPr>
              <w:t>$10.25</w:t>
            </w:r>
          </w:p>
        </w:tc>
        <w:tc>
          <w:tcPr>
            <w:tcW w:w="650" w:type="dxa"/>
          </w:tcPr>
          <w:p w14:paraId="0065C589" w14:textId="77777777" w:rsidR="00A25833" w:rsidRDefault="009A31A5">
            <w:pPr>
              <w:spacing w:before="10" w:after="10"/>
              <w:jc w:val="right"/>
            </w:pPr>
            <w:r>
              <w:rPr>
                <w:sz w:val="16"/>
              </w:rPr>
              <w:t>100</w:t>
            </w:r>
          </w:p>
        </w:tc>
        <w:tc>
          <w:tcPr>
            <w:tcW w:w="550" w:type="dxa"/>
          </w:tcPr>
          <w:p w14:paraId="5B57C26E" w14:textId="77777777" w:rsidR="00A25833" w:rsidRDefault="009A31A5">
            <w:pPr>
              <w:spacing w:before="10" w:after="10"/>
              <w:jc w:val="right"/>
            </w:pPr>
            <w:r>
              <w:rPr>
                <w:sz w:val="16"/>
              </w:rPr>
              <w:t>0.1</w:t>
            </w:r>
          </w:p>
        </w:tc>
        <w:tc>
          <w:tcPr>
            <w:tcW w:w="700" w:type="dxa"/>
          </w:tcPr>
          <w:p w14:paraId="50CACF80" w14:textId="77777777" w:rsidR="00A25833" w:rsidRDefault="009A31A5">
            <w:pPr>
              <w:spacing w:before="10" w:after="10"/>
              <w:jc w:val="right"/>
            </w:pPr>
            <w:r>
              <w:rPr>
                <w:sz w:val="16"/>
              </w:rPr>
              <w:t>$1.50</w:t>
            </w:r>
          </w:p>
        </w:tc>
        <w:tc>
          <w:tcPr>
            <w:tcW w:w="750" w:type="dxa"/>
          </w:tcPr>
          <w:p w14:paraId="0F874C0D" w14:textId="77777777" w:rsidR="00A25833" w:rsidRDefault="009A31A5">
            <w:pPr>
              <w:spacing w:before="10" w:after="10"/>
              <w:jc w:val="right"/>
            </w:pPr>
            <w:r>
              <w:rPr>
                <w:b/>
                <w:sz w:val="16"/>
              </w:rPr>
              <w:t>$0.117</w:t>
            </w:r>
          </w:p>
        </w:tc>
      </w:tr>
      <w:tr w:rsidR="00A25833" w14:paraId="288451E1" w14:textId="77777777">
        <w:trPr>
          <w:jc w:val="center"/>
        </w:trPr>
        <w:tc>
          <w:tcPr>
            <w:tcW w:w="1500" w:type="dxa"/>
          </w:tcPr>
          <w:p w14:paraId="66109CCC" w14:textId="77777777" w:rsidR="00A25833" w:rsidRDefault="009A31A5">
            <w:pPr>
              <w:spacing w:before="10" w:after="10"/>
            </w:pPr>
            <w:r>
              <w:rPr>
                <w:sz w:val="16"/>
              </w:rPr>
              <w:t>France</w:t>
            </w:r>
          </w:p>
        </w:tc>
        <w:tc>
          <w:tcPr>
            <w:tcW w:w="650" w:type="dxa"/>
          </w:tcPr>
          <w:p w14:paraId="265C3985" w14:textId="77777777" w:rsidR="00A25833" w:rsidRDefault="009A31A5">
            <w:pPr>
              <w:spacing w:before="10" w:after="10"/>
            </w:pPr>
            <w:r>
              <w:rPr>
                <w:sz w:val="16"/>
              </w:rPr>
              <w:t>$0.102</w:t>
            </w:r>
          </w:p>
        </w:tc>
        <w:tc>
          <w:tcPr>
            <w:tcW w:w="550" w:type="dxa"/>
          </w:tcPr>
          <w:p w14:paraId="3B175D03" w14:textId="77777777" w:rsidR="00A25833" w:rsidRDefault="009A31A5">
            <w:pPr>
              <w:spacing w:before="10" w:after="10"/>
              <w:jc w:val="right"/>
            </w:pPr>
            <w:r>
              <w:rPr>
                <w:sz w:val="16"/>
              </w:rPr>
              <w:t>21.0</w:t>
            </w:r>
          </w:p>
        </w:tc>
        <w:tc>
          <w:tcPr>
            <w:tcW w:w="500" w:type="dxa"/>
          </w:tcPr>
          <w:p w14:paraId="0A5810B0" w14:textId="77777777" w:rsidR="00A25833" w:rsidRDefault="009A31A5">
            <w:pPr>
              <w:spacing w:before="10" w:after="10"/>
              <w:jc w:val="right"/>
            </w:pPr>
            <w:r>
              <w:rPr>
                <w:sz w:val="16"/>
              </w:rPr>
              <w:t>1.17</w:t>
            </w:r>
          </w:p>
        </w:tc>
        <w:tc>
          <w:tcPr>
            <w:tcW w:w="650" w:type="dxa"/>
          </w:tcPr>
          <w:p w14:paraId="6F84E62F" w14:textId="77777777" w:rsidR="00A25833" w:rsidRDefault="009A31A5">
            <w:pPr>
              <w:spacing w:before="10" w:after="10"/>
              <w:jc w:val="right"/>
            </w:pPr>
            <w:r>
              <w:rPr>
                <w:sz w:val="16"/>
              </w:rPr>
              <w:t>$10.43</w:t>
            </w:r>
          </w:p>
        </w:tc>
        <w:tc>
          <w:tcPr>
            <w:tcW w:w="650" w:type="dxa"/>
          </w:tcPr>
          <w:p w14:paraId="587F8665" w14:textId="77777777" w:rsidR="00A25833" w:rsidRDefault="009A31A5">
            <w:pPr>
              <w:spacing w:before="10" w:after="10"/>
              <w:jc w:val="right"/>
            </w:pPr>
            <w:r>
              <w:rPr>
                <w:sz w:val="16"/>
              </w:rPr>
              <w:t>1,400</w:t>
            </w:r>
          </w:p>
        </w:tc>
        <w:tc>
          <w:tcPr>
            <w:tcW w:w="550" w:type="dxa"/>
          </w:tcPr>
          <w:p w14:paraId="2F53AB22" w14:textId="77777777" w:rsidR="00A25833" w:rsidRDefault="009A31A5">
            <w:pPr>
              <w:spacing w:before="10" w:after="10"/>
              <w:jc w:val="right"/>
            </w:pPr>
            <w:r>
              <w:rPr>
                <w:sz w:val="16"/>
              </w:rPr>
              <w:t>1.1</w:t>
            </w:r>
          </w:p>
        </w:tc>
        <w:tc>
          <w:tcPr>
            <w:tcW w:w="700" w:type="dxa"/>
          </w:tcPr>
          <w:p w14:paraId="37D8F40B" w14:textId="77777777" w:rsidR="00A25833" w:rsidRDefault="009A31A5">
            <w:pPr>
              <w:spacing w:before="10" w:after="10"/>
              <w:jc w:val="right"/>
            </w:pPr>
            <w:r>
              <w:rPr>
                <w:sz w:val="16"/>
              </w:rPr>
              <w:t>$1.50</w:t>
            </w:r>
          </w:p>
        </w:tc>
        <w:tc>
          <w:tcPr>
            <w:tcW w:w="750" w:type="dxa"/>
          </w:tcPr>
          <w:p w14:paraId="191728C8" w14:textId="77777777" w:rsidR="00A25833" w:rsidRDefault="009A31A5">
            <w:pPr>
              <w:spacing w:before="10" w:after="10"/>
              <w:jc w:val="right"/>
            </w:pPr>
            <w:r>
              <w:rPr>
                <w:b/>
                <w:sz w:val="16"/>
              </w:rPr>
              <w:t>$0.121</w:t>
            </w:r>
          </w:p>
        </w:tc>
      </w:tr>
      <w:tr w:rsidR="00A25833" w14:paraId="21ED0B62" w14:textId="77777777">
        <w:trPr>
          <w:jc w:val="center"/>
        </w:trPr>
        <w:tc>
          <w:tcPr>
            <w:tcW w:w="1500" w:type="dxa"/>
          </w:tcPr>
          <w:p w14:paraId="7745FAAE" w14:textId="77777777" w:rsidR="00A25833" w:rsidRDefault="009A31A5">
            <w:pPr>
              <w:spacing w:before="10" w:after="10"/>
            </w:pPr>
            <w:r>
              <w:rPr>
                <w:sz w:val="16"/>
              </w:rPr>
              <w:t>Serbia</w:t>
            </w:r>
          </w:p>
        </w:tc>
        <w:tc>
          <w:tcPr>
            <w:tcW w:w="650" w:type="dxa"/>
          </w:tcPr>
          <w:p w14:paraId="52AECC29" w14:textId="77777777" w:rsidR="00A25833" w:rsidRDefault="009A31A5">
            <w:pPr>
              <w:spacing w:before="10" w:after="10"/>
            </w:pPr>
            <w:r>
              <w:rPr>
                <w:sz w:val="16"/>
              </w:rPr>
              <w:t>$0.120</w:t>
            </w:r>
          </w:p>
        </w:tc>
        <w:tc>
          <w:tcPr>
            <w:tcW w:w="550" w:type="dxa"/>
          </w:tcPr>
          <w:p w14:paraId="16DB30EA" w14:textId="77777777" w:rsidR="00A25833" w:rsidRDefault="009A31A5">
            <w:pPr>
              <w:spacing w:before="10" w:after="10"/>
              <w:jc w:val="right"/>
            </w:pPr>
            <w:r>
              <w:rPr>
                <w:sz w:val="16"/>
              </w:rPr>
              <w:t>23.2</w:t>
            </w:r>
          </w:p>
        </w:tc>
        <w:tc>
          <w:tcPr>
            <w:tcW w:w="500" w:type="dxa"/>
          </w:tcPr>
          <w:p w14:paraId="71F049AF" w14:textId="77777777" w:rsidR="00A25833" w:rsidRDefault="009A31A5">
            <w:pPr>
              <w:spacing w:before="10" w:after="10"/>
              <w:jc w:val="right"/>
            </w:pPr>
            <w:r>
              <w:rPr>
                <w:sz w:val="16"/>
              </w:rPr>
              <w:t>1.20</w:t>
            </w:r>
          </w:p>
        </w:tc>
        <w:tc>
          <w:tcPr>
            <w:tcW w:w="650" w:type="dxa"/>
          </w:tcPr>
          <w:p w14:paraId="2A47C61F" w14:textId="77777777" w:rsidR="00A25833" w:rsidRDefault="009A31A5">
            <w:pPr>
              <w:spacing w:before="10" w:after="10"/>
              <w:jc w:val="right"/>
            </w:pPr>
            <w:r>
              <w:rPr>
                <w:sz w:val="16"/>
              </w:rPr>
              <w:t>$10.15</w:t>
            </w:r>
          </w:p>
        </w:tc>
        <w:tc>
          <w:tcPr>
            <w:tcW w:w="650" w:type="dxa"/>
          </w:tcPr>
          <w:p w14:paraId="1E885D5E" w14:textId="77777777" w:rsidR="00A25833" w:rsidRDefault="009A31A5">
            <w:pPr>
              <w:spacing w:before="10" w:after="10"/>
              <w:jc w:val="right"/>
            </w:pPr>
            <w:r>
              <w:rPr>
                <w:sz w:val="16"/>
              </w:rPr>
              <w:t>40</w:t>
            </w:r>
          </w:p>
        </w:tc>
        <w:tc>
          <w:tcPr>
            <w:tcW w:w="550" w:type="dxa"/>
          </w:tcPr>
          <w:p w14:paraId="7072AB46" w14:textId="77777777" w:rsidR="00A25833" w:rsidRDefault="009A31A5">
            <w:pPr>
              <w:spacing w:before="10" w:after="10"/>
              <w:jc w:val="right"/>
            </w:pPr>
            <w:r>
              <w:rPr>
                <w:sz w:val="16"/>
              </w:rPr>
              <w:t>0.0</w:t>
            </w:r>
          </w:p>
        </w:tc>
        <w:tc>
          <w:tcPr>
            <w:tcW w:w="700" w:type="dxa"/>
          </w:tcPr>
          <w:p w14:paraId="7A218B3F" w14:textId="77777777" w:rsidR="00A25833" w:rsidRDefault="009A31A5">
            <w:pPr>
              <w:spacing w:before="10" w:after="10"/>
              <w:jc w:val="right"/>
            </w:pPr>
            <w:r>
              <w:rPr>
                <w:sz w:val="16"/>
              </w:rPr>
              <w:t>$1.51</w:t>
            </w:r>
          </w:p>
        </w:tc>
        <w:tc>
          <w:tcPr>
            <w:tcW w:w="750" w:type="dxa"/>
          </w:tcPr>
          <w:p w14:paraId="73E7E299" w14:textId="77777777" w:rsidR="00A25833" w:rsidRDefault="009A31A5">
            <w:pPr>
              <w:spacing w:before="10" w:after="10"/>
              <w:jc w:val="right"/>
            </w:pPr>
            <w:r>
              <w:rPr>
                <w:sz w:val="16"/>
              </w:rPr>
              <w:t>$0.120</w:t>
            </w:r>
          </w:p>
        </w:tc>
      </w:tr>
      <w:tr w:rsidR="00A25833" w14:paraId="1113C40D" w14:textId="77777777">
        <w:trPr>
          <w:jc w:val="center"/>
        </w:trPr>
        <w:tc>
          <w:tcPr>
            <w:tcW w:w="1500" w:type="dxa"/>
          </w:tcPr>
          <w:p w14:paraId="1DDA7590" w14:textId="77777777" w:rsidR="00A25833" w:rsidRDefault="009A31A5">
            <w:pPr>
              <w:spacing w:before="10" w:after="10"/>
            </w:pPr>
            <w:r>
              <w:rPr>
                <w:sz w:val="16"/>
              </w:rPr>
              <w:t>Latvia</w:t>
            </w:r>
          </w:p>
        </w:tc>
        <w:tc>
          <w:tcPr>
            <w:tcW w:w="650" w:type="dxa"/>
          </w:tcPr>
          <w:p w14:paraId="60DCC950" w14:textId="77777777" w:rsidR="00A25833" w:rsidRDefault="009A31A5">
            <w:pPr>
              <w:spacing w:before="10" w:after="10"/>
            </w:pPr>
            <w:r>
              <w:rPr>
                <w:sz w:val="16"/>
              </w:rPr>
              <w:t>$0.110</w:t>
            </w:r>
          </w:p>
        </w:tc>
        <w:tc>
          <w:tcPr>
            <w:tcW w:w="550" w:type="dxa"/>
          </w:tcPr>
          <w:p w14:paraId="1123DE27" w14:textId="77777777" w:rsidR="00A25833" w:rsidRDefault="009A31A5">
            <w:pPr>
              <w:spacing w:before="10" w:after="10"/>
              <w:jc w:val="right"/>
            </w:pPr>
            <w:r>
              <w:rPr>
                <w:sz w:val="16"/>
              </w:rPr>
              <w:t>18.4</w:t>
            </w:r>
          </w:p>
        </w:tc>
        <w:tc>
          <w:tcPr>
            <w:tcW w:w="500" w:type="dxa"/>
          </w:tcPr>
          <w:p w14:paraId="280E3AB6" w14:textId="77777777" w:rsidR="00A25833" w:rsidRDefault="009A31A5">
            <w:pPr>
              <w:spacing w:before="10" w:after="10"/>
              <w:jc w:val="right"/>
            </w:pPr>
            <w:r>
              <w:rPr>
                <w:sz w:val="16"/>
              </w:rPr>
              <w:t>1.13</w:t>
            </w:r>
          </w:p>
        </w:tc>
        <w:tc>
          <w:tcPr>
            <w:tcW w:w="650" w:type="dxa"/>
          </w:tcPr>
          <w:p w14:paraId="44EF28F7" w14:textId="77777777" w:rsidR="00A25833" w:rsidRDefault="009A31A5">
            <w:pPr>
              <w:spacing w:before="10" w:after="10"/>
              <w:jc w:val="right"/>
            </w:pPr>
            <w:r>
              <w:rPr>
                <w:sz w:val="16"/>
              </w:rPr>
              <w:t>$10.92</w:t>
            </w:r>
          </w:p>
        </w:tc>
        <w:tc>
          <w:tcPr>
            <w:tcW w:w="650" w:type="dxa"/>
          </w:tcPr>
          <w:p w14:paraId="26036532" w14:textId="77777777" w:rsidR="00A25833" w:rsidRDefault="009A31A5">
            <w:pPr>
              <w:spacing w:before="10" w:after="10"/>
              <w:jc w:val="right"/>
            </w:pPr>
            <w:r>
              <w:rPr>
                <w:sz w:val="16"/>
              </w:rPr>
              <w:t>80</w:t>
            </w:r>
          </w:p>
        </w:tc>
        <w:tc>
          <w:tcPr>
            <w:tcW w:w="550" w:type="dxa"/>
          </w:tcPr>
          <w:p w14:paraId="6B4E045B" w14:textId="77777777" w:rsidR="00A25833" w:rsidRDefault="009A31A5">
            <w:pPr>
              <w:spacing w:before="10" w:after="10"/>
              <w:jc w:val="right"/>
            </w:pPr>
            <w:r>
              <w:rPr>
                <w:sz w:val="16"/>
              </w:rPr>
              <w:t>0.1</w:t>
            </w:r>
          </w:p>
        </w:tc>
        <w:tc>
          <w:tcPr>
            <w:tcW w:w="700" w:type="dxa"/>
          </w:tcPr>
          <w:p w14:paraId="2B0A050E" w14:textId="77777777" w:rsidR="00A25833" w:rsidRDefault="009A31A5">
            <w:pPr>
              <w:spacing w:before="10" w:after="10"/>
              <w:jc w:val="right"/>
            </w:pPr>
            <w:r>
              <w:rPr>
                <w:sz w:val="16"/>
              </w:rPr>
              <w:t>$1.50</w:t>
            </w:r>
          </w:p>
        </w:tc>
        <w:tc>
          <w:tcPr>
            <w:tcW w:w="750" w:type="dxa"/>
          </w:tcPr>
          <w:p w14:paraId="3A70B670" w14:textId="77777777" w:rsidR="00A25833" w:rsidRDefault="009A31A5">
            <w:pPr>
              <w:spacing w:before="10" w:after="10"/>
              <w:jc w:val="right"/>
            </w:pPr>
            <w:r>
              <w:rPr>
                <w:b/>
                <w:sz w:val="16"/>
              </w:rPr>
              <w:t>$0.124</w:t>
            </w:r>
          </w:p>
        </w:tc>
      </w:tr>
      <w:tr w:rsidR="00A25833" w14:paraId="2112BE80" w14:textId="77777777">
        <w:trPr>
          <w:jc w:val="center"/>
        </w:trPr>
        <w:tc>
          <w:tcPr>
            <w:tcW w:w="1500" w:type="dxa"/>
          </w:tcPr>
          <w:p w14:paraId="3E54E6A3" w14:textId="77777777" w:rsidR="00A25833" w:rsidRDefault="009A31A5">
            <w:pPr>
              <w:spacing w:before="10" w:after="10"/>
            </w:pPr>
            <w:r>
              <w:rPr>
                <w:sz w:val="16"/>
              </w:rPr>
              <w:t>Pakistan</w:t>
            </w:r>
          </w:p>
        </w:tc>
        <w:tc>
          <w:tcPr>
            <w:tcW w:w="650" w:type="dxa"/>
          </w:tcPr>
          <w:p w14:paraId="5A20D2BB" w14:textId="77777777" w:rsidR="00A25833" w:rsidRDefault="009A31A5">
            <w:pPr>
              <w:spacing w:before="10" w:after="10"/>
            </w:pPr>
            <w:r>
              <w:rPr>
                <w:sz w:val="16"/>
              </w:rPr>
              <w:t>$0.134</w:t>
            </w:r>
          </w:p>
        </w:tc>
        <w:tc>
          <w:tcPr>
            <w:tcW w:w="550" w:type="dxa"/>
          </w:tcPr>
          <w:p w14:paraId="38412FC5" w14:textId="77777777" w:rsidR="00A25833" w:rsidRDefault="009A31A5">
            <w:pPr>
              <w:spacing w:before="10" w:after="10"/>
              <w:jc w:val="right"/>
            </w:pPr>
            <w:r>
              <w:rPr>
                <w:sz w:val="16"/>
              </w:rPr>
              <w:t>29.9</w:t>
            </w:r>
          </w:p>
        </w:tc>
        <w:tc>
          <w:tcPr>
            <w:tcW w:w="500" w:type="dxa"/>
          </w:tcPr>
          <w:p w14:paraId="37D25842" w14:textId="77777777" w:rsidR="00A25833" w:rsidRDefault="009A31A5">
            <w:pPr>
              <w:spacing w:before="10" w:after="10"/>
              <w:jc w:val="right"/>
            </w:pPr>
            <w:r>
              <w:rPr>
                <w:sz w:val="16"/>
              </w:rPr>
              <w:t>1.30</w:t>
            </w:r>
          </w:p>
        </w:tc>
        <w:tc>
          <w:tcPr>
            <w:tcW w:w="650" w:type="dxa"/>
          </w:tcPr>
          <w:p w14:paraId="1B909E97" w14:textId="77777777" w:rsidR="00A25833" w:rsidRDefault="009A31A5">
            <w:pPr>
              <w:spacing w:before="10" w:after="10"/>
              <w:jc w:val="right"/>
            </w:pPr>
            <w:r>
              <w:rPr>
                <w:sz w:val="16"/>
              </w:rPr>
              <w:t>$6.57</w:t>
            </w:r>
          </w:p>
        </w:tc>
        <w:tc>
          <w:tcPr>
            <w:tcW w:w="650" w:type="dxa"/>
          </w:tcPr>
          <w:p w14:paraId="1620CCB1" w14:textId="77777777" w:rsidR="00A25833" w:rsidRDefault="009A31A5">
            <w:pPr>
              <w:spacing w:before="10" w:after="10"/>
              <w:jc w:val="right"/>
            </w:pPr>
            <w:r>
              <w:rPr>
                <w:sz w:val="16"/>
              </w:rPr>
              <w:t>50</w:t>
            </w:r>
          </w:p>
        </w:tc>
        <w:tc>
          <w:tcPr>
            <w:tcW w:w="550" w:type="dxa"/>
          </w:tcPr>
          <w:p w14:paraId="035960DF" w14:textId="77777777" w:rsidR="00A25833" w:rsidRDefault="009A31A5">
            <w:pPr>
              <w:spacing w:before="10" w:after="10"/>
              <w:jc w:val="right"/>
            </w:pPr>
            <w:r>
              <w:rPr>
                <w:sz w:val="16"/>
              </w:rPr>
              <w:t>0.0</w:t>
            </w:r>
          </w:p>
        </w:tc>
        <w:tc>
          <w:tcPr>
            <w:tcW w:w="700" w:type="dxa"/>
          </w:tcPr>
          <w:p w14:paraId="16E5F1D4" w14:textId="77777777" w:rsidR="00A25833" w:rsidRDefault="009A31A5">
            <w:pPr>
              <w:spacing w:before="10" w:after="10"/>
              <w:jc w:val="right"/>
            </w:pPr>
            <w:r>
              <w:rPr>
                <w:sz w:val="16"/>
              </w:rPr>
              <w:t>$1.52</w:t>
            </w:r>
          </w:p>
        </w:tc>
        <w:tc>
          <w:tcPr>
            <w:tcW w:w="750" w:type="dxa"/>
          </w:tcPr>
          <w:p w14:paraId="0E7B08F1" w14:textId="77777777" w:rsidR="00A25833" w:rsidRDefault="009A31A5">
            <w:pPr>
              <w:spacing w:before="10" w:after="10"/>
              <w:jc w:val="right"/>
            </w:pPr>
            <w:r>
              <w:rPr>
                <w:sz w:val="16"/>
              </w:rPr>
              <w:t>$0.134</w:t>
            </w:r>
          </w:p>
        </w:tc>
      </w:tr>
      <w:tr w:rsidR="00A25833" w14:paraId="3DBF3528" w14:textId="77777777">
        <w:trPr>
          <w:jc w:val="center"/>
        </w:trPr>
        <w:tc>
          <w:tcPr>
            <w:tcW w:w="1500" w:type="dxa"/>
          </w:tcPr>
          <w:p w14:paraId="6722E9C6" w14:textId="77777777" w:rsidR="00A25833" w:rsidRDefault="009A31A5">
            <w:pPr>
              <w:spacing w:before="10" w:after="10"/>
            </w:pPr>
            <w:r>
              <w:rPr>
                <w:sz w:val="16"/>
              </w:rPr>
              <w:t>Saudi Arabia</w:t>
            </w:r>
          </w:p>
        </w:tc>
        <w:tc>
          <w:tcPr>
            <w:tcW w:w="650" w:type="dxa"/>
          </w:tcPr>
          <w:p w14:paraId="416F3063" w14:textId="77777777" w:rsidR="00A25833" w:rsidRDefault="009A31A5">
            <w:pPr>
              <w:spacing w:before="10" w:after="10"/>
            </w:pPr>
            <w:r>
              <w:rPr>
                <w:sz w:val="16"/>
              </w:rPr>
              <w:t>$0.053</w:t>
            </w:r>
          </w:p>
        </w:tc>
        <w:tc>
          <w:tcPr>
            <w:tcW w:w="550" w:type="dxa"/>
          </w:tcPr>
          <w:p w14:paraId="61A02F89" w14:textId="77777777" w:rsidR="00A25833" w:rsidRDefault="009A31A5">
            <w:pPr>
              <w:spacing w:before="10" w:after="10"/>
              <w:jc w:val="right"/>
            </w:pPr>
            <w:r>
              <w:rPr>
                <w:sz w:val="16"/>
              </w:rPr>
              <w:t>36.0</w:t>
            </w:r>
          </w:p>
        </w:tc>
        <w:tc>
          <w:tcPr>
            <w:tcW w:w="500" w:type="dxa"/>
          </w:tcPr>
          <w:p w14:paraId="594C9859" w14:textId="77777777" w:rsidR="00A25833" w:rsidRDefault="009A31A5">
            <w:pPr>
              <w:spacing w:before="10" w:after="10"/>
              <w:jc w:val="right"/>
            </w:pPr>
            <w:r>
              <w:rPr>
                <w:sz w:val="16"/>
              </w:rPr>
              <w:t>1.40</w:t>
            </w:r>
          </w:p>
        </w:tc>
        <w:tc>
          <w:tcPr>
            <w:tcW w:w="650" w:type="dxa"/>
          </w:tcPr>
          <w:p w14:paraId="6A7D78A7" w14:textId="77777777" w:rsidR="00A25833" w:rsidRDefault="009A31A5">
            <w:pPr>
              <w:spacing w:before="10" w:after="10"/>
              <w:jc w:val="right"/>
            </w:pPr>
            <w:r>
              <w:rPr>
                <w:sz w:val="16"/>
              </w:rPr>
              <w:t>$11.34</w:t>
            </w:r>
          </w:p>
        </w:tc>
        <w:tc>
          <w:tcPr>
            <w:tcW w:w="650" w:type="dxa"/>
          </w:tcPr>
          <w:p w14:paraId="6A8A9534" w14:textId="77777777" w:rsidR="00A25833" w:rsidRDefault="009A31A5">
            <w:pPr>
              <w:spacing w:before="10" w:after="10"/>
              <w:jc w:val="right"/>
            </w:pPr>
            <w:r>
              <w:rPr>
                <w:sz w:val="16"/>
              </w:rPr>
              <w:t>400</w:t>
            </w:r>
          </w:p>
        </w:tc>
        <w:tc>
          <w:tcPr>
            <w:tcW w:w="550" w:type="dxa"/>
          </w:tcPr>
          <w:p w14:paraId="618AD35D" w14:textId="77777777" w:rsidR="00A25833" w:rsidRDefault="009A31A5">
            <w:pPr>
              <w:spacing w:before="10" w:after="10"/>
              <w:jc w:val="right"/>
            </w:pPr>
            <w:r>
              <w:rPr>
                <w:sz w:val="16"/>
              </w:rPr>
              <w:t>0.3</w:t>
            </w:r>
          </w:p>
        </w:tc>
        <w:tc>
          <w:tcPr>
            <w:tcW w:w="700" w:type="dxa"/>
          </w:tcPr>
          <w:p w14:paraId="25DB9112" w14:textId="77777777" w:rsidR="00A25833" w:rsidRDefault="009A31A5">
            <w:pPr>
              <w:spacing w:before="10" w:after="10"/>
              <w:jc w:val="right"/>
            </w:pPr>
            <w:r>
              <w:rPr>
                <w:sz w:val="16"/>
              </w:rPr>
              <w:t>$1.47</w:t>
            </w:r>
          </w:p>
        </w:tc>
        <w:tc>
          <w:tcPr>
            <w:tcW w:w="750" w:type="dxa"/>
          </w:tcPr>
          <w:p w14:paraId="735923CC" w14:textId="77777777" w:rsidR="00A25833" w:rsidRDefault="009A31A5">
            <w:pPr>
              <w:spacing w:before="10" w:after="10"/>
              <w:jc w:val="right"/>
            </w:pPr>
            <w:r>
              <w:rPr>
                <w:b/>
                <w:sz w:val="16"/>
              </w:rPr>
              <w:t>$0.100</w:t>
            </w:r>
          </w:p>
        </w:tc>
      </w:tr>
      <w:tr w:rsidR="00A25833" w14:paraId="2572C927" w14:textId="77777777">
        <w:trPr>
          <w:jc w:val="center"/>
        </w:trPr>
        <w:tc>
          <w:tcPr>
            <w:tcW w:w="1500" w:type="dxa"/>
          </w:tcPr>
          <w:p w14:paraId="6B6716AC" w14:textId="77777777" w:rsidR="00A25833" w:rsidRDefault="009A31A5">
            <w:pPr>
              <w:spacing w:before="10" w:after="10"/>
            </w:pPr>
            <w:r>
              <w:rPr>
                <w:sz w:val="16"/>
              </w:rPr>
              <w:t>Qatar</w:t>
            </w:r>
          </w:p>
        </w:tc>
        <w:tc>
          <w:tcPr>
            <w:tcW w:w="650" w:type="dxa"/>
          </w:tcPr>
          <w:p w14:paraId="6CDDA7D6" w14:textId="77777777" w:rsidR="00A25833" w:rsidRDefault="009A31A5">
            <w:pPr>
              <w:spacing w:before="10" w:after="10"/>
            </w:pPr>
            <w:r>
              <w:rPr>
                <w:sz w:val="16"/>
              </w:rPr>
              <w:t>$0.036</w:t>
            </w:r>
          </w:p>
        </w:tc>
        <w:tc>
          <w:tcPr>
            <w:tcW w:w="550" w:type="dxa"/>
          </w:tcPr>
          <w:p w14:paraId="0E7CB78E" w14:textId="77777777" w:rsidR="00A25833" w:rsidRDefault="009A31A5">
            <w:pPr>
              <w:spacing w:before="10" w:after="10"/>
              <w:jc w:val="right"/>
            </w:pPr>
            <w:r>
              <w:rPr>
                <w:sz w:val="16"/>
              </w:rPr>
              <w:t>36.1</w:t>
            </w:r>
          </w:p>
        </w:tc>
        <w:tc>
          <w:tcPr>
            <w:tcW w:w="500" w:type="dxa"/>
          </w:tcPr>
          <w:p w14:paraId="619A6AF8" w14:textId="77777777" w:rsidR="00A25833" w:rsidRDefault="009A31A5">
            <w:pPr>
              <w:spacing w:before="10" w:after="10"/>
              <w:jc w:val="right"/>
            </w:pPr>
            <w:r>
              <w:rPr>
                <w:sz w:val="16"/>
              </w:rPr>
              <w:t>1.40</w:t>
            </w:r>
          </w:p>
        </w:tc>
        <w:tc>
          <w:tcPr>
            <w:tcW w:w="650" w:type="dxa"/>
          </w:tcPr>
          <w:p w14:paraId="7C06A89F" w14:textId="77777777" w:rsidR="00A25833" w:rsidRDefault="009A31A5">
            <w:pPr>
              <w:spacing w:before="10" w:after="10"/>
              <w:jc w:val="right"/>
            </w:pPr>
            <w:r>
              <w:rPr>
                <w:sz w:val="16"/>
              </w:rPr>
              <w:t>$11.86</w:t>
            </w:r>
          </w:p>
        </w:tc>
        <w:tc>
          <w:tcPr>
            <w:tcW w:w="650" w:type="dxa"/>
          </w:tcPr>
          <w:p w14:paraId="267FD79F" w14:textId="77777777" w:rsidR="00A25833" w:rsidRDefault="009A31A5">
            <w:pPr>
              <w:spacing w:before="10" w:after="10"/>
              <w:jc w:val="right"/>
            </w:pPr>
            <w:r>
              <w:rPr>
                <w:sz w:val="16"/>
              </w:rPr>
              <w:t>80</w:t>
            </w:r>
          </w:p>
        </w:tc>
        <w:tc>
          <w:tcPr>
            <w:tcW w:w="550" w:type="dxa"/>
          </w:tcPr>
          <w:p w14:paraId="117FABFB" w14:textId="77777777" w:rsidR="00A25833" w:rsidRDefault="009A31A5">
            <w:pPr>
              <w:spacing w:before="10" w:after="10"/>
              <w:jc w:val="right"/>
            </w:pPr>
            <w:r>
              <w:rPr>
                <w:sz w:val="16"/>
              </w:rPr>
              <w:t>0.1</w:t>
            </w:r>
          </w:p>
        </w:tc>
        <w:tc>
          <w:tcPr>
            <w:tcW w:w="700" w:type="dxa"/>
          </w:tcPr>
          <w:p w14:paraId="69F57F04" w14:textId="77777777" w:rsidR="00A25833" w:rsidRDefault="009A31A5">
            <w:pPr>
              <w:spacing w:before="10" w:after="10"/>
              <w:jc w:val="right"/>
            </w:pPr>
            <w:r>
              <w:rPr>
                <w:sz w:val="16"/>
              </w:rPr>
              <w:t>$1.46</w:t>
            </w:r>
          </w:p>
        </w:tc>
        <w:tc>
          <w:tcPr>
            <w:tcW w:w="750" w:type="dxa"/>
          </w:tcPr>
          <w:p w14:paraId="0A16BD8F" w14:textId="77777777" w:rsidR="00A25833" w:rsidRDefault="009A31A5">
            <w:pPr>
              <w:spacing w:before="10" w:after="10"/>
              <w:jc w:val="right"/>
            </w:pPr>
            <w:r>
              <w:rPr>
                <w:b/>
                <w:sz w:val="16"/>
              </w:rPr>
              <w:t>$0.100</w:t>
            </w:r>
          </w:p>
        </w:tc>
      </w:tr>
      <w:tr w:rsidR="00A25833" w14:paraId="2F3FCF25" w14:textId="77777777">
        <w:trPr>
          <w:jc w:val="center"/>
        </w:trPr>
        <w:tc>
          <w:tcPr>
            <w:tcW w:w="1500" w:type="dxa"/>
          </w:tcPr>
          <w:p w14:paraId="3F9BAB78" w14:textId="77777777" w:rsidR="00A25833" w:rsidRDefault="009A31A5">
            <w:pPr>
              <w:spacing w:before="10" w:after="10"/>
            </w:pPr>
            <w:r>
              <w:rPr>
                <w:sz w:val="16"/>
              </w:rPr>
              <w:t>Luxembourg</w:t>
            </w:r>
          </w:p>
        </w:tc>
        <w:tc>
          <w:tcPr>
            <w:tcW w:w="650" w:type="dxa"/>
          </w:tcPr>
          <w:p w14:paraId="520DED50" w14:textId="77777777" w:rsidR="00A25833" w:rsidRDefault="009A31A5">
            <w:pPr>
              <w:spacing w:before="10" w:after="10"/>
            </w:pPr>
            <w:r>
              <w:rPr>
                <w:sz w:val="16"/>
              </w:rPr>
              <w:t>$0.128</w:t>
            </w:r>
          </w:p>
        </w:tc>
        <w:tc>
          <w:tcPr>
            <w:tcW w:w="550" w:type="dxa"/>
          </w:tcPr>
          <w:p w14:paraId="7B560447" w14:textId="77777777" w:rsidR="00A25833" w:rsidRDefault="009A31A5">
            <w:pPr>
              <w:spacing w:before="10" w:after="10"/>
              <w:jc w:val="right"/>
            </w:pPr>
            <w:r>
              <w:rPr>
                <w:sz w:val="16"/>
              </w:rPr>
              <w:t>18.0</w:t>
            </w:r>
          </w:p>
        </w:tc>
        <w:tc>
          <w:tcPr>
            <w:tcW w:w="500" w:type="dxa"/>
          </w:tcPr>
          <w:p w14:paraId="2DEF1F6A" w14:textId="77777777" w:rsidR="00A25833" w:rsidRDefault="009A31A5">
            <w:pPr>
              <w:spacing w:before="10" w:after="10"/>
              <w:jc w:val="right"/>
            </w:pPr>
            <w:r>
              <w:rPr>
                <w:sz w:val="16"/>
              </w:rPr>
              <w:t>1.12</w:t>
            </w:r>
          </w:p>
        </w:tc>
        <w:tc>
          <w:tcPr>
            <w:tcW w:w="650" w:type="dxa"/>
          </w:tcPr>
          <w:p w14:paraId="4994F6A8" w14:textId="77777777" w:rsidR="00A25833" w:rsidRDefault="009A31A5">
            <w:pPr>
              <w:spacing w:before="10" w:after="10"/>
              <w:jc w:val="right"/>
            </w:pPr>
            <w:r>
              <w:rPr>
                <w:sz w:val="16"/>
              </w:rPr>
              <w:t>$10.99</w:t>
            </w:r>
          </w:p>
        </w:tc>
        <w:tc>
          <w:tcPr>
            <w:tcW w:w="650" w:type="dxa"/>
          </w:tcPr>
          <w:p w14:paraId="72C75A01" w14:textId="77777777" w:rsidR="00A25833" w:rsidRDefault="009A31A5">
            <w:pPr>
              <w:spacing w:before="10" w:after="10"/>
              <w:jc w:val="right"/>
            </w:pPr>
            <w:r>
              <w:rPr>
                <w:sz w:val="16"/>
              </w:rPr>
              <w:t>70</w:t>
            </w:r>
          </w:p>
        </w:tc>
        <w:tc>
          <w:tcPr>
            <w:tcW w:w="550" w:type="dxa"/>
          </w:tcPr>
          <w:p w14:paraId="64D4C36F" w14:textId="77777777" w:rsidR="00A25833" w:rsidRDefault="009A31A5">
            <w:pPr>
              <w:spacing w:before="10" w:after="10"/>
              <w:jc w:val="right"/>
            </w:pPr>
            <w:r>
              <w:rPr>
                <w:sz w:val="16"/>
              </w:rPr>
              <w:t>0.1</w:t>
            </w:r>
          </w:p>
        </w:tc>
        <w:tc>
          <w:tcPr>
            <w:tcW w:w="700" w:type="dxa"/>
          </w:tcPr>
          <w:p w14:paraId="515A68E4" w14:textId="77777777" w:rsidR="00A25833" w:rsidRDefault="009A31A5">
            <w:pPr>
              <w:spacing w:before="10" w:after="10"/>
              <w:jc w:val="right"/>
            </w:pPr>
            <w:r>
              <w:rPr>
                <w:sz w:val="16"/>
              </w:rPr>
              <w:t>$1.52</w:t>
            </w:r>
          </w:p>
        </w:tc>
        <w:tc>
          <w:tcPr>
            <w:tcW w:w="750" w:type="dxa"/>
          </w:tcPr>
          <w:p w14:paraId="1476DE6E" w14:textId="77777777" w:rsidR="00A25833" w:rsidRDefault="009A31A5">
            <w:pPr>
              <w:spacing w:before="10" w:after="10"/>
              <w:jc w:val="right"/>
            </w:pPr>
            <w:r>
              <w:rPr>
                <w:b/>
                <w:sz w:val="16"/>
              </w:rPr>
              <w:t>$0.133</w:t>
            </w:r>
          </w:p>
        </w:tc>
      </w:tr>
      <w:tr w:rsidR="00A25833" w14:paraId="4314D121" w14:textId="77777777">
        <w:trPr>
          <w:jc w:val="center"/>
        </w:trPr>
        <w:tc>
          <w:tcPr>
            <w:tcW w:w="1500" w:type="dxa"/>
          </w:tcPr>
          <w:p w14:paraId="3DFA8639" w14:textId="77777777" w:rsidR="00A25833" w:rsidRDefault="009A31A5">
            <w:pPr>
              <w:spacing w:before="10" w:after="10"/>
            </w:pPr>
            <w:r>
              <w:rPr>
                <w:sz w:val="16"/>
              </w:rPr>
              <w:t>Moldova</w:t>
            </w:r>
          </w:p>
        </w:tc>
        <w:tc>
          <w:tcPr>
            <w:tcW w:w="650" w:type="dxa"/>
          </w:tcPr>
          <w:p w14:paraId="4EFC12FF" w14:textId="77777777" w:rsidR="00A25833" w:rsidRDefault="009A31A5">
            <w:pPr>
              <w:spacing w:before="10" w:after="10"/>
            </w:pPr>
            <w:r>
              <w:rPr>
                <w:sz w:val="16"/>
              </w:rPr>
              <w:t>$0.135</w:t>
            </w:r>
          </w:p>
        </w:tc>
        <w:tc>
          <w:tcPr>
            <w:tcW w:w="550" w:type="dxa"/>
          </w:tcPr>
          <w:p w14:paraId="377195C2" w14:textId="77777777" w:rsidR="00A25833" w:rsidRDefault="009A31A5">
            <w:pPr>
              <w:spacing w:before="10" w:after="10"/>
              <w:jc w:val="right"/>
            </w:pPr>
            <w:r>
              <w:rPr>
                <w:sz w:val="16"/>
              </w:rPr>
              <w:t>24.2</w:t>
            </w:r>
          </w:p>
        </w:tc>
        <w:tc>
          <w:tcPr>
            <w:tcW w:w="500" w:type="dxa"/>
          </w:tcPr>
          <w:p w14:paraId="1B8AF424" w14:textId="77777777" w:rsidR="00A25833" w:rsidRDefault="009A31A5">
            <w:pPr>
              <w:spacing w:before="10" w:after="10"/>
              <w:jc w:val="right"/>
            </w:pPr>
            <w:r>
              <w:rPr>
                <w:sz w:val="16"/>
              </w:rPr>
              <w:t>1.22</w:t>
            </w:r>
          </w:p>
        </w:tc>
        <w:tc>
          <w:tcPr>
            <w:tcW w:w="650" w:type="dxa"/>
          </w:tcPr>
          <w:p w14:paraId="3CC4D98D" w14:textId="77777777" w:rsidR="00A25833" w:rsidRDefault="009A31A5">
            <w:pPr>
              <w:spacing w:before="10" w:after="10"/>
              <w:jc w:val="right"/>
            </w:pPr>
            <w:r>
              <w:rPr>
                <w:sz w:val="16"/>
              </w:rPr>
              <w:t>$9.21</w:t>
            </w:r>
          </w:p>
        </w:tc>
        <w:tc>
          <w:tcPr>
            <w:tcW w:w="650" w:type="dxa"/>
          </w:tcPr>
          <w:p w14:paraId="66DAD335" w14:textId="77777777" w:rsidR="00A25833" w:rsidRDefault="009A31A5">
            <w:pPr>
              <w:spacing w:before="10" w:after="10"/>
              <w:jc w:val="right"/>
            </w:pPr>
            <w:r>
              <w:rPr>
                <w:sz w:val="16"/>
              </w:rPr>
              <w:t>20</w:t>
            </w:r>
          </w:p>
        </w:tc>
        <w:tc>
          <w:tcPr>
            <w:tcW w:w="550" w:type="dxa"/>
          </w:tcPr>
          <w:p w14:paraId="73E5820D" w14:textId="77777777" w:rsidR="00A25833" w:rsidRDefault="009A31A5">
            <w:pPr>
              <w:spacing w:before="10" w:after="10"/>
              <w:jc w:val="right"/>
            </w:pPr>
            <w:r>
              <w:rPr>
                <w:sz w:val="16"/>
              </w:rPr>
              <w:t>0.0</w:t>
            </w:r>
          </w:p>
        </w:tc>
        <w:tc>
          <w:tcPr>
            <w:tcW w:w="700" w:type="dxa"/>
          </w:tcPr>
          <w:p w14:paraId="46BB18D8" w14:textId="77777777" w:rsidR="00A25833" w:rsidRDefault="009A31A5">
            <w:pPr>
              <w:spacing w:before="10" w:after="10"/>
              <w:jc w:val="right"/>
            </w:pPr>
            <w:r>
              <w:rPr>
                <w:sz w:val="16"/>
              </w:rPr>
              <w:t>$1.52</w:t>
            </w:r>
          </w:p>
        </w:tc>
        <w:tc>
          <w:tcPr>
            <w:tcW w:w="750" w:type="dxa"/>
          </w:tcPr>
          <w:p w14:paraId="12B4F482" w14:textId="77777777" w:rsidR="00A25833" w:rsidRDefault="009A31A5">
            <w:pPr>
              <w:spacing w:before="10" w:after="10"/>
              <w:jc w:val="right"/>
            </w:pPr>
            <w:r>
              <w:rPr>
                <w:sz w:val="16"/>
              </w:rPr>
              <w:t>$0.135</w:t>
            </w:r>
          </w:p>
        </w:tc>
      </w:tr>
      <w:tr w:rsidR="00A25833" w14:paraId="221EAF6E" w14:textId="77777777">
        <w:trPr>
          <w:jc w:val="center"/>
        </w:trPr>
        <w:tc>
          <w:tcPr>
            <w:tcW w:w="1500" w:type="dxa"/>
          </w:tcPr>
          <w:p w14:paraId="10A7B7C8" w14:textId="77777777" w:rsidR="00A25833" w:rsidRDefault="009A31A5">
            <w:pPr>
              <w:spacing w:before="10" w:after="10"/>
            </w:pPr>
            <w:r>
              <w:rPr>
                <w:sz w:val="16"/>
              </w:rPr>
              <w:t>North Macedonia</w:t>
            </w:r>
          </w:p>
        </w:tc>
        <w:tc>
          <w:tcPr>
            <w:tcW w:w="650" w:type="dxa"/>
          </w:tcPr>
          <w:p w14:paraId="0D423080" w14:textId="77777777" w:rsidR="00A25833" w:rsidRDefault="009A31A5">
            <w:pPr>
              <w:spacing w:before="10" w:after="10"/>
            </w:pPr>
            <w:r>
              <w:rPr>
                <w:sz w:val="16"/>
              </w:rPr>
              <w:t>$0.135</w:t>
            </w:r>
          </w:p>
        </w:tc>
        <w:tc>
          <w:tcPr>
            <w:tcW w:w="550" w:type="dxa"/>
          </w:tcPr>
          <w:p w14:paraId="3F4B64DC" w14:textId="77777777" w:rsidR="00A25833" w:rsidRDefault="009A31A5">
            <w:pPr>
              <w:spacing w:before="10" w:after="10"/>
              <w:jc w:val="right"/>
            </w:pPr>
            <w:r>
              <w:rPr>
                <w:sz w:val="16"/>
              </w:rPr>
              <w:t>24.0</w:t>
            </w:r>
          </w:p>
        </w:tc>
        <w:tc>
          <w:tcPr>
            <w:tcW w:w="500" w:type="dxa"/>
          </w:tcPr>
          <w:p w14:paraId="4A6914E7" w14:textId="77777777" w:rsidR="00A25833" w:rsidRDefault="009A31A5">
            <w:pPr>
              <w:spacing w:before="10" w:after="10"/>
              <w:jc w:val="right"/>
            </w:pPr>
            <w:r>
              <w:rPr>
                <w:sz w:val="16"/>
              </w:rPr>
              <w:t>1.21</w:t>
            </w:r>
          </w:p>
        </w:tc>
        <w:tc>
          <w:tcPr>
            <w:tcW w:w="650" w:type="dxa"/>
          </w:tcPr>
          <w:p w14:paraId="3C53B89C" w14:textId="77777777" w:rsidR="00A25833" w:rsidRDefault="009A31A5">
            <w:pPr>
              <w:spacing w:before="10" w:after="10"/>
              <w:jc w:val="right"/>
            </w:pPr>
            <w:r>
              <w:rPr>
                <w:sz w:val="16"/>
              </w:rPr>
              <w:t>$9.79</w:t>
            </w:r>
          </w:p>
        </w:tc>
        <w:tc>
          <w:tcPr>
            <w:tcW w:w="650" w:type="dxa"/>
          </w:tcPr>
          <w:p w14:paraId="72DE1894" w14:textId="77777777" w:rsidR="00A25833" w:rsidRDefault="009A31A5">
            <w:pPr>
              <w:spacing w:before="10" w:after="10"/>
              <w:jc w:val="right"/>
            </w:pPr>
            <w:r>
              <w:rPr>
                <w:sz w:val="16"/>
              </w:rPr>
              <w:t>18</w:t>
            </w:r>
          </w:p>
        </w:tc>
        <w:tc>
          <w:tcPr>
            <w:tcW w:w="550" w:type="dxa"/>
          </w:tcPr>
          <w:p w14:paraId="4D61D2C9" w14:textId="77777777" w:rsidR="00A25833" w:rsidRDefault="009A31A5">
            <w:pPr>
              <w:spacing w:before="10" w:after="10"/>
              <w:jc w:val="right"/>
            </w:pPr>
            <w:r>
              <w:rPr>
                <w:sz w:val="16"/>
              </w:rPr>
              <w:t>0.0</w:t>
            </w:r>
          </w:p>
        </w:tc>
        <w:tc>
          <w:tcPr>
            <w:tcW w:w="700" w:type="dxa"/>
          </w:tcPr>
          <w:p w14:paraId="3CE04DF3" w14:textId="77777777" w:rsidR="00A25833" w:rsidRDefault="009A31A5">
            <w:pPr>
              <w:spacing w:before="10" w:after="10"/>
              <w:jc w:val="right"/>
            </w:pPr>
            <w:r>
              <w:rPr>
                <w:sz w:val="16"/>
              </w:rPr>
              <w:t>$1.53</w:t>
            </w:r>
          </w:p>
        </w:tc>
        <w:tc>
          <w:tcPr>
            <w:tcW w:w="750" w:type="dxa"/>
          </w:tcPr>
          <w:p w14:paraId="041B3075" w14:textId="77777777" w:rsidR="00A25833" w:rsidRDefault="009A31A5">
            <w:pPr>
              <w:spacing w:before="10" w:after="10"/>
              <w:jc w:val="right"/>
            </w:pPr>
            <w:r>
              <w:rPr>
                <w:sz w:val="16"/>
              </w:rPr>
              <w:t>$0.135</w:t>
            </w:r>
          </w:p>
        </w:tc>
      </w:tr>
      <w:tr w:rsidR="00A25833" w14:paraId="0DB91412" w14:textId="77777777">
        <w:trPr>
          <w:jc w:val="center"/>
        </w:trPr>
        <w:tc>
          <w:tcPr>
            <w:tcW w:w="1500" w:type="dxa"/>
          </w:tcPr>
          <w:p w14:paraId="0E3CC7E9" w14:textId="77777777" w:rsidR="00A25833" w:rsidRDefault="009A31A5">
            <w:pPr>
              <w:spacing w:before="10" w:after="10"/>
            </w:pPr>
            <w:r>
              <w:rPr>
                <w:sz w:val="16"/>
              </w:rPr>
              <w:t>Ghana</w:t>
            </w:r>
          </w:p>
        </w:tc>
        <w:tc>
          <w:tcPr>
            <w:tcW w:w="650" w:type="dxa"/>
          </w:tcPr>
          <w:p w14:paraId="4CCDEAEB" w14:textId="77777777" w:rsidR="00A25833" w:rsidRDefault="009A31A5">
            <w:pPr>
              <w:spacing w:before="10" w:after="10"/>
            </w:pPr>
            <w:r>
              <w:rPr>
                <w:sz w:val="16"/>
              </w:rPr>
              <w:t>$0.120</w:t>
            </w:r>
          </w:p>
        </w:tc>
        <w:tc>
          <w:tcPr>
            <w:tcW w:w="550" w:type="dxa"/>
          </w:tcPr>
          <w:p w14:paraId="12BA18D5" w14:textId="77777777" w:rsidR="00A25833" w:rsidRDefault="009A31A5">
            <w:pPr>
              <w:spacing w:before="10" w:after="10"/>
              <w:jc w:val="right"/>
            </w:pPr>
            <w:r>
              <w:rPr>
                <w:sz w:val="16"/>
              </w:rPr>
              <w:t>30.7</w:t>
            </w:r>
          </w:p>
        </w:tc>
        <w:tc>
          <w:tcPr>
            <w:tcW w:w="500" w:type="dxa"/>
          </w:tcPr>
          <w:p w14:paraId="08576698" w14:textId="77777777" w:rsidR="00A25833" w:rsidRDefault="009A31A5">
            <w:pPr>
              <w:spacing w:before="10" w:after="10"/>
              <w:jc w:val="right"/>
            </w:pPr>
            <w:r>
              <w:rPr>
                <w:sz w:val="16"/>
              </w:rPr>
              <w:t>1.31</w:t>
            </w:r>
          </w:p>
        </w:tc>
        <w:tc>
          <w:tcPr>
            <w:tcW w:w="650" w:type="dxa"/>
          </w:tcPr>
          <w:p w14:paraId="1C078613" w14:textId="77777777" w:rsidR="00A25833" w:rsidRDefault="009A31A5">
            <w:pPr>
              <w:spacing w:before="10" w:after="10"/>
              <w:jc w:val="right"/>
            </w:pPr>
            <w:r>
              <w:rPr>
                <w:sz w:val="16"/>
              </w:rPr>
              <w:t>$10.80</w:t>
            </w:r>
          </w:p>
        </w:tc>
        <w:tc>
          <w:tcPr>
            <w:tcW w:w="650" w:type="dxa"/>
          </w:tcPr>
          <w:p w14:paraId="67AF4ADC" w14:textId="77777777" w:rsidR="00A25833" w:rsidRDefault="009A31A5">
            <w:pPr>
              <w:spacing w:before="10" w:after="10"/>
              <w:jc w:val="right"/>
            </w:pPr>
            <w:r>
              <w:rPr>
                <w:sz w:val="16"/>
              </w:rPr>
              <w:t>15</w:t>
            </w:r>
          </w:p>
        </w:tc>
        <w:tc>
          <w:tcPr>
            <w:tcW w:w="550" w:type="dxa"/>
          </w:tcPr>
          <w:p w14:paraId="4AD7D075" w14:textId="77777777" w:rsidR="00A25833" w:rsidRDefault="009A31A5">
            <w:pPr>
              <w:spacing w:before="10" w:after="10"/>
              <w:jc w:val="right"/>
            </w:pPr>
            <w:r>
              <w:rPr>
                <w:sz w:val="16"/>
              </w:rPr>
              <w:t>0.0</w:t>
            </w:r>
          </w:p>
        </w:tc>
        <w:tc>
          <w:tcPr>
            <w:tcW w:w="700" w:type="dxa"/>
          </w:tcPr>
          <w:p w14:paraId="5464FFFB" w14:textId="77777777" w:rsidR="00A25833" w:rsidRDefault="009A31A5">
            <w:pPr>
              <w:spacing w:before="10" w:after="10"/>
              <w:jc w:val="right"/>
            </w:pPr>
            <w:r>
              <w:rPr>
                <w:sz w:val="16"/>
              </w:rPr>
              <w:t>$1.53</w:t>
            </w:r>
          </w:p>
        </w:tc>
        <w:tc>
          <w:tcPr>
            <w:tcW w:w="750" w:type="dxa"/>
          </w:tcPr>
          <w:p w14:paraId="41BD141A" w14:textId="77777777" w:rsidR="00A25833" w:rsidRDefault="009A31A5">
            <w:pPr>
              <w:spacing w:before="10" w:after="10"/>
              <w:jc w:val="right"/>
            </w:pPr>
            <w:r>
              <w:rPr>
                <w:sz w:val="16"/>
              </w:rPr>
              <w:t>$0.120</w:t>
            </w:r>
          </w:p>
        </w:tc>
      </w:tr>
      <w:tr w:rsidR="00A25833" w14:paraId="182B7EE5" w14:textId="77777777">
        <w:trPr>
          <w:jc w:val="center"/>
        </w:trPr>
        <w:tc>
          <w:tcPr>
            <w:tcW w:w="1500" w:type="dxa"/>
          </w:tcPr>
          <w:p w14:paraId="1043BC3A" w14:textId="77777777" w:rsidR="00A25833" w:rsidRDefault="009A31A5">
            <w:pPr>
              <w:spacing w:before="10" w:after="10"/>
            </w:pPr>
            <w:r>
              <w:rPr>
                <w:sz w:val="16"/>
              </w:rPr>
              <w:t>Spain</w:t>
            </w:r>
          </w:p>
        </w:tc>
        <w:tc>
          <w:tcPr>
            <w:tcW w:w="650" w:type="dxa"/>
          </w:tcPr>
          <w:p w14:paraId="1198ADB4" w14:textId="77777777" w:rsidR="00A25833" w:rsidRDefault="009A31A5">
            <w:pPr>
              <w:spacing w:before="10" w:after="10"/>
            </w:pPr>
            <w:r>
              <w:rPr>
                <w:sz w:val="16"/>
              </w:rPr>
              <w:t>$0.113</w:t>
            </w:r>
          </w:p>
        </w:tc>
        <w:tc>
          <w:tcPr>
            <w:tcW w:w="550" w:type="dxa"/>
          </w:tcPr>
          <w:p w14:paraId="294C8173" w14:textId="77777777" w:rsidR="00A25833" w:rsidRDefault="009A31A5">
            <w:pPr>
              <w:spacing w:before="10" w:after="10"/>
              <w:jc w:val="right"/>
            </w:pPr>
            <w:r>
              <w:rPr>
                <w:sz w:val="16"/>
              </w:rPr>
              <w:t>24.9</w:t>
            </w:r>
          </w:p>
        </w:tc>
        <w:tc>
          <w:tcPr>
            <w:tcW w:w="500" w:type="dxa"/>
          </w:tcPr>
          <w:p w14:paraId="770ECEF3" w14:textId="77777777" w:rsidR="00A25833" w:rsidRDefault="009A31A5">
            <w:pPr>
              <w:spacing w:before="10" w:after="10"/>
              <w:jc w:val="right"/>
            </w:pPr>
            <w:r>
              <w:rPr>
                <w:sz w:val="16"/>
              </w:rPr>
              <w:t>1.23</w:t>
            </w:r>
          </w:p>
        </w:tc>
        <w:tc>
          <w:tcPr>
            <w:tcW w:w="650" w:type="dxa"/>
          </w:tcPr>
          <w:p w14:paraId="0E2626A2" w14:textId="77777777" w:rsidR="00A25833" w:rsidRDefault="009A31A5">
            <w:pPr>
              <w:spacing w:before="10" w:after="10"/>
              <w:jc w:val="right"/>
            </w:pPr>
            <w:r>
              <w:rPr>
                <w:sz w:val="16"/>
              </w:rPr>
              <w:t>$10.04</w:t>
            </w:r>
          </w:p>
        </w:tc>
        <w:tc>
          <w:tcPr>
            <w:tcW w:w="650" w:type="dxa"/>
          </w:tcPr>
          <w:p w14:paraId="68A4CD1F" w14:textId="77777777" w:rsidR="00A25833" w:rsidRDefault="009A31A5">
            <w:pPr>
              <w:spacing w:before="10" w:after="10"/>
              <w:jc w:val="right"/>
            </w:pPr>
            <w:r>
              <w:rPr>
                <w:sz w:val="16"/>
              </w:rPr>
              <w:t>720</w:t>
            </w:r>
          </w:p>
        </w:tc>
        <w:tc>
          <w:tcPr>
            <w:tcW w:w="550" w:type="dxa"/>
          </w:tcPr>
          <w:p w14:paraId="155E07EA" w14:textId="77777777" w:rsidR="00A25833" w:rsidRDefault="009A31A5">
            <w:pPr>
              <w:spacing w:before="10" w:after="10"/>
              <w:jc w:val="right"/>
            </w:pPr>
            <w:r>
              <w:rPr>
                <w:sz w:val="16"/>
              </w:rPr>
              <w:t>0.6</w:t>
            </w:r>
          </w:p>
        </w:tc>
        <w:tc>
          <w:tcPr>
            <w:tcW w:w="700" w:type="dxa"/>
          </w:tcPr>
          <w:p w14:paraId="536253D4" w14:textId="77777777" w:rsidR="00A25833" w:rsidRDefault="009A31A5">
            <w:pPr>
              <w:spacing w:before="10" w:after="10"/>
              <w:jc w:val="right"/>
            </w:pPr>
            <w:r>
              <w:rPr>
                <w:sz w:val="16"/>
              </w:rPr>
              <w:t>$1.51</w:t>
            </w:r>
          </w:p>
        </w:tc>
        <w:tc>
          <w:tcPr>
            <w:tcW w:w="750" w:type="dxa"/>
          </w:tcPr>
          <w:p w14:paraId="7E36D237" w14:textId="77777777" w:rsidR="00A25833" w:rsidRDefault="009A31A5">
            <w:pPr>
              <w:spacing w:before="10" w:after="10"/>
              <w:jc w:val="right"/>
            </w:pPr>
            <w:r>
              <w:rPr>
                <w:b/>
                <w:sz w:val="16"/>
              </w:rPr>
              <w:t>$0.134</w:t>
            </w:r>
          </w:p>
        </w:tc>
      </w:tr>
      <w:tr w:rsidR="00A25833" w14:paraId="34A789D5" w14:textId="77777777">
        <w:trPr>
          <w:jc w:val="center"/>
        </w:trPr>
        <w:tc>
          <w:tcPr>
            <w:tcW w:w="1500" w:type="dxa"/>
          </w:tcPr>
          <w:p w14:paraId="57AFD4DB" w14:textId="77777777" w:rsidR="00A25833" w:rsidRDefault="009A31A5">
            <w:pPr>
              <w:spacing w:before="10" w:after="10"/>
            </w:pPr>
            <w:r>
              <w:rPr>
                <w:sz w:val="16"/>
              </w:rPr>
              <w:t>Belgium</w:t>
            </w:r>
          </w:p>
        </w:tc>
        <w:tc>
          <w:tcPr>
            <w:tcW w:w="650" w:type="dxa"/>
          </w:tcPr>
          <w:p w14:paraId="0F85C235" w14:textId="77777777" w:rsidR="00A25833" w:rsidRDefault="009A31A5">
            <w:pPr>
              <w:spacing w:before="10" w:after="10"/>
            </w:pPr>
            <w:r>
              <w:rPr>
                <w:sz w:val="16"/>
              </w:rPr>
              <w:t>$0.125</w:t>
            </w:r>
          </w:p>
        </w:tc>
        <w:tc>
          <w:tcPr>
            <w:tcW w:w="550" w:type="dxa"/>
          </w:tcPr>
          <w:p w14:paraId="19782D45" w14:textId="77777777" w:rsidR="00A25833" w:rsidRDefault="009A31A5">
            <w:pPr>
              <w:spacing w:before="10" w:after="10"/>
              <w:jc w:val="right"/>
            </w:pPr>
            <w:r>
              <w:rPr>
                <w:sz w:val="16"/>
              </w:rPr>
              <w:t>19.0</w:t>
            </w:r>
          </w:p>
        </w:tc>
        <w:tc>
          <w:tcPr>
            <w:tcW w:w="500" w:type="dxa"/>
          </w:tcPr>
          <w:p w14:paraId="326D6484" w14:textId="77777777" w:rsidR="00A25833" w:rsidRDefault="009A31A5">
            <w:pPr>
              <w:spacing w:before="10" w:after="10"/>
              <w:jc w:val="right"/>
            </w:pPr>
            <w:r>
              <w:rPr>
                <w:sz w:val="16"/>
              </w:rPr>
              <w:t>1.14</w:t>
            </w:r>
          </w:p>
        </w:tc>
        <w:tc>
          <w:tcPr>
            <w:tcW w:w="650" w:type="dxa"/>
          </w:tcPr>
          <w:p w14:paraId="29B5FB7D" w14:textId="77777777" w:rsidR="00A25833" w:rsidRDefault="009A31A5">
            <w:pPr>
              <w:spacing w:before="10" w:after="10"/>
              <w:jc w:val="right"/>
            </w:pPr>
            <w:r>
              <w:rPr>
                <w:sz w:val="16"/>
              </w:rPr>
              <w:t>$9.97</w:t>
            </w:r>
          </w:p>
        </w:tc>
        <w:tc>
          <w:tcPr>
            <w:tcW w:w="650" w:type="dxa"/>
          </w:tcPr>
          <w:p w14:paraId="457DB497" w14:textId="77777777" w:rsidR="00A25833" w:rsidRDefault="009A31A5">
            <w:pPr>
              <w:spacing w:before="10" w:after="10"/>
              <w:jc w:val="right"/>
            </w:pPr>
            <w:r>
              <w:rPr>
                <w:sz w:val="16"/>
              </w:rPr>
              <w:t>400</w:t>
            </w:r>
          </w:p>
        </w:tc>
        <w:tc>
          <w:tcPr>
            <w:tcW w:w="550" w:type="dxa"/>
          </w:tcPr>
          <w:p w14:paraId="0285D7F4" w14:textId="77777777" w:rsidR="00A25833" w:rsidRDefault="009A31A5">
            <w:pPr>
              <w:spacing w:before="10" w:after="10"/>
              <w:jc w:val="right"/>
            </w:pPr>
            <w:r>
              <w:rPr>
                <w:sz w:val="16"/>
              </w:rPr>
              <w:t>0.3</w:t>
            </w:r>
          </w:p>
        </w:tc>
        <w:tc>
          <w:tcPr>
            <w:tcW w:w="700" w:type="dxa"/>
          </w:tcPr>
          <w:p w14:paraId="63BA6FF9" w14:textId="77777777" w:rsidR="00A25833" w:rsidRDefault="009A31A5">
            <w:pPr>
              <w:spacing w:before="10" w:after="10"/>
              <w:jc w:val="right"/>
            </w:pPr>
            <w:r>
              <w:rPr>
                <w:sz w:val="16"/>
              </w:rPr>
              <w:t>$1.51</w:t>
            </w:r>
          </w:p>
        </w:tc>
        <w:tc>
          <w:tcPr>
            <w:tcW w:w="750" w:type="dxa"/>
          </w:tcPr>
          <w:p w14:paraId="0266967A" w14:textId="77777777" w:rsidR="00A25833" w:rsidRDefault="009A31A5">
            <w:pPr>
              <w:spacing w:before="10" w:after="10"/>
              <w:jc w:val="right"/>
            </w:pPr>
            <w:r>
              <w:rPr>
                <w:b/>
                <w:sz w:val="16"/>
              </w:rPr>
              <w:t>$0.147</w:t>
            </w:r>
          </w:p>
        </w:tc>
      </w:tr>
      <w:tr w:rsidR="00A25833" w14:paraId="0F64DEC2" w14:textId="77777777">
        <w:trPr>
          <w:jc w:val="center"/>
        </w:trPr>
        <w:tc>
          <w:tcPr>
            <w:tcW w:w="1500" w:type="dxa"/>
          </w:tcPr>
          <w:p w14:paraId="1A5F7D1C" w14:textId="77777777" w:rsidR="00A25833" w:rsidRDefault="009A31A5">
            <w:pPr>
              <w:spacing w:before="10" w:after="10"/>
            </w:pPr>
            <w:r>
              <w:rPr>
                <w:sz w:val="16"/>
              </w:rPr>
              <w:t>Malta</w:t>
            </w:r>
          </w:p>
        </w:tc>
        <w:tc>
          <w:tcPr>
            <w:tcW w:w="650" w:type="dxa"/>
          </w:tcPr>
          <w:p w14:paraId="5C4F65A6" w14:textId="77777777" w:rsidR="00A25833" w:rsidRDefault="009A31A5">
            <w:pPr>
              <w:spacing w:before="10" w:after="10"/>
            </w:pPr>
            <w:r>
              <w:rPr>
                <w:sz w:val="16"/>
              </w:rPr>
              <w:t>$0.111</w:t>
            </w:r>
          </w:p>
        </w:tc>
        <w:tc>
          <w:tcPr>
            <w:tcW w:w="550" w:type="dxa"/>
          </w:tcPr>
          <w:p w14:paraId="6CFB8045" w14:textId="77777777" w:rsidR="00A25833" w:rsidRDefault="009A31A5">
            <w:pPr>
              <w:spacing w:before="10" w:after="10"/>
              <w:jc w:val="right"/>
            </w:pPr>
            <w:r>
              <w:rPr>
                <w:sz w:val="16"/>
              </w:rPr>
              <w:t>27.0</w:t>
            </w:r>
          </w:p>
        </w:tc>
        <w:tc>
          <w:tcPr>
            <w:tcW w:w="500" w:type="dxa"/>
          </w:tcPr>
          <w:p w14:paraId="0774D7A6" w14:textId="77777777" w:rsidR="00A25833" w:rsidRDefault="009A31A5">
            <w:pPr>
              <w:spacing w:before="10" w:after="10"/>
              <w:jc w:val="right"/>
            </w:pPr>
            <w:r>
              <w:rPr>
                <w:sz w:val="16"/>
              </w:rPr>
              <w:t>1.26</w:t>
            </w:r>
          </w:p>
        </w:tc>
        <w:tc>
          <w:tcPr>
            <w:tcW w:w="650" w:type="dxa"/>
          </w:tcPr>
          <w:p w14:paraId="2881A318" w14:textId="77777777" w:rsidR="00A25833" w:rsidRDefault="009A31A5">
            <w:pPr>
              <w:spacing w:before="10" w:after="10"/>
              <w:jc w:val="right"/>
            </w:pPr>
            <w:r>
              <w:rPr>
                <w:sz w:val="16"/>
              </w:rPr>
              <w:t>$9.40</w:t>
            </w:r>
          </w:p>
        </w:tc>
        <w:tc>
          <w:tcPr>
            <w:tcW w:w="650" w:type="dxa"/>
          </w:tcPr>
          <w:p w14:paraId="105A9482" w14:textId="77777777" w:rsidR="00A25833" w:rsidRDefault="009A31A5">
            <w:pPr>
              <w:spacing w:before="10" w:after="10"/>
              <w:jc w:val="right"/>
            </w:pPr>
            <w:r>
              <w:rPr>
                <w:sz w:val="16"/>
              </w:rPr>
              <w:t>20</w:t>
            </w:r>
          </w:p>
        </w:tc>
        <w:tc>
          <w:tcPr>
            <w:tcW w:w="550" w:type="dxa"/>
          </w:tcPr>
          <w:p w14:paraId="7DFFE8F5" w14:textId="77777777" w:rsidR="00A25833" w:rsidRDefault="009A31A5">
            <w:pPr>
              <w:spacing w:before="10" w:after="10"/>
              <w:jc w:val="right"/>
            </w:pPr>
            <w:r>
              <w:rPr>
                <w:sz w:val="16"/>
              </w:rPr>
              <w:t>0.0</w:t>
            </w:r>
          </w:p>
        </w:tc>
        <w:tc>
          <w:tcPr>
            <w:tcW w:w="700" w:type="dxa"/>
          </w:tcPr>
          <w:p w14:paraId="5D9905E0" w14:textId="77777777" w:rsidR="00A25833" w:rsidRDefault="009A31A5">
            <w:pPr>
              <w:spacing w:before="10" w:after="10"/>
              <w:jc w:val="right"/>
            </w:pPr>
            <w:r>
              <w:rPr>
                <w:sz w:val="16"/>
              </w:rPr>
              <w:t>$1.51</w:t>
            </w:r>
          </w:p>
        </w:tc>
        <w:tc>
          <w:tcPr>
            <w:tcW w:w="750" w:type="dxa"/>
          </w:tcPr>
          <w:p w14:paraId="52833A6A" w14:textId="77777777" w:rsidR="00A25833" w:rsidRDefault="009A31A5">
            <w:pPr>
              <w:spacing w:before="10" w:after="10"/>
              <w:jc w:val="right"/>
            </w:pPr>
            <w:r>
              <w:rPr>
                <w:b/>
                <w:sz w:val="16"/>
              </w:rPr>
              <w:t>$0.137</w:t>
            </w:r>
          </w:p>
        </w:tc>
      </w:tr>
      <w:tr w:rsidR="00A25833" w14:paraId="0F4B1CCC" w14:textId="77777777">
        <w:trPr>
          <w:jc w:val="center"/>
        </w:trPr>
        <w:tc>
          <w:tcPr>
            <w:tcW w:w="1500" w:type="dxa"/>
          </w:tcPr>
          <w:p w14:paraId="2BC281AF" w14:textId="77777777" w:rsidR="00A25833" w:rsidRDefault="009A31A5">
            <w:pPr>
              <w:spacing w:before="10" w:after="10"/>
            </w:pPr>
            <w:r>
              <w:rPr>
                <w:sz w:val="16"/>
              </w:rPr>
              <w:t>Denmark</w:t>
            </w:r>
          </w:p>
        </w:tc>
        <w:tc>
          <w:tcPr>
            <w:tcW w:w="650" w:type="dxa"/>
          </w:tcPr>
          <w:p w14:paraId="5FF5DBCE" w14:textId="77777777" w:rsidR="00A25833" w:rsidRDefault="009A31A5">
            <w:pPr>
              <w:spacing w:before="10" w:after="10"/>
            </w:pPr>
            <w:r>
              <w:rPr>
                <w:sz w:val="16"/>
              </w:rPr>
              <w:t>$0.129</w:t>
            </w:r>
          </w:p>
        </w:tc>
        <w:tc>
          <w:tcPr>
            <w:tcW w:w="550" w:type="dxa"/>
          </w:tcPr>
          <w:p w14:paraId="75FE67BE" w14:textId="77777777" w:rsidR="00A25833" w:rsidRDefault="009A31A5">
            <w:pPr>
              <w:spacing w:before="10" w:after="10"/>
              <w:jc w:val="right"/>
            </w:pPr>
            <w:r>
              <w:rPr>
                <w:sz w:val="16"/>
              </w:rPr>
              <w:t>17.2</w:t>
            </w:r>
          </w:p>
        </w:tc>
        <w:tc>
          <w:tcPr>
            <w:tcW w:w="500" w:type="dxa"/>
          </w:tcPr>
          <w:p w14:paraId="3BDED22B" w14:textId="77777777" w:rsidR="00A25833" w:rsidRDefault="009A31A5">
            <w:pPr>
              <w:spacing w:before="10" w:after="10"/>
              <w:jc w:val="right"/>
            </w:pPr>
            <w:r>
              <w:rPr>
                <w:sz w:val="16"/>
              </w:rPr>
              <w:t>1.11</w:t>
            </w:r>
          </w:p>
        </w:tc>
        <w:tc>
          <w:tcPr>
            <w:tcW w:w="650" w:type="dxa"/>
          </w:tcPr>
          <w:p w14:paraId="6E31960F" w14:textId="77777777" w:rsidR="00A25833" w:rsidRDefault="009A31A5">
            <w:pPr>
              <w:spacing w:before="10" w:after="10"/>
              <w:jc w:val="right"/>
            </w:pPr>
            <w:r>
              <w:rPr>
                <w:sz w:val="16"/>
              </w:rPr>
              <w:t>$12.02</w:t>
            </w:r>
          </w:p>
        </w:tc>
        <w:tc>
          <w:tcPr>
            <w:tcW w:w="650" w:type="dxa"/>
          </w:tcPr>
          <w:p w14:paraId="7F56A080" w14:textId="77777777" w:rsidR="00A25833" w:rsidRDefault="009A31A5">
            <w:pPr>
              <w:spacing w:before="10" w:after="10"/>
              <w:jc w:val="right"/>
            </w:pPr>
            <w:r>
              <w:rPr>
                <w:sz w:val="16"/>
              </w:rPr>
              <w:t>300</w:t>
            </w:r>
          </w:p>
        </w:tc>
        <w:tc>
          <w:tcPr>
            <w:tcW w:w="550" w:type="dxa"/>
          </w:tcPr>
          <w:p w14:paraId="395853CC" w14:textId="77777777" w:rsidR="00A25833" w:rsidRDefault="009A31A5">
            <w:pPr>
              <w:spacing w:before="10" w:after="10"/>
              <w:jc w:val="right"/>
            </w:pPr>
            <w:r>
              <w:rPr>
                <w:sz w:val="16"/>
              </w:rPr>
              <w:t>0.2</w:t>
            </w:r>
          </w:p>
        </w:tc>
        <w:tc>
          <w:tcPr>
            <w:tcW w:w="700" w:type="dxa"/>
          </w:tcPr>
          <w:p w14:paraId="0C939859" w14:textId="77777777" w:rsidR="00A25833" w:rsidRDefault="009A31A5">
            <w:pPr>
              <w:spacing w:before="10" w:after="10"/>
              <w:jc w:val="right"/>
            </w:pPr>
            <w:r>
              <w:rPr>
                <w:sz w:val="16"/>
              </w:rPr>
              <w:t>$1.52</w:t>
            </w:r>
          </w:p>
        </w:tc>
        <w:tc>
          <w:tcPr>
            <w:tcW w:w="750" w:type="dxa"/>
          </w:tcPr>
          <w:p w14:paraId="15483CA4" w14:textId="77777777" w:rsidR="00A25833" w:rsidRDefault="009A31A5">
            <w:pPr>
              <w:spacing w:before="10" w:after="10"/>
              <w:jc w:val="right"/>
            </w:pPr>
            <w:r>
              <w:rPr>
                <w:b/>
                <w:sz w:val="16"/>
              </w:rPr>
              <w:t>$0.139</w:t>
            </w:r>
          </w:p>
        </w:tc>
      </w:tr>
      <w:tr w:rsidR="00A25833" w14:paraId="2333E895" w14:textId="77777777">
        <w:trPr>
          <w:jc w:val="center"/>
        </w:trPr>
        <w:tc>
          <w:tcPr>
            <w:tcW w:w="1500" w:type="dxa"/>
          </w:tcPr>
          <w:p w14:paraId="4F9C80F2" w14:textId="77777777" w:rsidR="00A25833" w:rsidRDefault="009A31A5">
            <w:pPr>
              <w:spacing w:before="10" w:after="10"/>
            </w:pPr>
            <w:r>
              <w:rPr>
                <w:sz w:val="16"/>
              </w:rPr>
              <w:t>Lithuania</w:t>
            </w:r>
          </w:p>
        </w:tc>
        <w:tc>
          <w:tcPr>
            <w:tcW w:w="650" w:type="dxa"/>
          </w:tcPr>
          <w:p w14:paraId="420B9EA7" w14:textId="77777777" w:rsidR="00A25833" w:rsidRDefault="009A31A5">
            <w:pPr>
              <w:spacing w:before="10" w:after="10"/>
            </w:pPr>
            <w:r>
              <w:rPr>
                <w:sz w:val="16"/>
              </w:rPr>
              <w:t>$0.134</w:t>
            </w:r>
          </w:p>
        </w:tc>
        <w:tc>
          <w:tcPr>
            <w:tcW w:w="550" w:type="dxa"/>
          </w:tcPr>
          <w:p w14:paraId="52D2453B" w14:textId="77777777" w:rsidR="00A25833" w:rsidRDefault="009A31A5">
            <w:pPr>
              <w:spacing w:before="10" w:after="10"/>
              <w:jc w:val="right"/>
            </w:pPr>
            <w:r>
              <w:rPr>
                <w:sz w:val="16"/>
              </w:rPr>
              <w:t>18.8</w:t>
            </w:r>
          </w:p>
        </w:tc>
        <w:tc>
          <w:tcPr>
            <w:tcW w:w="500" w:type="dxa"/>
          </w:tcPr>
          <w:p w14:paraId="67B6DD18" w14:textId="77777777" w:rsidR="00A25833" w:rsidRDefault="009A31A5">
            <w:pPr>
              <w:spacing w:before="10" w:after="10"/>
              <w:jc w:val="right"/>
            </w:pPr>
            <w:r>
              <w:rPr>
                <w:sz w:val="16"/>
              </w:rPr>
              <w:t>1.14</w:t>
            </w:r>
          </w:p>
        </w:tc>
        <w:tc>
          <w:tcPr>
            <w:tcW w:w="650" w:type="dxa"/>
          </w:tcPr>
          <w:p w14:paraId="6D4CDACD" w14:textId="77777777" w:rsidR="00A25833" w:rsidRDefault="009A31A5">
            <w:pPr>
              <w:spacing w:before="10" w:after="10"/>
              <w:jc w:val="right"/>
            </w:pPr>
            <w:r>
              <w:rPr>
                <w:sz w:val="16"/>
              </w:rPr>
              <w:t>$10.97</w:t>
            </w:r>
          </w:p>
        </w:tc>
        <w:tc>
          <w:tcPr>
            <w:tcW w:w="650" w:type="dxa"/>
          </w:tcPr>
          <w:p w14:paraId="3872D8B1" w14:textId="77777777" w:rsidR="00A25833" w:rsidRDefault="009A31A5">
            <w:pPr>
              <w:spacing w:before="10" w:after="10"/>
              <w:jc w:val="right"/>
            </w:pPr>
            <w:r>
              <w:rPr>
                <w:sz w:val="16"/>
              </w:rPr>
              <w:t>55</w:t>
            </w:r>
          </w:p>
        </w:tc>
        <w:tc>
          <w:tcPr>
            <w:tcW w:w="550" w:type="dxa"/>
          </w:tcPr>
          <w:p w14:paraId="28EFDFA2" w14:textId="77777777" w:rsidR="00A25833" w:rsidRDefault="009A31A5">
            <w:pPr>
              <w:spacing w:before="10" w:after="10"/>
              <w:jc w:val="right"/>
            </w:pPr>
            <w:r>
              <w:rPr>
                <w:sz w:val="16"/>
              </w:rPr>
              <w:t>0.0</w:t>
            </w:r>
          </w:p>
        </w:tc>
        <w:tc>
          <w:tcPr>
            <w:tcW w:w="700" w:type="dxa"/>
          </w:tcPr>
          <w:p w14:paraId="156321D2" w14:textId="77777777" w:rsidR="00A25833" w:rsidRDefault="009A31A5">
            <w:pPr>
              <w:spacing w:before="10" w:after="10"/>
              <w:jc w:val="right"/>
            </w:pPr>
            <w:r>
              <w:rPr>
                <w:sz w:val="16"/>
              </w:rPr>
              <w:t>$1.52</w:t>
            </w:r>
          </w:p>
        </w:tc>
        <w:tc>
          <w:tcPr>
            <w:tcW w:w="750" w:type="dxa"/>
          </w:tcPr>
          <w:p w14:paraId="17153235" w14:textId="77777777" w:rsidR="00A25833" w:rsidRDefault="009A31A5">
            <w:pPr>
              <w:spacing w:before="10" w:after="10"/>
              <w:jc w:val="right"/>
            </w:pPr>
            <w:r>
              <w:rPr>
                <w:b/>
                <w:sz w:val="16"/>
              </w:rPr>
              <w:t>$0.145</w:t>
            </w:r>
          </w:p>
        </w:tc>
      </w:tr>
      <w:tr w:rsidR="00A25833" w14:paraId="289FF38C" w14:textId="77777777">
        <w:trPr>
          <w:jc w:val="center"/>
        </w:trPr>
        <w:tc>
          <w:tcPr>
            <w:tcW w:w="1500" w:type="dxa"/>
          </w:tcPr>
          <w:p w14:paraId="196E60FE" w14:textId="77777777" w:rsidR="00A25833" w:rsidRDefault="009A31A5">
            <w:pPr>
              <w:spacing w:before="10" w:after="10"/>
            </w:pPr>
            <w:r>
              <w:rPr>
                <w:sz w:val="16"/>
              </w:rPr>
              <w:t>Albania</w:t>
            </w:r>
          </w:p>
        </w:tc>
        <w:tc>
          <w:tcPr>
            <w:tcW w:w="650" w:type="dxa"/>
          </w:tcPr>
          <w:p w14:paraId="3A8BA0FA" w14:textId="77777777" w:rsidR="00A25833" w:rsidRDefault="009A31A5">
            <w:pPr>
              <w:spacing w:before="10" w:after="10"/>
            </w:pPr>
            <w:r>
              <w:rPr>
                <w:sz w:val="16"/>
              </w:rPr>
              <w:t>$0.147</w:t>
            </w:r>
          </w:p>
        </w:tc>
        <w:tc>
          <w:tcPr>
            <w:tcW w:w="550" w:type="dxa"/>
          </w:tcPr>
          <w:p w14:paraId="19AB7336" w14:textId="77777777" w:rsidR="00A25833" w:rsidRDefault="009A31A5">
            <w:pPr>
              <w:spacing w:before="10" w:after="10"/>
              <w:jc w:val="right"/>
            </w:pPr>
            <w:r>
              <w:rPr>
                <w:sz w:val="16"/>
              </w:rPr>
              <w:t>23.7</w:t>
            </w:r>
          </w:p>
        </w:tc>
        <w:tc>
          <w:tcPr>
            <w:tcW w:w="500" w:type="dxa"/>
          </w:tcPr>
          <w:p w14:paraId="616F90AB" w14:textId="77777777" w:rsidR="00A25833" w:rsidRDefault="009A31A5">
            <w:pPr>
              <w:spacing w:before="10" w:after="10"/>
              <w:jc w:val="right"/>
            </w:pPr>
            <w:r>
              <w:rPr>
                <w:sz w:val="16"/>
              </w:rPr>
              <w:t>1.21</w:t>
            </w:r>
          </w:p>
        </w:tc>
        <w:tc>
          <w:tcPr>
            <w:tcW w:w="650" w:type="dxa"/>
          </w:tcPr>
          <w:p w14:paraId="100DD6DA" w14:textId="77777777" w:rsidR="00A25833" w:rsidRDefault="009A31A5">
            <w:pPr>
              <w:spacing w:before="10" w:after="10"/>
              <w:jc w:val="right"/>
            </w:pPr>
            <w:r>
              <w:rPr>
                <w:sz w:val="16"/>
              </w:rPr>
              <w:t>$9.55</w:t>
            </w:r>
          </w:p>
        </w:tc>
        <w:tc>
          <w:tcPr>
            <w:tcW w:w="650" w:type="dxa"/>
          </w:tcPr>
          <w:p w14:paraId="7DF81DCB" w14:textId="77777777" w:rsidR="00A25833" w:rsidRDefault="009A31A5">
            <w:pPr>
              <w:spacing w:before="10" w:after="10"/>
              <w:jc w:val="right"/>
            </w:pPr>
            <w:r>
              <w:rPr>
                <w:sz w:val="16"/>
              </w:rPr>
              <w:t>5</w:t>
            </w:r>
          </w:p>
        </w:tc>
        <w:tc>
          <w:tcPr>
            <w:tcW w:w="550" w:type="dxa"/>
          </w:tcPr>
          <w:p w14:paraId="329BE238" w14:textId="77777777" w:rsidR="00A25833" w:rsidRDefault="009A31A5">
            <w:pPr>
              <w:spacing w:before="10" w:after="10"/>
              <w:jc w:val="right"/>
            </w:pPr>
            <w:r>
              <w:rPr>
                <w:sz w:val="16"/>
              </w:rPr>
              <w:t>0.0</w:t>
            </w:r>
          </w:p>
        </w:tc>
        <w:tc>
          <w:tcPr>
            <w:tcW w:w="700" w:type="dxa"/>
          </w:tcPr>
          <w:p w14:paraId="2142405C" w14:textId="77777777" w:rsidR="00A25833" w:rsidRDefault="009A31A5">
            <w:pPr>
              <w:spacing w:before="10" w:after="10"/>
              <w:jc w:val="right"/>
            </w:pPr>
            <w:r>
              <w:rPr>
                <w:sz w:val="16"/>
              </w:rPr>
              <w:t>$1.53</w:t>
            </w:r>
          </w:p>
        </w:tc>
        <w:tc>
          <w:tcPr>
            <w:tcW w:w="750" w:type="dxa"/>
          </w:tcPr>
          <w:p w14:paraId="05ABBDE0" w14:textId="77777777" w:rsidR="00A25833" w:rsidRDefault="009A31A5">
            <w:pPr>
              <w:spacing w:before="10" w:after="10"/>
              <w:jc w:val="right"/>
            </w:pPr>
            <w:r>
              <w:rPr>
                <w:sz w:val="16"/>
              </w:rPr>
              <w:t>$0.147</w:t>
            </w:r>
          </w:p>
        </w:tc>
      </w:tr>
      <w:tr w:rsidR="00A25833" w14:paraId="0AFC83EC" w14:textId="77777777">
        <w:trPr>
          <w:jc w:val="center"/>
        </w:trPr>
        <w:tc>
          <w:tcPr>
            <w:tcW w:w="1500" w:type="dxa"/>
          </w:tcPr>
          <w:p w14:paraId="1B4F0C0A" w14:textId="77777777" w:rsidR="00A25833" w:rsidRDefault="009A31A5">
            <w:pPr>
              <w:spacing w:before="10" w:after="10"/>
            </w:pPr>
            <w:r>
              <w:rPr>
                <w:sz w:val="16"/>
              </w:rPr>
              <w:t>South Korea</w:t>
            </w:r>
          </w:p>
        </w:tc>
        <w:tc>
          <w:tcPr>
            <w:tcW w:w="650" w:type="dxa"/>
          </w:tcPr>
          <w:p w14:paraId="428DAEBA" w14:textId="77777777" w:rsidR="00A25833" w:rsidRDefault="009A31A5">
            <w:pPr>
              <w:spacing w:before="10" w:after="10"/>
            </w:pPr>
            <w:r>
              <w:rPr>
                <w:sz w:val="16"/>
              </w:rPr>
              <w:t>$0.125</w:t>
            </w:r>
          </w:p>
        </w:tc>
        <w:tc>
          <w:tcPr>
            <w:tcW w:w="550" w:type="dxa"/>
          </w:tcPr>
          <w:p w14:paraId="50750044" w14:textId="77777777" w:rsidR="00A25833" w:rsidRDefault="009A31A5">
            <w:pPr>
              <w:spacing w:before="10" w:after="10"/>
              <w:jc w:val="right"/>
            </w:pPr>
            <w:r>
              <w:rPr>
                <w:sz w:val="16"/>
              </w:rPr>
              <w:t>26.0</w:t>
            </w:r>
          </w:p>
        </w:tc>
        <w:tc>
          <w:tcPr>
            <w:tcW w:w="500" w:type="dxa"/>
          </w:tcPr>
          <w:p w14:paraId="339823B8" w14:textId="77777777" w:rsidR="00A25833" w:rsidRDefault="009A31A5">
            <w:pPr>
              <w:spacing w:before="10" w:after="10"/>
              <w:jc w:val="right"/>
            </w:pPr>
            <w:r>
              <w:rPr>
                <w:sz w:val="16"/>
              </w:rPr>
              <w:t>1.25</w:t>
            </w:r>
          </w:p>
        </w:tc>
        <w:tc>
          <w:tcPr>
            <w:tcW w:w="650" w:type="dxa"/>
          </w:tcPr>
          <w:p w14:paraId="6E9F1CB6" w14:textId="77777777" w:rsidR="00A25833" w:rsidRDefault="009A31A5">
            <w:pPr>
              <w:spacing w:before="10" w:after="10"/>
              <w:jc w:val="right"/>
            </w:pPr>
            <w:r>
              <w:rPr>
                <w:sz w:val="16"/>
              </w:rPr>
              <w:t>$10.07</w:t>
            </w:r>
          </w:p>
        </w:tc>
        <w:tc>
          <w:tcPr>
            <w:tcW w:w="650" w:type="dxa"/>
          </w:tcPr>
          <w:p w14:paraId="691D6E45" w14:textId="77777777" w:rsidR="00A25833" w:rsidRDefault="009A31A5">
            <w:pPr>
              <w:spacing w:before="10" w:after="10"/>
              <w:jc w:val="right"/>
            </w:pPr>
            <w:r>
              <w:rPr>
                <w:sz w:val="16"/>
              </w:rPr>
              <w:t>850</w:t>
            </w:r>
          </w:p>
        </w:tc>
        <w:tc>
          <w:tcPr>
            <w:tcW w:w="550" w:type="dxa"/>
          </w:tcPr>
          <w:p w14:paraId="291C4C85" w14:textId="77777777" w:rsidR="00A25833" w:rsidRDefault="009A31A5">
            <w:pPr>
              <w:spacing w:before="10" w:after="10"/>
              <w:jc w:val="right"/>
            </w:pPr>
            <w:r>
              <w:rPr>
                <w:sz w:val="16"/>
              </w:rPr>
              <w:t>0.7</w:t>
            </w:r>
          </w:p>
        </w:tc>
        <w:tc>
          <w:tcPr>
            <w:tcW w:w="700" w:type="dxa"/>
          </w:tcPr>
          <w:p w14:paraId="3DB06308" w14:textId="77777777" w:rsidR="00A25833" w:rsidRDefault="009A31A5">
            <w:pPr>
              <w:spacing w:before="10" w:after="10"/>
              <w:jc w:val="right"/>
            </w:pPr>
            <w:r>
              <w:rPr>
                <w:sz w:val="16"/>
              </w:rPr>
              <w:t>$1.52</w:t>
            </w:r>
          </w:p>
        </w:tc>
        <w:tc>
          <w:tcPr>
            <w:tcW w:w="750" w:type="dxa"/>
          </w:tcPr>
          <w:p w14:paraId="32D40625" w14:textId="77777777" w:rsidR="00A25833" w:rsidRDefault="009A31A5">
            <w:pPr>
              <w:spacing w:before="10" w:after="10"/>
              <w:jc w:val="right"/>
            </w:pPr>
            <w:r>
              <w:rPr>
                <w:b/>
                <w:sz w:val="16"/>
              </w:rPr>
              <w:t>$0.145</w:t>
            </w:r>
          </w:p>
        </w:tc>
      </w:tr>
      <w:tr w:rsidR="00A25833" w14:paraId="1BAD5C51" w14:textId="77777777">
        <w:trPr>
          <w:jc w:val="center"/>
        </w:trPr>
        <w:tc>
          <w:tcPr>
            <w:tcW w:w="1500" w:type="dxa"/>
          </w:tcPr>
          <w:p w14:paraId="145DBD58" w14:textId="77777777" w:rsidR="00A25833" w:rsidRDefault="009A31A5">
            <w:pPr>
              <w:spacing w:before="10" w:after="10"/>
            </w:pPr>
            <w:r>
              <w:rPr>
                <w:sz w:val="16"/>
              </w:rPr>
              <w:t>Poland</w:t>
            </w:r>
          </w:p>
        </w:tc>
        <w:tc>
          <w:tcPr>
            <w:tcW w:w="650" w:type="dxa"/>
          </w:tcPr>
          <w:p w14:paraId="6B358CD1" w14:textId="77777777" w:rsidR="00A25833" w:rsidRDefault="009A31A5">
            <w:pPr>
              <w:spacing w:before="10" w:after="10"/>
            </w:pPr>
            <w:r>
              <w:rPr>
                <w:sz w:val="16"/>
              </w:rPr>
              <w:t>$0.119</w:t>
            </w:r>
          </w:p>
        </w:tc>
        <w:tc>
          <w:tcPr>
            <w:tcW w:w="550" w:type="dxa"/>
          </w:tcPr>
          <w:p w14:paraId="00682272" w14:textId="77777777" w:rsidR="00A25833" w:rsidRDefault="009A31A5">
            <w:pPr>
              <w:spacing w:before="10" w:after="10"/>
              <w:jc w:val="right"/>
            </w:pPr>
            <w:r>
              <w:rPr>
                <w:sz w:val="16"/>
              </w:rPr>
              <w:t>19.7</w:t>
            </w:r>
          </w:p>
        </w:tc>
        <w:tc>
          <w:tcPr>
            <w:tcW w:w="500" w:type="dxa"/>
          </w:tcPr>
          <w:p w14:paraId="35FE0DE9" w14:textId="77777777" w:rsidR="00A25833" w:rsidRDefault="009A31A5">
            <w:pPr>
              <w:spacing w:before="10" w:after="10"/>
              <w:jc w:val="right"/>
            </w:pPr>
            <w:r>
              <w:rPr>
                <w:sz w:val="16"/>
              </w:rPr>
              <w:t>1.15</w:t>
            </w:r>
          </w:p>
        </w:tc>
        <w:tc>
          <w:tcPr>
            <w:tcW w:w="650" w:type="dxa"/>
          </w:tcPr>
          <w:p w14:paraId="6E687AB6" w14:textId="77777777" w:rsidR="00A25833" w:rsidRDefault="009A31A5">
            <w:pPr>
              <w:spacing w:before="10" w:after="10"/>
              <w:jc w:val="right"/>
            </w:pPr>
            <w:r>
              <w:rPr>
                <w:sz w:val="16"/>
              </w:rPr>
              <w:t>$9.16</w:t>
            </w:r>
          </w:p>
        </w:tc>
        <w:tc>
          <w:tcPr>
            <w:tcW w:w="650" w:type="dxa"/>
          </w:tcPr>
          <w:p w14:paraId="393882E4" w14:textId="77777777" w:rsidR="00A25833" w:rsidRDefault="009A31A5">
            <w:pPr>
              <w:spacing w:before="10" w:after="10"/>
              <w:jc w:val="right"/>
            </w:pPr>
            <w:r>
              <w:rPr>
                <w:sz w:val="16"/>
              </w:rPr>
              <w:t>600</w:t>
            </w:r>
          </w:p>
        </w:tc>
        <w:tc>
          <w:tcPr>
            <w:tcW w:w="550" w:type="dxa"/>
          </w:tcPr>
          <w:p w14:paraId="48023886" w14:textId="77777777" w:rsidR="00A25833" w:rsidRDefault="009A31A5">
            <w:pPr>
              <w:spacing w:before="10" w:after="10"/>
              <w:jc w:val="right"/>
            </w:pPr>
            <w:r>
              <w:rPr>
                <w:sz w:val="16"/>
              </w:rPr>
              <w:t>0.5</w:t>
            </w:r>
          </w:p>
        </w:tc>
        <w:tc>
          <w:tcPr>
            <w:tcW w:w="700" w:type="dxa"/>
          </w:tcPr>
          <w:p w14:paraId="183F4267" w14:textId="77777777" w:rsidR="00A25833" w:rsidRDefault="009A31A5">
            <w:pPr>
              <w:spacing w:before="10" w:after="10"/>
              <w:jc w:val="right"/>
            </w:pPr>
            <w:r>
              <w:rPr>
                <w:sz w:val="16"/>
              </w:rPr>
              <w:t>$1.50</w:t>
            </w:r>
          </w:p>
        </w:tc>
        <w:tc>
          <w:tcPr>
            <w:tcW w:w="750" w:type="dxa"/>
          </w:tcPr>
          <w:p w14:paraId="4DE3151A" w14:textId="77777777" w:rsidR="00A25833" w:rsidRDefault="009A31A5">
            <w:pPr>
              <w:spacing w:before="10" w:after="10"/>
              <w:jc w:val="right"/>
            </w:pPr>
            <w:r>
              <w:rPr>
                <w:b/>
                <w:sz w:val="16"/>
              </w:rPr>
              <w:t>$0.166</w:t>
            </w:r>
          </w:p>
        </w:tc>
      </w:tr>
      <w:tr w:rsidR="00A25833" w14:paraId="4956A997" w14:textId="77777777">
        <w:trPr>
          <w:jc w:val="center"/>
        </w:trPr>
        <w:tc>
          <w:tcPr>
            <w:tcW w:w="1500" w:type="dxa"/>
          </w:tcPr>
          <w:p w14:paraId="64BB490B" w14:textId="77777777" w:rsidR="00A25833" w:rsidRDefault="009A31A5">
            <w:pPr>
              <w:spacing w:before="10" w:after="10"/>
            </w:pPr>
            <w:r>
              <w:rPr>
                <w:sz w:val="16"/>
              </w:rPr>
              <w:t>Slovenia</w:t>
            </w:r>
          </w:p>
        </w:tc>
        <w:tc>
          <w:tcPr>
            <w:tcW w:w="650" w:type="dxa"/>
          </w:tcPr>
          <w:p w14:paraId="7FEE1EFB" w14:textId="77777777" w:rsidR="00A25833" w:rsidRDefault="009A31A5">
            <w:pPr>
              <w:spacing w:before="10" w:after="10"/>
            </w:pPr>
            <w:r>
              <w:rPr>
                <w:sz w:val="16"/>
              </w:rPr>
              <w:t>$0.147</w:t>
            </w:r>
          </w:p>
        </w:tc>
        <w:tc>
          <w:tcPr>
            <w:tcW w:w="550" w:type="dxa"/>
          </w:tcPr>
          <w:p w14:paraId="6D278A47" w14:textId="77777777" w:rsidR="00A25833" w:rsidRDefault="009A31A5">
            <w:pPr>
              <w:spacing w:before="10" w:after="10"/>
              <w:jc w:val="right"/>
            </w:pPr>
            <w:r>
              <w:rPr>
                <w:sz w:val="16"/>
              </w:rPr>
              <w:t>21.7</w:t>
            </w:r>
          </w:p>
        </w:tc>
        <w:tc>
          <w:tcPr>
            <w:tcW w:w="500" w:type="dxa"/>
          </w:tcPr>
          <w:p w14:paraId="20F0B2D1" w14:textId="77777777" w:rsidR="00A25833" w:rsidRDefault="009A31A5">
            <w:pPr>
              <w:spacing w:before="10" w:after="10"/>
              <w:jc w:val="right"/>
            </w:pPr>
            <w:r>
              <w:rPr>
                <w:sz w:val="16"/>
              </w:rPr>
              <w:t>1.18</w:t>
            </w:r>
          </w:p>
        </w:tc>
        <w:tc>
          <w:tcPr>
            <w:tcW w:w="650" w:type="dxa"/>
          </w:tcPr>
          <w:p w14:paraId="4D08BA7E" w14:textId="77777777" w:rsidR="00A25833" w:rsidRDefault="009A31A5">
            <w:pPr>
              <w:spacing w:before="10" w:after="10"/>
              <w:jc w:val="right"/>
            </w:pPr>
            <w:r>
              <w:rPr>
                <w:sz w:val="16"/>
              </w:rPr>
              <w:t>$10.17</w:t>
            </w:r>
          </w:p>
        </w:tc>
        <w:tc>
          <w:tcPr>
            <w:tcW w:w="650" w:type="dxa"/>
          </w:tcPr>
          <w:p w14:paraId="62E740F3" w14:textId="77777777" w:rsidR="00A25833" w:rsidRDefault="009A31A5">
            <w:pPr>
              <w:spacing w:before="10" w:after="10"/>
              <w:jc w:val="right"/>
            </w:pPr>
            <w:r>
              <w:rPr>
                <w:sz w:val="16"/>
              </w:rPr>
              <w:t>40</w:t>
            </w:r>
          </w:p>
        </w:tc>
        <w:tc>
          <w:tcPr>
            <w:tcW w:w="550" w:type="dxa"/>
          </w:tcPr>
          <w:p w14:paraId="5CB38790" w14:textId="77777777" w:rsidR="00A25833" w:rsidRDefault="009A31A5">
            <w:pPr>
              <w:spacing w:before="10" w:after="10"/>
              <w:jc w:val="right"/>
            </w:pPr>
            <w:r>
              <w:rPr>
                <w:sz w:val="16"/>
              </w:rPr>
              <w:t>0.0</w:t>
            </w:r>
          </w:p>
        </w:tc>
        <w:tc>
          <w:tcPr>
            <w:tcW w:w="700" w:type="dxa"/>
          </w:tcPr>
          <w:p w14:paraId="6E647E9E" w14:textId="77777777" w:rsidR="00A25833" w:rsidRDefault="009A31A5">
            <w:pPr>
              <w:spacing w:before="10" w:after="10"/>
              <w:jc w:val="right"/>
            </w:pPr>
            <w:r>
              <w:rPr>
                <w:sz w:val="16"/>
              </w:rPr>
              <w:t>$1.53</w:t>
            </w:r>
          </w:p>
        </w:tc>
        <w:tc>
          <w:tcPr>
            <w:tcW w:w="750" w:type="dxa"/>
          </w:tcPr>
          <w:p w14:paraId="205A7567" w14:textId="77777777" w:rsidR="00A25833" w:rsidRDefault="009A31A5">
            <w:pPr>
              <w:spacing w:before="10" w:after="10"/>
              <w:jc w:val="right"/>
            </w:pPr>
            <w:r>
              <w:rPr>
                <w:b/>
                <w:sz w:val="16"/>
              </w:rPr>
              <w:t>$0.161</w:t>
            </w:r>
          </w:p>
        </w:tc>
      </w:tr>
      <w:tr w:rsidR="00A25833" w14:paraId="5841B66F" w14:textId="77777777">
        <w:trPr>
          <w:jc w:val="center"/>
        </w:trPr>
        <w:tc>
          <w:tcPr>
            <w:tcW w:w="1500" w:type="dxa"/>
          </w:tcPr>
          <w:p w14:paraId="1CB4D009" w14:textId="77777777" w:rsidR="00A25833" w:rsidRDefault="009A31A5">
            <w:pPr>
              <w:spacing w:before="10" w:after="10"/>
            </w:pPr>
            <w:r>
              <w:rPr>
                <w:sz w:val="16"/>
              </w:rPr>
              <w:t>Netherlands</w:t>
            </w:r>
          </w:p>
        </w:tc>
        <w:tc>
          <w:tcPr>
            <w:tcW w:w="650" w:type="dxa"/>
          </w:tcPr>
          <w:p w14:paraId="5F9DBC5D" w14:textId="77777777" w:rsidR="00A25833" w:rsidRDefault="009A31A5">
            <w:pPr>
              <w:spacing w:before="10" w:after="10"/>
            </w:pPr>
            <w:r>
              <w:rPr>
                <w:sz w:val="16"/>
              </w:rPr>
              <w:t>$0.130</w:t>
            </w:r>
          </w:p>
        </w:tc>
        <w:tc>
          <w:tcPr>
            <w:tcW w:w="550" w:type="dxa"/>
          </w:tcPr>
          <w:p w14:paraId="4150267C" w14:textId="77777777" w:rsidR="00A25833" w:rsidRDefault="009A31A5">
            <w:pPr>
              <w:spacing w:before="10" w:after="10"/>
              <w:jc w:val="right"/>
            </w:pPr>
            <w:r>
              <w:rPr>
                <w:sz w:val="16"/>
              </w:rPr>
              <w:t>18.9</w:t>
            </w:r>
          </w:p>
        </w:tc>
        <w:tc>
          <w:tcPr>
            <w:tcW w:w="500" w:type="dxa"/>
          </w:tcPr>
          <w:p w14:paraId="3AE12FB3" w14:textId="77777777" w:rsidR="00A25833" w:rsidRDefault="009A31A5">
            <w:pPr>
              <w:spacing w:before="10" w:after="10"/>
              <w:jc w:val="right"/>
            </w:pPr>
            <w:r>
              <w:rPr>
                <w:sz w:val="16"/>
              </w:rPr>
              <w:t>1.14</w:t>
            </w:r>
          </w:p>
        </w:tc>
        <w:tc>
          <w:tcPr>
            <w:tcW w:w="650" w:type="dxa"/>
          </w:tcPr>
          <w:p w14:paraId="6BEFB8E5" w14:textId="77777777" w:rsidR="00A25833" w:rsidRDefault="009A31A5">
            <w:pPr>
              <w:spacing w:before="10" w:after="10"/>
              <w:jc w:val="right"/>
            </w:pPr>
            <w:r>
              <w:rPr>
                <w:sz w:val="16"/>
              </w:rPr>
              <w:t>$10.81</w:t>
            </w:r>
          </w:p>
        </w:tc>
        <w:tc>
          <w:tcPr>
            <w:tcW w:w="650" w:type="dxa"/>
          </w:tcPr>
          <w:p w14:paraId="66952558" w14:textId="77777777" w:rsidR="00A25833" w:rsidRDefault="009A31A5">
            <w:pPr>
              <w:spacing w:before="10" w:after="10"/>
              <w:jc w:val="right"/>
            </w:pPr>
            <w:r>
              <w:rPr>
                <w:sz w:val="16"/>
              </w:rPr>
              <w:t>1,800</w:t>
            </w:r>
          </w:p>
        </w:tc>
        <w:tc>
          <w:tcPr>
            <w:tcW w:w="550" w:type="dxa"/>
          </w:tcPr>
          <w:p w14:paraId="02C6A06D" w14:textId="77777777" w:rsidR="00A25833" w:rsidRDefault="009A31A5">
            <w:pPr>
              <w:spacing w:before="10" w:after="10"/>
              <w:jc w:val="right"/>
            </w:pPr>
            <w:r>
              <w:rPr>
                <w:sz w:val="16"/>
              </w:rPr>
              <w:t>1.5</w:t>
            </w:r>
          </w:p>
        </w:tc>
        <w:tc>
          <w:tcPr>
            <w:tcW w:w="700" w:type="dxa"/>
          </w:tcPr>
          <w:p w14:paraId="190527F4" w14:textId="77777777" w:rsidR="00A25833" w:rsidRDefault="009A31A5">
            <w:pPr>
              <w:spacing w:before="10" w:after="10"/>
              <w:jc w:val="right"/>
            </w:pPr>
            <w:r>
              <w:rPr>
                <w:sz w:val="16"/>
              </w:rPr>
              <w:t>$1.52</w:t>
            </w:r>
          </w:p>
        </w:tc>
        <w:tc>
          <w:tcPr>
            <w:tcW w:w="750" w:type="dxa"/>
          </w:tcPr>
          <w:p w14:paraId="75DA7183" w14:textId="77777777" w:rsidR="00A25833" w:rsidRDefault="009A31A5">
            <w:pPr>
              <w:spacing w:before="10" w:after="10"/>
              <w:jc w:val="right"/>
            </w:pPr>
            <w:r>
              <w:rPr>
                <w:b/>
                <w:sz w:val="16"/>
              </w:rPr>
              <w:t>$0.164</w:t>
            </w:r>
          </w:p>
        </w:tc>
      </w:tr>
      <w:tr w:rsidR="00A25833" w14:paraId="0B6CB05C" w14:textId="77777777">
        <w:trPr>
          <w:jc w:val="center"/>
        </w:trPr>
        <w:tc>
          <w:tcPr>
            <w:tcW w:w="1500" w:type="dxa"/>
          </w:tcPr>
          <w:p w14:paraId="6C00A64D" w14:textId="77777777" w:rsidR="00A25833" w:rsidRDefault="009A31A5">
            <w:pPr>
              <w:spacing w:before="10" w:after="10"/>
            </w:pPr>
            <w:r>
              <w:rPr>
                <w:sz w:val="16"/>
              </w:rPr>
              <w:t>Estonia</w:t>
            </w:r>
          </w:p>
        </w:tc>
        <w:tc>
          <w:tcPr>
            <w:tcW w:w="650" w:type="dxa"/>
          </w:tcPr>
          <w:p w14:paraId="6FF8B9FA" w14:textId="77777777" w:rsidR="00A25833" w:rsidRDefault="009A31A5">
            <w:pPr>
              <w:spacing w:before="10" w:after="10"/>
            </w:pPr>
            <w:r>
              <w:rPr>
                <w:sz w:val="16"/>
              </w:rPr>
              <w:t>$0.129</w:t>
            </w:r>
          </w:p>
        </w:tc>
        <w:tc>
          <w:tcPr>
            <w:tcW w:w="550" w:type="dxa"/>
          </w:tcPr>
          <w:p w14:paraId="34039C24" w14:textId="77777777" w:rsidR="00A25833" w:rsidRDefault="009A31A5">
            <w:pPr>
              <w:spacing w:before="10" w:after="10"/>
              <w:jc w:val="right"/>
            </w:pPr>
            <w:r>
              <w:rPr>
                <w:sz w:val="16"/>
              </w:rPr>
              <w:t>18.2</w:t>
            </w:r>
          </w:p>
        </w:tc>
        <w:tc>
          <w:tcPr>
            <w:tcW w:w="500" w:type="dxa"/>
          </w:tcPr>
          <w:p w14:paraId="0989CF59" w14:textId="77777777" w:rsidR="00A25833" w:rsidRDefault="009A31A5">
            <w:pPr>
              <w:spacing w:before="10" w:after="10"/>
              <w:jc w:val="right"/>
            </w:pPr>
            <w:r>
              <w:rPr>
                <w:sz w:val="16"/>
              </w:rPr>
              <w:t>1.13</w:t>
            </w:r>
          </w:p>
        </w:tc>
        <w:tc>
          <w:tcPr>
            <w:tcW w:w="650" w:type="dxa"/>
          </w:tcPr>
          <w:p w14:paraId="06E43AA3" w14:textId="77777777" w:rsidR="00A25833" w:rsidRDefault="009A31A5">
            <w:pPr>
              <w:spacing w:before="10" w:after="10"/>
              <w:jc w:val="right"/>
            </w:pPr>
            <w:r>
              <w:rPr>
                <w:sz w:val="16"/>
              </w:rPr>
              <w:t>$11.19</w:t>
            </w:r>
          </w:p>
        </w:tc>
        <w:tc>
          <w:tcPr>
            <w:tcW w:w="650" w:type="dxa"/>
          </w:tcPr>
          <w:p w14:paraId="7CAA469E" w14:textId="77777777" w:rsidR="00A25833" w:rsidRDefault="009A31A5">
            <w:pPr>
              <w:spacing w:before="10" w:after="10"/>
              <w:jc w:val="right"/>
            </w:pPr>
            <w:r>
              <w:rPr>
                <w:sz w:val="16"/>
              </w:rPr>
              <w:t>50</w:t>
            </w:r>
          </w:p>
        </w:tc>
        <w:tc>
          <w:tcPr>
            <w:tcW w:w="550" w:type="dxa"/>
          </w:tcPr>
          <w:p w14:paraId="2B641F93" w14:textId="77777777" w:rsidR="00A25833" w:rsidRDefault="009A31A5">
            <w:pPr>
              <w:spacing w:before="10" w:after="10"/>
              <w:jc w:val="right"/>
            </w:pPr>
            <w:r>
              <w:rPr>
                <w:sz w:val="16"/>
              </w:rPr>
              <w:t>0.0</w:t>
            </w:r>
          </w:p>
        </w:tc>
        <w:tc>
          <w:tcPr>
            <w:tcW w:w="700" w:type="dxa"/>
          </w:tcPr>
          <w:p w14:paraId="3B1C0DC3" w14:textId="77777777" w:rsidR="00A25833" w:rsidRDefault="009A31A5">
            <w:pPr>
              <w:spacing w:before="10" w:after="10"/>
              <w:jc w:val="right"/>
            </w:pPr>
            <w:r>
              <w:rPr>
                <w:sz w:val="16"/>
              </w:rPr>
              <w:t>$1.52</w:t>
            </w:r>
          </w:p>
        </w:tc>
        <w:tc>
          <w:tcPr>
            <w:tcW w:w="750" w:type="dxa"/>
          </w:tcPr>
          <w:p w14:paraId="3E48D6FE" w14:textId="77777777" w:rsidR="00A25833" w:rsidRDefault="009A31A5">
            <w:pPr>
              <w:spacing w:before="10" w:after="10"/>
              <w:jc w:val="right"/>
            </w:pPr>
            <w:r>
              <w:rPr>
                <w:b/>
                <w:sz w:val="16"/>
              </w:rPr>
              <w:t>$0.169</w:t>
            </w:r>
          </w:p>
        </w:tc>
      </w:tr>
      <w:tr w:rsidR="00A25833" w14:paraId="175C549D" w14:textId="77777777">
        <w:trPr>
          <w:jc w:val="center"/>
        </w:trPr>
        <w:tc>
          <w:tcPr>
            <w:tcW w:w="1500" w:type="dxa"/>
          </w:tcPr>
          <w:p w14:paraId="63B663FB" w14:textId="77777777" w:rsidR="00A25833" w:rsidRDefault="009A31A5">
            <w:pPr>
              <w:spacing w:before="10" w:after="10"/>
            </w:pPr>
            <w:r>
              <w:rPr>
                <w:sz w:val="16"/>
              </w:rPr>
              <w:t>Romania</w:t>
            </w:r>
          </w:p>
        </w:tc>
        <w:tc>
          <w:tcPr>
            <w:tcW w:w="650" w:type="dxa"/>
          </w:tcPr>
          <w:p w14:paraId="6726749D" w14:textId="77777777" w:rsidR="00A25833" w:rsidRDefault="009A31A5">
            <w:pPr>
              <w:spacing w:before="10" w:after="10"/>
            </w:pPr>
            <w:r>
              <w:rPr>
                <w:sz w:val="16"/>
              </w:rPr>
              <w:t>$0.156</w:t>
            </w:r>
          </w:p>
        </w:tc>
        <w:tc>
          <w:tcPr>
            <w:tcW w:w="550" w:type="dxa"/>
          </w:tcPr>
          <w:p w14:paraId="4954A278" w14:textId="77777777" w:rsidR="00A25833" w:rsidRDefault="009A31A5">
            <w:pPr>
              <w:spacing w:before="10" w:after="10"/>
              <w:jc w:val="right"/>
            </w:pPr>
            <w:r>
              <w:rPr>
                <w:sz w:val="16"/>
              </w:rPr>
              <w:t>22.1</w:t>
            </w:r>
          </w:p>
        </w:tc>
        <w:tc>
          <w:tcPr>
            <w:tcW w:w="500" w:type="dxa"/>
          </w:tcPr>
          <w:p w14:paraId="4EE9C3F6" w14:textId="77777777" w:rsidR="00A25833" w:rsidRDefault="009A31A5">
            <w:pPr>
              <w:spacing w:before="10" w:after="10"/>
              <w:jc w:val="right"/>
            </w:pPr>
            <w:r>
              <w:rPr>
                <w:sz w:val="16"/>
              </w:rPr>
              <w:t>1.19</w:t>
            </w:r>
          </w:p>
        </w:tc>
        <w:tc>
          <w:tcPr>
            <w:tcW w:w="650" w:type="dxa"/>
          </w:tcPr>
          <w:p w14:paraId="790FA38F" w14:textId="77777777" w:rsidR="00A25833" w:rsidRDefault="009A31A5">
            <w:pPr>
              <w:spacing w:before="10" w:after="10"/>
              <w:jc w:val="right"/>
            </w:pPr>
            <w:r>
              <w:rPr>
                <w:sz w:val="16"/>
              </w:rPr>
              <w:t>$9.24</w:t>
            </w:r>
          </w:p>
        </w:tc>
        <w:tc>
          <w:tcPr>
            <w:tcW w:w="650" w:type="dxa"/>
          </w:tcPr>
          <w:p w14:paraId="68029411" w14:textId="77777777" w:rsidR="00A25833" w:rsidRDefault="009A31A5">
            <w:pPr>
              <w:spacing w:before="10" w:after="10"/>
              <w:jc w:val="right"/>
            </w:pPr>
            <w:r>
              <w:rPr>
                <w:sz w:val="16"/>
              </w:rPr>
              <w:t>100</w:t>
            </w:r>
          </w:p>
        </w:tc>
        <w:tc>
          <w:tcPr>
            <w:tcW w:w="550" w:type="dxa"/>
          </w:tcPr>
          <w:p w14:paraId="45F73867" w14:textId="77777777" w:rsidR="00A25833" w:rsidRDefault="009A31A5">
            <w:pPr>
              <w:spacing w:before="10" w:after="10"/>
              <w:jc w:val="right"/>
            </w:pPr>
            <w:r>
              <w:rPr>
                <w:sz w:val="16"/>
              </w:rPr>
              <w:t>0.1</w:t>
            </w:r>
          </w:p>
        </w:tc>
        <w:tc>
          <w:tcPr>
            <w:tcW w:w="700" w:type="dxa"/>
          </w:tcPr>
          <w:p w14:paraId="383B944C" w14:textId="77777777" w:rsidR="00A25833" w:rsidRDefault="009A31A5">
            <w:pPr>
              <w:spacing w:before="10" w:after="10"/>
              <w:jc w:val="right"/>
            </w:pPr>
            <w:r>
              <w:rPr>
                <w:sz w:val="16"/>
              </w:rPr>
              <w:t>$1.54</w:t>
            </w:r>
          </w:p>
        </w:tc>
        <w:tc>
          <w:tcPr>
            <w:tcW w:w="750" w:type="dxa"/>
          </w:tcPr>
          <w:p w14:paraId="60B4E905" w14:textId="77777777" w:rsidR="00A25833" w:rsidRDefault="009A31A5">
            <w:pPr>
              <w:spacing w:before="10" w:after="10"/>
              <w:jc w:val="right"/>
            </w:pPr>
            <w:r>
              <w:rPr>
                <w:b/>
                <w:sz w:val="16"/>
              </w:rPr>
              <w:t>$0.174</w:t>
            </w:r>
          </w:p>
        </w:tc>
      </w:tr>
      <w:tr w:rsidR="00A25833" w14:paraId="2A77549E" w14:textId="77777777">
        <w:trPr>
          <w:jc w:val="center"/>
        </w:trPr>
        <w:tc>
          <w:tcPr>
            <w:tcW w:w="1500" w:type="dxa"/>
          </w:tcPr>
          <w:p w14:paraId="4C26BECF" w14:textId="77777777" w:rsidR="00A25833" w:rsidRDefault="009A31A5">
            <w:pPr>
              <w:spacing w:before="10" w:after="10"/>
            </w:pPr>
            <w:r>
              <w:rPr>
                <w:sz w:val="16"/>
              </w:rPr>
              <w:t>Japan</w:t>
            </w:r>
          </w:p>
        </w:tc>
        <w:tc>
          <w:tcPr>
            <w:tcW w:w="650" w:type="dxa"/>
          </w:tcPr>
          <w:p w14:paraId="0572F8C0" w14:textId="77777777" w:rsidR="00A25833" w:rsidRDefault="009A31A5">
            <w:pPr>
              <w:spacing w:before="10" w:after="10"/>
            </w:pPr>
            <w:r>
              <w:rPr>
                <w:sz w:val="16"/>
              </w:rPr>
              <w:t>$0.135</w:t>
            </w:r>
          </w:p>
        </w:tc>
        <w:tc>
          <w:tcPr>
            <w:tcW w:w="550" w:type="dxa"/>
          </w:tcPr>
          <w:p w14:paraId="26BD804B" w14:textId="77777777" w:rsidR="00A25833" w:rsidRDefault="009A31A5">
            <w:pPr>
              <w:spacing w:before="10" w:after="10"/>
              <w:jc w:val="right"/>
            </w:pPr>
            <w:r>
              <w:rPr>
                <w:sz w:val="16"/>
              </w:rPr>
              <w:t>25.2</w:t>
            </w:r>
          </w:p>
        </w:tc>
        <w:tc>
          <w:tcPr>
            <w:tcW w:w="500" w:type="dxa"/>
          </w:tcPr>
          <w:p w14:paraId="4EEF8CF8" w14:textId="77777777" w:rsidR="00A25833" w:rsidRDefault="009A31A5">
            <w:pPr>
              <w:spacing w:before="10" w:after="10"/>
              <w:jc w:val="right"/>
            </w:pPr>
            <w:r>
              <w:rPr>
                <w:sz w:val="16"/>
              </w:rPr>
              <w:t>1.23</w:t>
            </w:r>
          </w:p>
        </w:tc>
        <w:tc>
          <w:tcPr>
            <w:tcW w:w="650" w:type="dxa"/>
          </w:tcPr>
          <w:p w14:paraId="56FFEA1F" w14:textId="77777777" w:rsidR="00A25833" w:rsidRDefault="009A31A5">
            <w:pPr>
              <w:spacing w:before="10" w:after="10"/>
              <w:jc w:val="right"/>
            </w:pPr>
            <w:r>
              <w:rPr>
                <w:sz w:val="16"/>
              </w:rPr>
              <w:t>$14.64</w:t>
            </w:r>
          </w:p>
        </w:tc>
        <w:tc>
          <w:tcPr>
            <w:tcW w:w="650" w:type="dxa"/>
          </w:tcPr>
          <w:p w14:paraId="32C593E9" w14:textId="77777777" w:rsidR="00A25833" w:rsidRDefault="009A31A5">
            <w:pPr>
              <w:spacing w:before="10" w:after="10"/>
              <w:jc w:val="right"/>
            </w:pPr>
            <w:r>
              <w:rPr>
                <w:sz w:val="16"/>
              </w:rPr>
              <w:t>2,400</w:t>
            </w:r>
          </w:p>
        </w:tc>
        <w:tc>
          <w:tcPr>
            <w:tcW w:w="550" w:type="dxa"/>
          </w:tcPr>
          <w:p w14:paraId="60C813A8" w14:textId="77777777" w:rsidR="00A25833" w:rsidRDefault="009A31A5">
            <w:pPr>
              <w:spacing w:before="10" w:after="10"/>
              <w:jc w:val="right"/>
            </w:pPr>
            <w:r>
              <w:rPr>
                <w:sz w:val="16"/>
              </w:rPr>
              <w:t>1.9</w:t>
            </w:r>
          </w:p>
        </w:tc>
        <w:tc>
          <w:tcPr>
            <w:tcW w:w="700" w:type="dxa"/>
          </w:tcPr>
          <w:p w14:paraId="76A6EED7" w14:textId="77777777" w:rsidR="00A25833" w:rsidRDefault="009A31A5">
            <w:pPr>
              <w:spacing w:before="10" w:after="10"/>
              <w:jc w:val="right"/>
            </w:pPr>
            <w:r>
              <w:rPr>
                <w:sz w:val="16"/>
              </w:rPr>
              <w:t>$1.55</w:t>
            </w:r>
          </w:p>
        </w:tc>
        <w:tc>
          <w:tcPr>
            <w:tcW w:w="750" w:type="dxa"/>
          </w:tcPr>
          <w:p w14:paraId="7D25B400" w14:textId="77777777" w:rsidR="00A25833" w:rsidRDefault="009A31A5">
            <w:pPr>
              <w:spacing w:before="10" w:after="10"/>
              <w:jc w:val="right"/>
            </w:pPr>
            <w:r>
              <w:rPr>
                <w:b/>
                <w:sz w:val="16"/>
              </w:rPr>
              <w:t>$0.135</w:t>
            </w:r>
          </w:p>
        </w:tc>
      </w:tr>
      <w:tr w:rsidR="00A25833" w14:paraId="640F40C4" w14:textId="77777777">
        <w:trPr>
          <w:jc w:val="center"/>
        </w:trPr>
        <w:tc>
          <w:tcPr>
            <w:tcW w:w="1500" w:type="dxa"/>
          </w:tcPr>
          <w:p w14:paraId="3EF60B8A" w14:textId="77777777" w:rsidR="00A25833" w:rsidRDefault="009A31A5">
            <w:pPr>
              <w:spacing w:before="10" w:after="10"/>
            </w:pPr>
            <w:r>
              <w:rPr>
                <w:sz w:val="16"/>
              </w:rPr>
              <w:t>Slovakia</w:t>
            </w:r>
          </w:p>
        </w:tc>
        <w:tc>
          <w:tcPr>
            <w:tcW w:w="650" w:type="dxa"/>
          </w:tcPr>
          <w:p w14:paraId="00257452" w14:textId="77777777" w:rsidR="00A25833" w:rsidRDefault="009A31A5">
            <w:pPr>
              <w:spacing w:before="10" w:after="10"/>
            </w:pPr>
            <w:r>
              <w:rPr>
                <w:sz w:val="16"/>
              </w:rPr>
              <w:t>$0.164</w:t>
            </w:r>
          </w:p>
        </w:tc>
        <w:tc>
          <w:tcPr>
            <w:tcW w:w="550" w:type="dxa"/>
          </w:tcPr>
          <w:p w14:paraId="37EC1055" w14:textId="77777777" w:rsidR="00A25833" w:rsidRDefault="009A31A5">
            <w:pPr>
              <w:spacing w:before="10" w:after="10"/>
              <w:jc w:val="right"/>
            </w:pPr>
            <w:r>
              <w:rPr>
                <w:sz w:val="16"/>
              </w:rPr>
              <w:t>20.9</w:t>
            </w:r>
          </w:p>
        </w:tc>
        <w:tc>
          <w:tcPr>
            <w:tcW w:w="500" w:type="dxa"/>
          </w:tcPr>
          <w:p w14:paraId="763B5C9A" w14:textId="77777777" w:rsidR="00A25833" w:rsidRDefault="009A31A5">
            <w:pPr>
              <w:spacing w:before="10" w:after="10"/>
              <w:jc w:val="right"/>
            </w:pPr>
            <w:r>
              <w:rPr>
                <w:sz w:val="16"/>
              </w:rPr>
              <w:t>1.17</w:t>
            </w:r>
          </w:p>
        </w:tc>
        <w:tc>
          <w:tcPr>
            <w:tcW w:w="650" w:type="dxa"/>
          </w:tcPr>
          <w:p w14:paraId="5E5C725C" w14:textId="77777777" w:rsidR="00A25833" w:rsidRDefault="009A31A5">
            <w:pPr>
              <w:spacing w:before="10" w:after="10"/>
              <w:jc w:val="right"/>
            </w:pPr>
            <w:r>
              <w:rPr>
                <w:sz w:val="16"/>
              </w:rPr>
              <w:t>$10.02</w:t>
            </w:r>
          </w:p>
        </w:tc>
        <w:tc>
          <w:tcPr>
            <w:tcW w:w="650" w:type="dxa"/>
          </w:tcPr>
          <w:p w14:paraId="1B9C1B5A" w14:textId="77777777" w:rsidR="00A25833" w:rsidRDefault="009A31A5">
            <w:pPr>
              <w:spacing w:before="10" w:after="10"/>
              <w:jc w:val="right"/>
            </w:pPr>
            <w:r>
              <w:rPr>
                <w:sz w:val="16"/>
              </w:rPr>
              <w:t>40</w:t>
            </w:r>
          </w:p>
        </w:tc>
        <w:tc>
          <w:tcPr>
            <w:tcW w:w="550" w:type="dxa"/>
          </w:tcPr>
          <w:p w14:paraId="4ED1FCB3" w14:textId="77777777" w:rsidR="00A25833" w:rsidRDefault="009A31A5">
            <w:pPr>
              <w:spacing w:before="10" w:after="10"/>
              <w:jc w:val="right"/>
            </w:pPr>
            <w:r>
              <w:rPr>
                <w:sz w:val="16"/>
              </w:rPr>
              <w:t>0.0</w:t>
            </w:r>
          </w:p>
        </w:tc>
        <w:tc>
          <w:tcPr>
            <w:tcW w:w="700" w:type="dxa"/>
          </w:tcPr>
          <w:p w14:paraId="68D830EC" w14:textId="77777777" w:rsidR="00A25833" w:rsidRDefault="009A31A5">
            <w:pPr>
              <w:spacing w:before="10" w:after="10"/>
              <w:jc w:val="right"/>
            </w:pPr>
            <w:r>
              <w:rPr>
                <w:sz w:val="16"/>
              </w:rPr>
              <w:t>$1.55</w:t>
            </w:r>
          </w:p>
        </w:tc>
        <w:tc>
          <w:tcPr>
            <w:tcW w:w="750" w:type="dxa"/>
          </w:tcPr>
          <w:p w14:paraId="48D9BC07" w14:textId="77777777" w:rsidR="00A25833" w:rsidRDefault="009A31A5">
            <w:pPr>
              <w:spacing w:before="10" w:after="10"/>
              <w:jc w:val="right"/>
            </w:pPr>
            <w:r>
              <w:rPr>
                <w:b/>
                <w:sz w:val="16"/>
              </w:rPr>
              <w:t>$0.173</w:t>
            </w:r>
          </w:p>
        </w:tc>
      </w:tr>
      <w:tr w:rsidR="00A25833" w14:paraId="32679C15" w14:textId="77777777">
        <w:trPr>
          <w:jc w:val="center"/>
        </w:trPr>
        <w:tc>
          <w:tcPr>
            <w:tcW w:w="1500" w:type="dxa"/>
          </w:tcPr>
          <w:p w14:paraId="38349272" w14:textId="77777777" w:rsidR="00A25833" w:rsidRDefault="009A31A5">
            <w:pPr>
              <w:spacing w:before="10" w:after="10"/>
            </w:pPr>
            <w:r>
              <w:rPr>
                <w:sz w:val="16"/>
              </w:rPr>
              <w:t>Austria</w:t>
            </w:r>
          </w:p>
        </w:tc>
        <w:tc>
          <w:tcPr>
            <w:tcW w:w="650" w:type="dxa"/>
          </w:tcPr>
          <w:p w14:paraId="53E2E0D3" w14:textId="77777777" w:rsidR="00A25833" w:rsidRDefault="009A31A5">
            <w:pPr>
              <w:spacing w:before="10" w:after="10"/>
            </w:pPr>
            <w:r>
              <w:rPr>
                <w:sz w:val="16"/>
              </w:rPr>
              <w:t>$0.160</w:t>
            </w:r>
          </w:p>
        </w:tc>
        <w:tc>
          <w:tcPr>
            <w:tcW w:w="550" w:type="dxa"/>
          </w:tcPr>
          <w:p w14:paraId="41D7EE72" w14:textId="77777777" w:rsidR="00A25833" w:rsidRDefault="009A31A5">
            <w:pPr>
              <w:spacing w:before="10" w:after="10"/>
              <w:jc w:val="right"/>
            </w:pPr>
            <w:r>
              <w:rPr>
                <w:sz w:val="16"/>
              </w:rPr>
              <w:t>18.6</w:t>
            </w:r>
          </w:p>
        </w:tc>
        <w:tc>
          <w:tcPr>
            <w:tcW w:w="500" w:type="dxa"/>
          </w:tcPr>
          <w:p w14:paraId="13E3658E" w14:textId="77777777" w:rsidR="00A25833" w:rsidRDefault="009A31A5">
            <w:pPr>
              <w:spacing w:before="10" w:after="10"/>
              <w:jc w:val="right"/>
            </w:pPr>
            <w:r>
              <w:rPr>
                <w:sz w:val="16"/>
              </w:rPr>
              <w:t>1.13</w:t>
            </w:r>
          </w:p>
        </w:tc>
        <w:tc>
          <w:tcPr>
            <w:tcW w:w="650" w:type="dxa"/>
          </w:tcPr>
          <w:p w14:paraId="15BBBFC5" w14:textId="77777777" w:rsidR="00A25833" w:rsidRDefault="009A31A5">
            <w:pPr>
              <w:spacing w:before="10" w:after="10"/>
              <w:jc w:val="right"/>
            </w:pPr>
            <w:r>
              <w:rPr>
                <w:sz w:val="16"/>
              </w:rPr>
              <w:t>$11.81</w:t>
            </w:r>
          </w:p>
        </w:tc>
        <w:tc>
          <w:tcPr>
            <w:tcW w:w="650" w:type="dxa"/>
          </w:tcPr>
          <w:p w14:paraId="5EB8B178" w14:textId="77777777" w:rsidR="00A25833" w:rsidRDefault="009A31A5">
            <w:pPr>
              <w:spacing w:before="10" w:after="10"/>
              <w:jc w:val="right"/>
            </w:pPr>
            <w:r>
              <w:rPr>
                <w:sz w:val="16"/>
              </w:rPr>
              <w:t>250</w:t>
            </w:r>
          </w:p>
        </w:tc>
        <w:tc>
          <w:tcPr>
            <w:tcW w:w="550" w:type="dxa"/>
          </w:tcPr>
          <w:p w14:paraId="6E7D3EAE" w14:textId="77777777" w:rsidR="00A25833" w:rsidRDefault="009A31A5">
            <w:pPr>
              <w:spacing w:before="10" w:after="10"/>
              <w:jc w:val="right"/>
            </w:pPr>
            <w:r>
              <w:rPr>
                <w:sz w:val="16"/>
              </w:rPr>
              <w:t>0.2</w:t>
            </w:r>
          </w:p>
        </w:tc>
        <w:tc>
          <w:tcPr>
            <w:tcW w:w="700" w:type="dxa"/>
          </w:tcPr>
          <w:p w14:paraId="55DA7D3D" w14:textId="77777777" w:rsidR="00A25833" w:rsidRDefault="009A31A5">
            <w:pPr>
              <w:spacing w:before="10" w:after="10"/>
              <w:jc w:val="right"/>
            </w:pPr>
            <w:r>
              <w:rPr>
                <w:sz w:val="16"/>
              </w:rPr>
              <w:t>$1.55</w:t>
            </w:r>
          </w:p>
        </w:tc>
        <w:tc>
          <w:tcPr>
            <w:tcW w:w="750" w:type="dxa"/>
          </w:tcPr>
          <w:p w14:paraId="3A0379E2" w14:textId="77777777" w:rsidR="00A25833" w:rsidRDefault="009A31A5">
            <w:pPr>
              <w:spacing w:before="10" w:after="10"/>
              <w:jc w:val="right"/>
            </w:pPr>
            <w:r>
              <w:rPr>
                <w:b/>
                <w:sz w:val="16"/>
              </w:rPr>
              <w:t>$0.167</w:t>
            </w:r>
          </w:p>
        </w:tc>
      </w:tr>
      <w:tr w:rsidR="00A25833" w14:paraId="7448C24D" w14:textId="77777777">
        <w:trPr>
          <w:jc w:val="center"/>
        </w:trPr>
        <w:tc>
          <w:tcPr>
            <w:tcW w:w="1500" w:type="dxa"/>
          </w:tcPr>
          <w:p w14:paraId="4BDBA852" w14:textId="77777777" w:rsidR="00A25833" w:rsidRDefault="009A31A5">
            <w:pPr>
              <w:spacing w:before="10" w:after="10"/>
            </w:pPr>
            <w:r>
              <w:rPr>
                <w:sz w:val="16"/>
              </w:rPr>
              <w:t>Switzerland</w:t>
            </w:r>
          </w:p>
        </w:tc>
        <w:tc>
          <w:tcPr>
            <w:tcW w:w="650" w:type="dxa"/>
          </w:tcPr>
          <w:p w14:paraId="44D531B3" w14:textId="77777777" w:rsidR="00A25833" w:rsidRDefault="009A31A5">
            <w:pPr>
              <w:spacing w:before="10" w:after="10"/>
            </w:pPr>
            <w:r>
              <w:rPr>
                <w:sz w:val="16"/>
              </w:rPr>
              <w:t>$0.160</w:t>
            </w:r>
          </w:p>
        </w:tc>
        <w:tc>
          <w:tcPr>
            <w:tcW w:w="550" w:type="dxa"/>
          </w:tcPr>
          <w:p w14:paraId="41E066AF" w14:textId="77777777" w:rsidR="00A25833" w:rsidRDefault="009A31A5">
            <w:pPr>
              <w:spacing w:before="10" w:after="10"/>
              <w:jc w:val="right"/>
            </w:pPr>
            <w:r>
              <w:rPr>
                <w:sz w:val="16"/>
              </w:rPr>
              <w:t>15.7</w:t>
            </w:r>
          </w:p>
        </w:tc>
        <w:tc>
          <w:tcPr>
            <w:tcW w:w="500" w:type="dxa"/>
          </w:tcPr>
          <w:p w14:paraId="58D02C6D" w14:textId="77777777" w:rsidR="00A25833" w:rsidRDefault="009A31A5">
            <w:pPr>
              <w:spacing w:before="10" w:after="10"/>
              <w:jc w:val="right"/>
            </w:pPr>
            <w:r>
              <w:rPr>
                <w:sz w:val="16"/>
              </w:rPr>
              <w:t>1.09</w:t>
            </w:r>
          </w:p>
        </w:tc>
        <w:tc>
          <w:tcPr>
            <w:tcW w:w="650" w:type="dxa"/>
          </w:tcPr>
          <w:p w14:paraId="45453E2B" w14:textId="77777777" w:rsidR="00A25833" w:rsidRDefault="009A31A5">
            <w:pPr>
              <w:spacing w:before="10" w:after="10"/>
              <w:jc w:val="right"/>
            </w:pPr>
            <w:r>
              <w:rPr>
                <w:sz w:val="16"/>
              </w:rPr>
              <w:t>$14.24</w:t>
            </w:r>
          </w:p>
        </w:tc>
        <w:tc>
          <w:tcPr>
            <w:tcW w:w="650" w:type="dxa"/>
          </w:tcPr>
          <w:p w14:paraId="0C6ED908" w14:textId="77777777" w:rsidR="00A25833" w:rsidRDefault="009A31A5">
            <w:pPr>
              <w:spacing w:before="10" w:after="10"/>
              <w:jc w:val="right"/>
            </w:pPr>
            <w:r>
              <w:rPr>
                <w:sz w:val="16"/>
              </w:rPr>
              <w:t>500</w:t>
            </w:r>
          </w:p>
        </w:tc>
        <w:tc>
          <w:tcPr>
            <w:tcW w:w="550" w:type="dxa"/>
          </w:tcPr>
          <w:p w14:paraId="1388C07B" w14:textId="77777777" w:rsidR="00A25833" w:rsidRDefault="009A31A5">
            <w:pPr>
              <w:spacing w:before="10" w:after="10"/>
              <w:jc w:val="right"/>
            </w:pPr>
            <w:r>
              <w:rPr>
                <w:sz w:val="16"/>
              </w:rPr>
              <w:t>0.4</w:t>
            </w:r>
          </w:p>
        </w:tc>
        <w:tc>
          <w:tcPr>
            <w:tcW w:w="700" w:type="dxa"/>
          </w:tcPr>
          <w:p w14:paraId="004CE77C" w14:textId="77777777" w:rsidR="00A25833" w:rsidRDefault="009A31A5">
            <w:pPr>
              <w:spacing w:before="10" w:after="10"/>
              <w:jc w:val="right"/>
            </w:pPr>
            <w:r>
              <w:rPr>
                <w:sz w:val="16"/>
              </w:rPr>
              <w:t>$1.56</w:t>
            </w:r>
          </w:p>
        </w:tc>
        <w:tc>
          <w:tcPr>
            <w:tcW w:w="750" w:type="dxa"/>
          </w:tcPr>
          <w:p w14:paraId="21592763" w14:textId="77777777" w:rsidR="00A25833" w:rsidRDefault="009A31A5">
            <w:pPr>
              <w:spacing w:before="10" w:after="10"/>
              <w:jc w:val="right"/>
            </w:pPr>
            <w:r>
              <w:rPr>
                <w:b/>
                <w:sz w:val="16"/>
              </w:rPr>
              <w:t>$0.163</w:t>
            </w:r>
          </w:p>
        </w:tc>
      </w:tr>
      <w:tr w:rsidR="00A25833" w14:paraId="4D290344" w14:textId="77777777">
        <w:trPr>
          <w:jc w:val="center"/>
        </w:trPr>
        <w:tc>
          <w:tcPr>
            <w:tcW w:w="1500" w:type="dxa"/>
          </w:tcPr>
          <w:p w14:paraId="2652FB2F" w14:textId="77777777" w:rsidR="00A25833" w:rsidRDefault="009A31A5">
            <w:pPr>
              <w:spacing w:before="10" w:after="10"/>
            </w:pPr>
            <w:r>
              <w:rPr>
                <w:sz w:val="16"/>
              </w:rPr>
              <w:t>Greece</w:t>
            </w:r>
          </w:p>
        </w:tc>
        <w:tc>
          <w:tcPr>
            <w:tcW w:w="650" w:type="dxa"/>
          </w:tcPr>
          <w:p w14:paraId="587B139D" w14:textId="77777777" w:rsidR="00A25833" w:rsidRDefault="009A31A5">
            <w:pPr>
              <w:spacing w:before="10" w:after="10"/>
            </w:pPr>
            <w:r>
              <w:rPr>
                <w:sz w:val="16"/>
              </w:rPr>
              <w:t>$0.165</w:t>
            </w:r>
          </w:p>
        </w:tc>
        <w:tc>
          <w:tcPr>
            <w:tcW w:w="550" w:type="dxa"/>
          </w:tcPr>
          <w:p w14:paraId="04AC4A33" w14:textId="77777777" w:rsidR="00A25833" w:rsidRDefault="009A31A5">
            <w:pPr>
              <w:spacing w:before="10" w:after="10"/>
              <w:jc w:val="right"/>
            </w:pPr>
            <w:r>
              <w:rPr>
                <w:sz w:val="16"/>
              </w:rPr>
              <w:t>26.1</w:t>
            </w:r>
          </w:p>
        </w:tc>
        <w:tc>
          <w:tcPr>
            <w:tcW w:w="500" w:type="dxa"/>
          </w:tcPr>
          <w:p w14:paraId="60A74A09" w14:textId="77777777" w:rsidR="00A25833" w:rsidRDefault="009A31A5">
            <w:pPr>
              <w:spacing w:before="10" w:after="10"/>
              <w:jc w:val="right"/>
            </w:pPr>
            <w:r>
              <w:rPr>
                <w:sz w:val="16"/>
              </w:rPr>
              <w:t>1.25</w:t>
            </w:r>
          </w:p>
        </w:tc>
        <w:tc>
          <w:tcPr>
            <w:tcW w:w="650" w:type="dxa"/>
          </w:tcPr>
          <w:p w14:paraId="0CD02E5D" w14:textId="77777777" w:rsidR="00A25833" w:rsidRDefault="009A31A5">
            <w:pPr>
              <w:spacing w:before="10" w:after="10"/>
              <w:jc w:val="right"/>
            </w:pPr>
            <w:r>
              <w:rPr>
                <w:sz w:val="16"/>
              </w:rPr>
              <w:t>$7.84</w:t>
            </w:r>
          </w:p>
        </w:tc>
        <w:tc>
          <w:tcPr>
            <w:tcW w:w="650" w:type="dxa"/>
          </w:tcPr>
          <w:p w14:paraId="298F5943" w14:textId="77777777" w:rsidR="00A25833" w:rsidRDefault="009A31A5">
            <w:pPr>
              <w:spacing w:before="10" w:after="10"/>
              <w:jc w:val="right"/>
            </w:pPr>
            <w:r>
              <w:rPr>
                <w:sz w:val="16"/>
              </w:rPr>
              <w:t>50</w:t>
            </w:r>
          </w:p>
        </w:tc>
        <w:tc>
          <w:tcPr>
            <w:tcW w:w="550" w:type="dxa"/>
          </w:tcPr>
          <w:p w14:paraId="7B603102" w14:textId="77777777" w:rsidR="00A25833" w:rsidRDefault="009A31A5">
            <w:pPr>
              <w:spacing w:before="10" w:after="10"/>
              <w:jc w:val="right"/>
            </w:pPr>
            <w:r>
              <w:rPr>
                <w:sz w:val="16"/>
              </w:rPr>
              <w:t>0.0</w:t>
            </w:r>
          </w:p>
        </w:tc>
        <w:tc>
          <w:tcPr>
            <w:tcW w:w="700" w:type="dxa"/>
          </w:tcPr>
          <w:p w14:paraId="3445197B" w14:textId="77777777" w:rsidR="00A25833" w:rsidRDefault="009A31A5">
            <w:pPr>
              <w:spacing w:before="10" w:after="10"/>
              <w:jc w:val="right"/>
            </w:pPr>
            <w:r>
              <w:rPr>
                <w:sz w:val="16"/>
              </w:rPr>
              <w:t>$1.54</w:t>
            </w:r>
          </w:p>
        </w:tc>
        <w:tc>
          <w:tcPr>
            <w:tcW w:w="750" w:type="dxa"/>
          </w:tcPr>
          <w:p w14:paraId="59EF51FB" w14:textId="77777777" w:rsidR="00A25833" w:rsidRDefault="009A31A5">
            <w:pPr>
              <w:spacing w:before="10" w:after="10"/>
              <w:jc w:val="right"/>
            </w:pPr>
            <w:r>
              <w:rPr>
                <w:b/>
                <w:sz w:val="16"/>
              </w:rPr>
              <w:t>$0.191</w:t>
            </w:r>
          </w:p>
        </w:tc>
      </w:tr>
      <w:tr w:rsidR="00A25833" w14:paraId="56233F03" w14:textId="77777777">
        <w:trPr>
          <w:jc w:val="center"/>
        </w:trPr>
        <w:tc>
          <w:tcPr>
            <w:tcW w:w="1500" w:type="dxa"/>
          </w:tcPr>
          <w:p w14:paraId="396F35EC" w14:textId="77777777" w:rsidR="00A25833" w:rsidRDefault="009A31A5">
            <w:pPr>
              <w:spacing w:before="10" w:after="10"/>
            </w:pPr>
            <w:r>
              <w:rPr>
                <w:sz w:val="16"/>
              </w:rPr>
              <w:t>Bulgaria</w:t>
            </w:r>
          </w:p>
        </w:tc>
        <w:tc>
          <w:tcPr>
            <w:tcW w:w="650" w:type="dxa"/>
          </w:tcPr>
          <w:p w14:paraId="7A747FFD" w14:textId="77777777" w:rsidR="00A25833" w:rsidRDefault="009A31A5">
            <w:pPr>
              <w:spacing w:before="10" w:after="10"/>
            </w:pPr>
            <w:r>
              <w:rPr>
                <w:sz w:val="16"/>
              </w:rPr>
              <w:t>$0.155</w:t>
            </w:r>
          </w:p>
        </w:tc>
        <w:tc>
          <w:tcPr>
            <w:tcW w:w="550" w:type="dxa"/>
          </w:tcPr>
          <w:p w14:paraId="625F0445" w14:textId="77777777" w:rsidR="00A25833" w:rsidRDefault="009A31A5">
            <w:pPr>
              <w:spacing w:before="10" w:after="10"/>
              <w:jc w:val="right"/>
            </w:pPr>
            <w:r>
              <w:rPr>
                <w:sz w:val="16"/>
              </w:rPr>
              <w:t>23.9</w:t>
            </w:r>
          </w:p>
        </w:tc>
        <w:tc>
          <w:tcPr>
            <w:tcW w:w="500" w:type="dxa"/>
          </w:tcPr>
          <w:p w14:paraId="7233B28A" w14:textId="77777777" w:rsidR="00A25833" w:rsidRDefault="009A31A5">
            <w:pPr>
              <w:spacing w:before="10" w:after="10"/>
              <w:jc w:val="right"/>
            </w:pPr>
            <w:r>
              <w:rPr>
                <w:sz w:val="16"/>
              </w:rPr>
              <w:t>1.21</w:t>
            </w:r>
          </w:p>
        </w:tc>
        <w:tc>
          <w:tcPr>
            <w:tcW w:w="650" w:type="dxa"/>
          </w:tcPr>
          <w:p w14:paraId="4455526A" w14:textId="77777777" w:rsidR="00A25833" w:rsidRDefault="009A31A5">
            <w:pPr>
              <w:spacing w:before="10" w:after="10"/>
              <w:jc w:val="right"/>
            </w:pPr>
            <w:r>
              <w:rPr>
                <w:sz w:val="16"/>
              </w:rPr>
              <w:t>$10.31</w:t>
            </w:r>
          </w:p>
        </w:tc>
        <w:tc>
          <w:tcPr>
            <w:tcW w:w="650" w:type="dxa"/>
          </w:tcPr>
          <w:p w14:paraId="18479722" w14:textId="77777777" w:rsidR="00A25833" w:rsidRDefault="009A31A5">
            <w:pPr>
              <w:spacing w:before="10" w:after="10"/>
              <w:jc w:val="right"/>
            </w:pPr>
            <w:r>
              <w:rPr>
                <w:sz w:val="16"/>
              </w:rPr>
              <w:t>75</w:t>
            </w:r>
          </w:p>
        </w:tc>
        <w:tc>
          <w:tcPr>
            <w:tcW w:w="550" w:type="dxa"/>
          </w:tcPr>
          <w:p w14:paraId="0D7DB90A" w14:textId="77777777" w:rsidR="00A25833" w:rsidRDefault="009A31A5">
            <w:pPr>
              <w:spacing w:before="10" w:after="10"/>
              <w:jc w:val="right"/>
            </w:pPr>
            <w:r>
              <w:rPr>
                <w:sz w:val="16"/>
              </w:rPr>
              <w:t>0.1</w:t>
            </w:r>
          </w:p>
        </w:tc>
        <w:tc>
          <w:tcPr>
            <w:tcW w:w="700" w:type="dxa"/>
          </w:tcPr>
          <w:p w14:paraId="2B306543" w14:textId="77777777" w:rsidR="00A25833" w:rsidRDefault="009A31A5">
            <w:pPr>
              <w:spacing w:before="10" w:after="10"/>
              <w:jc w:val="right"/>
            </w:pPr>
            <w:r>
              <w:rPr>
                <w:sz w:val="16"/>
              </w:rPr>
              <w:t>$1.54</w:t>
            </w:r>
          </w:p>
        </w:tc>
        <w:tc>
          <w:tcPr>
            <w:tcW w:w="750" w:type="dxa"/>
          </w:tcPr>
          <w:p w14:paraId="7AA990C1" w14:textId="77777777" w:rsidR="00A25833" w:rsidRDefault="009A31A5">
            <w:pPr>
              <w:spacing w:before="10" w:after="10"/>
              <w:jc w:val="right"/>
            </w:pPr>
            <w:r>
              <w:rPr>
                <w:b/>
                <w:sz w:val="16"/>
              </w:rPr>
              <w:t>$0.182</w:t>
            </w:r>
          </w:p>
        </w:tc>
      </w:tr>
      <w:tr w:rsidR="00A25833" w14:paraId="01843BC3" w14:textId="77777777">
        <w:trPr>
          <w:jc w:val="center"/>
        </w:trPr>
        <w:tc>
          <w:tcPr>
            <w:tcW w:w="1500" w:type="dxa"/>
          </w:tcPr>
          <w:p w14:paraId="21353C85" w14:textId="77777777" w:rsidR="00A25833" w:rsidRDefault="009A31A5">
            <w:pPr>
              <w:spacing w:before="10" w:after="10"/>
            </w:pPr>
            <w:r>
              <w:rPr>
                <w:sz w:val="16"/>
              </w:rPr>
              <w:t>Italy</w:t>
            </w:r>
          </w:p>
        </w:tc>
        <w:tc>
          <w:tcPr>
            <w:tcW w:w="650" w:type="dxa"/>
          </w:tcPr>
          <w:p w14:paraId="125F7969" w14:textId="77777777" w:rsidR="00A25833" w:rsidRDefault="009A31A5">
            <w:pPr>
              <w:spacing w:before="10" w:after="10"/>
            </w:pPr>
            <w:r>
              <w:rPr>
                <w:sz w:val="16"/>
              </w:rPr>
              <w:t>$0.162</w:t>
            </w:r>
          </w:p>
        </w:tc>
        <w:tc>
          <w:tcPr>
            <w:tcW w:w="550" w:type="dxa"/>
          </w:tcPr>
          <w:p w14:paraId="73C1625F" w14:textId="77777777" w:rsidR="00A25833" w:rsidRDefault="009A31A5">
            <w:pPr>
              <w:spacing w:before="10" w:after="10"/>
              <w:jc w:val="right"/>
            </w:pPr>
            <w:r>
              <w:rPr>
                <w:sz w:val="16"/>
              </w:rPr>
              <w:t>24.0</w:t>
            </w:r>
          </w:p>
        </w:tc>
        <w:tc>
          <w:tcPr>
            <w:tcW w:w="500" w:type="dxa"/>
          </w:tcPr>
          <w:p w14:paraId="5CE7BD50" w14:textId="77777777" w:rsidR="00A25833" w:rsidRDefault="009A31A5">
            <w:pPr>
              <w:spacing w:before="10" w:after="10"/>
              <w:jc w:val="right"/>
            </w:pPr>
            <w:r>
              <w:rPr>
                <w:sz w:val="16"/>
              </w:rPr>
              <w:t>1.22</w:t>
            </w:r>
          </w:p>
        </w:tc>
        <w:tc>
          <w:tcPr>
            <w:tcW w:w="650" w:type="dxa"/>
          </w:tcPr>
          <w:p w14:paraId="415687FE" w14:textId="77777777" w:rsidR="00A25833" w:rsidRDefault="009A31A5">
            <w:pPr>
              <w:spacing w:before="10" w:after="10"/>
              <w:jc w:val="right"/>
            </w:pPr>
            <w:r>
              <w:rPr>
                <w:sz w:val="16"/>
              </w:rPr>
              <w:t>$9.79</w:t>
            </w:r>
          </w:p>
        </w:tc>
        <w:tc>
          <w:tcPr>
            <w:tcW w:w="650" w:type="dxa"/>
          </w:tcPr>
          <w:p w14:paraId="2FAC04A0" w14:textId="77777777" w:rsidR="00A25833" w:rsidRDefault="009A31A5">
            <w:pPr>
              <w:spacing w:before="10" w:after="10"/>
              <w:jc w:val="right"/>
            </w:pPr>
            <w:r>
              <w:rPr>
                <w:sz w:val="16"/>
              </w:rPr>
              <w:t>850</w:t>
            </w:r>
          </w:p>
        </w:tc>
        <w:tc>
          <w:tcPr>
            <w:tcW w:w="550" w:type="dxa"/>
          </w:tcPr>
          <w:p w14:paraId="753A306F" w14:textId="77777777" w:rsidR="00A25833" w:rsidRDefault="009A31A5">
            <w:pPr>
              <w:spacing w:before="10" w:after="10"/>
              <w:jc w:val="right"/>
            </w:pPr>
            <w:r>
              <w:rPr>
                <w:sz w:val="16"/>
              </w:rPr>
              <w:t>0.7</w:t>
            </w:r>
          </w:p>
        </w:tc>
        <w:tc>
          <w:tcPr>
            <w:tcW w:w="700" w:type="dxa"/>
          </w:tcPr>
          <w:p w14:paraId="54610902" w14:textId="77777777" w:rsidR="00A25833" w:rsidRDefault="009A31A5">
            <w:pPr>
              <w:spacing w:before="10" w:after="10"/>
              <w:jc w:val="right"/>
            </w:pPr>
            <w:r>
              <w:rPr>
                <w:sz w:val="16"/>
              </w:rPr>
              <w:t>$1.55</w:t>
            </w:r>
          </w:p>
        </w:tc>
        <w:tc>
          <w:tcPr>
            <w:tcW w:w="750" w:type="dxa"/>
          </w:tcPr>
          <w:p w14:paraId="29A38724" w14:textId="77777777" w:rsidR="00A25833" w:rsidRDefault="009A31A5">
            <w:pPr>
              <w:spacing w:before="10" w:after="10"/>
              <w:jc w:val="right"/>
            </w:pPr>
            <w:r>
              <w:rPr>
                <w:b/>
                <w:sz w:val="16"/>
              </w:rPr>
              <w:t>$0.190</w:t>
            </w:r>
          </w:p>
        </w:tc>
      </w:tr>
      <w:tr w:rsidR="00A25833" w14:paraId="6751DEE7" w14:textId="77777777">
        <w:trPr>
          <w:jc w:val="center"/>
        </w:trPr>
        <w:tc>
          <w:tcPr>
            <w:tcW w:w="1500" w:type="dxa"/>
          </w:tcPr>
          <w:p w14:paraId="48F5467C" w14:textId="77777777" w:rsidR="00A25833" w:rsidRDefault="009A31A5">
            <w:pPr>
              <w:spacing w:before="10" w:after="10"/>
            </w:pPr>
            <w:r>
              <w:rPr>
                <w:sz w:val="16"/>
              </w:rPr>
              <w:t>Singapore</w:t>
            </w:r>
          </w:p>
        </w:tc>
        <w:tc>
          <w:tcPr>
            <w:tcW w:w="650" w:type="dxa"/>
          </w:tcPr>
          <w:p w14:paraId="049DE80E" w14:textId="77777777" w:rsidR="00A25833" w:rsidRDefault="009A31A5">
            <w:pPr>
              <w:spacing w:before="10" w:after="10"/>
            </w:pPr>
            <w:r>
              <w:rPr>
                <w:sz w:val="16"/>
              </w:rPr>
              <w:t>$0.145</w:t>
            </w:r>
          </w:p>
        </w:tc>
        <w:tc>
          <w:tcPr>
            <w:tcW w:w="550" w:type="dxa"/>
          </w:tcPr>
          <w:p w14:paraId="38DC1A55" w14:textId="77777777" w:rsidR="00A25833" w:rsidRDefault="009A31A5">
            <w:pPr>
              <w:spacing w:before="10" w:after="10"/>
              <w:jc w:val="right"/>
            </w:pPr>
            <w:r>
              <w:rPr>
                <w:sz w:val="16"/>
              </w:rPr>
              <w:t>28.5</w:t>
            </w:r>
          </w:p>
        </w:tc>
        <w:tc>
          <w:tcPr>
            <w:tcW w:w="500" w:type="dxa"/>
          </w:tcPr>
          <w:p w14:paraId="6EEB0006" w14:textId="77777777" w:rsidR="00A25833" w:rsidRDefault="009A31A5">
            <w:pPr>
              <w:spacing w:before="10" w:after="10"/>
              <w:jc w:val="right"/>
            </w:pPr>
            <w:r>
              <w:rPr>
                <w:sz w:val="16"/>
              </w:rPr>
              <w:t>1.28</w:t>
            </w:r>
          </w:p>
        </w:tc>
        <w:tc>
          <w:tcPr>
            <w:tcW w:w="650" w:type="dxa"/>
          </w:tcPr>
          <w:p w14:paraId="486CDB84" w14:textId="77777777" w:rsidR="00A25833" w:rsidRDefault="009A31A5">
            <w:pPr>
              <w:spacing w:before="10" w:after="10"/>
              <w:jc w:val="right"/>
            </w:pPr>
            <w:r>
              <w:rPr>
                <w:sz w:val="16"/>
              </w:rPr>
              <w:t>$14.53</w:t>
            </w:r>
          </w:p>
        </w:tc>
        <w:tc>
          <w:tcPr>
            <w:tcW w:w="650" w:type="dxa"/>
          </w:tcPr>
          <w:p w14:paraId="132E422E" w14:textId="77777777" w:rsidR="00A25833" w:rsidRDefault="009A31A5">
            <w:pPr>
              <w:spacing w:before="10" w:after="10"/>
              <w:jc w:val="right"/>
            </w:pPr>
            <w:r>
              <w:rPr>
                <w:sz w:val="16"/>
              </w:rPr>
              <w:t>1,130</w:t>
            </w:r>
          </w:p>
        </w:tc>
        <w:tc>
          <w:tcPr>
            <w:tcW w:w="550" w:type="dxa"/>
          </w:tcPr>
          <w:p w14:paraId="70AD8F69" w14:textId="77777777" w:rsidR="00A25833" w:rsidRDefault="009A31A5">
            <w:pPr>
              <w:spacing w:before="10" w:after="10"/>
              <w:jc w:val="right"/>
            </w:pPr>
            <w:r>
              <w:rPr>
                <w:sz w:val="16"/>
              </w:rPr>
              <w:t>0.9</w:t>
            </w:r>
          </w:p>
        </w:tc>
        <w:tc>
          <w:tcPr>
            <w:tcW w:w="700" w:type="dxa"/>
          </w:tcPr>
          <w:p w14:paraId="4D63B1E5" w14:textId="77777777" w:rsidR="00A25833" w:rsidRDefault="009A31A5">
            <w:pPr>
              <w:spacing w:before="10" w:after="10"/>
              <w:jc w:val="right"/>
            </w:pPr>
            <w:r>
              <w:rPr>
                <w:sz w:val="16"/>
              </w:rPr>
              <w:t>$1.57</w:t>
            </w:r>
          </w:p>
        </w:tc>
        <w:tc>
          <w:tcPr>
            <w:tcW w:w="750" w:type="dxa"/>
          </w:tcPr>
          <w:p w14:paraId="04AC76B0" w14:textId="77777777" w:rsidR="00A25833" w:rsidRDefault="009A31A5">
            <w:pPr>
              <w:spacing w:before="10" w:after="10"/>
              <w:jc w:val="right"/>
            </w:pPr>
            <w:r>
              <w:rPr>
                <w:b/>
                <w:sz w:val="16"/>
              </w:rPr>
              <w:t>$0.152</w:t>
            </w:r>
          </w:p>
        </w:tc>
      </w:tr>
      <w:tr w:rsidR="00A25833" w14:paraId="3E1276B0" w14:textId="77777777">
        <w:trPr>
          <w:jc w:val="center"/>
        </w:trPr>
        <w:tc>
          <w:tcPr>
            <w:tcW w:w="1500" w:type="dxa"/>
          </w:tcPr>
          <w:p w14:paraId="4AE1411F" w14:textId="77777777" w:rsidR="00A25833" w:rsidRDefault="009A31A5">
            <w:pPr>
              <w:spacing w:before="10" w:after="10"/>
            </w:pPr>
            <w:r>
              <w:rPr>
                <w:sz w:val="16"/>
              </w:rPr>
              <w:t>Hungary</w:t>
            </w:r>
          </w:p>
        </w:tc>
        <w:tc>
          <w:tcPr>
            <w:tcW w:w="650" w:type="dxa"/>
          </w:tcPr>
          <w:p w14:paraId="3E8C301B" w14:textId="77777777" w:rsidR="00A25833" w:rsidRDefault="009A31A5">
            <w:pPr>
              <w:spacing w:before="10" w:after="10"/>
            </w:pPr>
            <w:r>
              <w:rPr>
                <w:sz w:val="16"/>
              </w:rPr>
              <w:t>$0.176</w:t>
            </w:r>
          </w:p>
        </w:tc>
        <w:tc>
          <w:tcPr>
            <w:tcW w:w="550" w:type="dxa"/>
          </w:tcPr>
          <w:p w14:paraId="231E6097" w14:textId="77777777" w:rsidR="00A25833" w:rsidRDefault="009A31A5">
            <w:pPr>
              <w:spacing w:before="10" w:after="10"/>
              <w:jc w:val="right"/>
            </w:pPr>
            <w:r>
              <w:rPr>
                <w:sz w:val="16"/>
              </w:rPr>
              <w:t>23.6</w:t>
            </w:r>
          </w:p>
        </w:tc>
        <w:tc>
          <w:tcPr>
            <w:tcW w:w="500" w:type="dxa"/>
          </w:tcPr>
          <w:p w14:paraId="5F6C4018" w14:textId="77777777" w:rsidR="00A25833" w:rsidRDefault="009A31A5">
            <w:pPr>
              <w:spacing w:before="10" w:after="10"/>
              <w:jc w:val="right"/>
            </w:pPr>
            <w:r>
              <w:rPr>
                <w:sz w:val="16"/>
              </w:rPr>
              <w:t>1.21</w:t>
            </w:r>
          </w:p>
        </w:tc>
        <w:tc>
          <w:tcPr>
            <w:tcW w:w="650" w:type="dxa"/>
          </w:tcPr>
          <w:p w14:paraId="56E3BE3F" w14:textId="77777777" w:rsidR="00A25833" w:rsidRDefault="009A31A5">
            <w:pPr>
              <w:spacing w:before="10" w:after="10"/>
              <w:jc w:val="right"/>
            </w:pPr>
            <w:r>
              <w:rPr>
                <w:sz w:val="16"/>
              </w:rPr>
              <w:t>$10.73</w:t>
            </w:r>
          </w:p>
        </w:tc>
        <w:tc>
          <w:tcPr>
            <w:tcW w:w="650" w:type="dxa"/>
          </w:tcPr>
          <w:p w14:paraId="7A065571" w14:textId="77777777" w:rsidR="00A25833" w:rsidRDefault="009A31A5">
            <w:pPr>
              <w:spacing w:before="10" w:after="10"/>
              <w:jc w:val="right"/>
            </w:pPr>
            <w:r>
              <w:rPr>
                <w:sz w:val="16"/>
              </w:rPr>
              <w:t>50</w:t>
            </w:r>
          </w:p>
        </w:tc>
        <w:tc>
          <w:tcPr>
            <w:tcW w:w="550" w:type="dxa"/>
          </w:tcPr>
          <w:p w14:paraId="6008D918" w14:textId="77777777" w:rsidR="00A25833" w:rsidRDefault="009A31A5">
            <w:pPr>
              <w:spacing w:before="10" w:after="10"/>
              <w:jc w:val="right"/>
            </w:pPr>
            <w:r>
              <w:rPr>
                <w:sz w:val="16"/>
              </w:rPr>
              <w:t>0.0</w:t>
            </w:r>
          </w:p>
        </w:tc>
        <w:tc>
          <w:tcPr>
            <w:tcW w:w="700" w:type="dxa"/>
          </w:tcPr>
          <w:p w14:paraId="4E7D5019" w14:textId="77777777" w:rsidR="00A25833" w:rsidRDefault="009A31A5">
            <w:pPr>
              <w:spacing w:before="10" w:after="10"/>
              <w:jc w:val="right"/>
            </w:pPr>
            <w:r>
              <w:rPr>
                <w:sz w:val="16"/>
              </w:rPr>
              <w:t>$1.56</w:t>
            </w:r>
          </w:p>
        </w:tc>
        <w:tc>
          <w:tcPr>
            <w:tcW w:w="750" w:type="dxa"/>
          </w:tcPr>
          <w:p w14:paraId="3876BBE1" w14:textId="77777777" w:rsidR="00A25833" w:rsidRDefault="009A31A5">
            <w:pPr>
              <w:spacing w:before="10" w:after="10"/>
              <w:jc w:val="right"/>
            </w:pPr>
            <w:r>
              <w:rPr>
                <w:b/>
                <w:sz w:val="16"/>
              </w:rPr>
              <w:t>$0.192</w:t>
            </w:r>
          </w:p>
        </w:tc>
      </w:tr>
      <w:tr w:rsidR="00A25833" w14:paraId="4FAF7E99" w14:textId="77777777">
        <w:trPr>
          <w:jc w:val="center"/>
        </w:trPr>
        <w:tc>
          <w:tcPr>
            <w:tcW w:w="1500" w:type="dxa"/>
          </w:tcPr>
          <w:p w14:paraId="65601082" w14:textId="77777777" w:rsidR="00A25833" w:rsidRDefault="009A31A5">
            <w:pPr>
              <w:spacing w:before="10" w:after="10"/>
            </w:pPr>
            <w:r>
              <w:rPr>
                <w:sz w:val="16"/>
              </w:rPr>
              <w:t>Czechia</w:t>
            </w:r>
          </w:p>
        </w:tc>
        <w:tc>
          <w:tcPr>
            <w:tcW w:w="650" w:type="dxa"/>
          </w:tcPr>
          <w:p w14:paraId="31662B83" w14:textId="77777777" w:rsidR="00A25833" w:rsidRDefault="009A31A5">
            <w:pPr>
              <w:spacing w:before="10" w:after="10"/>
            </w:pPr>
            <w:r>
              <w:rPr>
                <w:sz w:val="16"/>
              </w:rPr>
              <w:t>$0.172</w:t>
            </w:r>
          </w:p>
        </w:tc>
        <w:tc>
          <w:tcPr>
            <w:tcW w:w="550" w:type="dxa"/>
          </w:tcPr>
          <w:p w14:paraId="37A003BA" w14:textId="77777777" w:rsidR="00A25833" w:rsidRDefault="009A31A5">
            <w:pPr>
              <w:spacing w:before="10" w:after="10"/>
              <w:jc w:val="right"/>
            </w:pPr>
            <w:r>
              <w:rPr>
                <w:sz w:val="16"/>
              </w:rPr>
              <w:t>19.1</w:t>
            </w:r>
          </w:p>
        </w:tc>
        <w:tc>
          <w:tcPr>
            <w:tcW w:w="500" w:type="dxa"/>
          </w:tcPr>
          <w:p w14:paraId="10BBC6D2" w14:textId="77777777" w:rsidR="00A25833" w:rsidRDefault="009A31A5">
            <w:pPr>
              <w:spacing w:before="10" w:after="10"/>
              <w:jc w:val="right"/>
            </w:pPr>
            <w:r>
              <w:rPr>
                <w:sz w:val="16"/>
              </w:rPr>
              <w:t>1.14</w:t>
            </w:r>
          </w:p>
        </w:tc>
        <w:tc>
          <w:tcPr>
            <w:tcW w:w="650" w:type="dxa"/>
          </w:tcPr>
          <w:p w14:paraId="0EC72E60" w14:textId="77777777" w:rsidR="00A25833" w:rsidRDefault="009A31A5">
            <w:pPr>
              <w:spacing w:before="10" w:after="10"/>
              <w:jc w:val="right"/>
            </w:pPr>
            <w:r>
              <w:rPr>
                <w:sz w:val="16"/>
              </w:rPr>
              <w:t>$10.93</w:t>
            </w:r>
          </w:p>
        </w:tc>
        <w:tc>
          <w:tcPr>
            <w:tcW w:w="650" w:type="dxa"/>
          </w:tcPr>
          <w:p w14:paraId="0A4AC250" w14:textId="77777777" w:rsidR="00A25833" w:rsidRDefault="009A31A5">
            <w:pPr>
              <w:spacing w:before="10" w:after="10"/>
              <w:jc w:val="right"/>
            </w:pPr>
            <w:r>
              <w:rPr>
                <w:sz w:val="16"/>
              </w:rPr>
              <w:t>130</w:t>
            </w:r>
          </w:p>
        </w:tc>
        <w:tc>
          <w:tcPr>
            <w:tcW w:w="550" w:type="dxa"/>
          </w:tcPr>
          <w:p w14:paraId="710D3BB2" w14:textId="77777777" w:rsidR="00A25833" w:rsidRDefault="009A31A5">
            <w:pPr>
              <w:spacing w:before="10" w:after="10"/>
              <w:jc w:val="right"/>
            </w:pPr>
            <w:r>
              <w:rPr>
                <w:sz w:val="16"/>
              </w:rPr>
              <w:t>0.1</w:t>
            </w:r>
          </w:p>
        </w:tc>
        <w:tc>
          <w:tcPr>
            <w:tcW w:w="700" w:type="dxa"/>
          </w:tcPr>
          <w:p w14:paraId="23B80431" w14:textId="77777777" w:rsidR="00A25833" w:rsidRDefault="009A31A5">
            <w:pPr>
              <w:spacing w:before="10" w:after="10"/>
              <w:jc w:val="right"/>
            </w:pPr>
            <w:r>
              <w:rPr>
                <w:sz w:val="16"/>
              </w:rPr>
              <w:t>$1.55</w:t>
            </w:r>
          </w:p>
        </w:tc>
        <w:tc>
          <w:tcPr>
            <w:tcW w:w="750" w:type="dxa"/>
          </w:tcPr>
          <w:p w14:paraId="65858E43" w14:textId="77777777" w:rsidR="00A25833" w:rsidRDefault="009A31A5">
            <w:pPr>
              <w:spacing w:before="10" w:after="10"/>
              <w:jc w:val="right"/>
            </w:pPr>
            <w:r>
              <w:rPr>
                <w:b/>
                <w:sz w:val="16"/>
              </w:rPr>
              <w:t>$0.203</w:t>
            </w:r>
          </w:p>
        </w:tc>
      </w:tr>
      <w:tr w:rsidR="00A25833" w14:paraId="779ED7BD" w14:textId="77777777">
        <w:trPr>
          <w:jc w:val="center"/>
        </w:trPr>
        <w:tc>
          <w:tcPr>
            <w:tcW w:w="1500" w:type="dxa"/>
          </w:tcPr>
          <w:p w14:paraId="1A98A0C1" w14:textId="77777777" w:rsidR="00A25833" w:rsidRDefault="009A31A5">
            <w:pPr>
              <w:spacing w:before="10" w:after="10"/>
            </w:pPr>
            <w:r>
              <w:rPr>
                <w:sz w:val="16"/>
              </w:rPr>
              <w:t>Senegal</w:t>
            </w:r>
          </w:p>
        </w:tc>
        <w:tc>
          <w:tcPr>
            <w:tcW w:w="650" w:type="dxa"/>
          </w:tcPr>
          <w:p w14:paraId="6C5BD88A" w14:textId="77777777" w:rsidR="00A25833" w:rsidRDefault="009A31A5">
            <w:pPr>
              <w:spacing w:before="10" w:after="10"/>
            </w:pPr>
            <w:r>
              <w:rPr>
                <w:sz w:val="16"/>
              </w:rPr>
              <w:t>$0.180</w:t>
            </w:r>
          </w:p>
        </w:tc>
        <w:tc>
          <w:tcPr>
            <w:tcW w:w="550" w:type="dxa"/>
          </w:tcPr>
          <w:p w14:paraId="1A8F0A77" w14:textId="77777777" w:rsidR="00A25833" w:rsidRDefault="009A31A5">
            <w:pPr>
              <w:spacing w:before="10" w:after="10"/>
              <w:jc w:val="right"/>
            </w:pPr>
            <w:r>
              <w:rPr>
                <w:sz w:val="16"/>
              </w:rPr>
              <w:t>32.4</w:t>
            </w:r>
          </w:p>
        </w:tc>
        <w:tc>
          <w:tcPr>
            <w:tcW w:w="500" w:type="dxa"/>
          </w:tcPr>
          <w:p w14:paraId="7C913318" w14:textId="77777777" w:rsidR="00A25833" w:rsidRDefault="009A31A5">
            <w:pPr>
              <w:spacing w:before="10" w:after="10"/>
              <w:jc w:val="right"/>
            </w:pPr>
            <w:r>
              <w:rPr>
                <w:sz w:val="16"/>
              </w:rPr>
              <w:t>1.34</w:t>
            </w:r>
          </w:p>
        </w:tc>
        <w:tc>
          <w:tcPr>
            <w:tcW w:w="650" w:type="dxa"/>
          </w:tcPr>
          <w:p w14:paraId="696224F0" w14:textId="77777777" w:rsidR="00A25833" w:rsidRDefault="009A31A5">
            <w:pPr>
              <w:spacing w:before="10" w:after="10"/>
              <w:jc w:val="right"/>
            </w:pPr>
            <w:r>
              <w:rPr>
                <w:sz w:val="16"/>
              </w:rPr>
              <w:t>$10.50</w:t>
            </w:r>
          </w:p>
        </w:tc>
        <w:tc>
          <w:tcPr>
            <w:tcW w:w="650" w:type="dxa"/>
          </w:tcPr>
          <w:p w14:paraId="753009E3" w14:textId="77777777" w:rsidR="00A25833" w:rsidRDefault="009A31A5">
            <w:pPr>
              <w:spacing w:before="10" w:after="10"/>
              <w:jc w:val="right"/>
            </w:pPr>
            <w:r>
              <w:rPr>
                <w:sz w:val="16"/>
              </w:rPr>
              <w:t>10</w:t>
            </w:r>
          </w:p>
        </w:tc>
        <w:tc>
          <w:tcPr>
            <w:tcW w:w="550" w:type="dxa"/>
          </w:tcPr>
          <w:p w14:paraId="4EF84F96" w14:textId="77777777" w:rsidR="00A25833" w:rsidRDefault="009A31A5">
            <w:pPr>
              <w:spacing w:before="10" w:after="10"/>
              <w:jc w:val="right"/>
            </w:pPr>
            <w:r>
              <w:rPr>
                <w:sz w:val="16"/>
              </w:rPr>
              <w:t>0.0</w:t>
            </w:r>
          </w:p>
        </w:tc>
        <w:tc>
          <w:tcPr>
            <w:tcW w:w="700" w:type="dxa"/>
          </w:tcPr>
          <w:p w14:paraId="27120CBA" w14:textId="77777777" w:rsidR="00A25833" w:rsidRDefault="009A31A5">
            <w:pPr>
              <w:spacing w:before="10" w:after="10"/>
              <w:jc w:val="right"/>
            </w:pPr>
            <w:r>
              <w:rPr>
                <w:sz w:val="16"/>
              </w:rPr>
              <w:t>$1.58</w:t>
            </w:r>
          </w:p>
        </w:tc>
        <w:tc>
          <w:tcPr>
            <w:tcW w:w="750" w:type="dxa"/>
          </w:tcPr>
          <w:p w14:paraId="7A7F103C" w14:textId="77777777" w:rsidR="00A25833" w:rsidRDefault="009A31A5">
            <w:pPr>
              <w:spacing w:before="10" w:after="10"/>
              <w:jc w:val="right"/>
            </w:pPr>
            <w:r>
              <w:rPr>
                <w:sz w:val="16"/>
              </w:rPr>
              <w:t>$0.180</w:t>
            </w:r>
          </w:p>
        </w:tc>
      </w:tr>
      <w:tr w:rsidR="00A25833" w14:paraId="1E9BADE9" w14:textId="77777777">
        <w:trPr>
          <w:jc w:val="center"/>
        </w:trPr>
        <w:tc>
          <w:tcPr>
            <w:tcW w:w="1500" w:type="dxa"/>
          </w:tcPr>
          <w:p w14:paraId="23C756F0" w14:textId="77777777" w:rsidR="00A25833" w:rsidRDefault="009A31A5">
            <w:pPr>
              <w:spacing w:before="10" w:after="10"/>
            </w:pPr>
            <w:r>
              <w:rPr>
                <w:sz w:val="16"/>
              </w:rPr>
              <w:t>Croatia</w:t>
            </w:r>
          </w:p>
        </w:tc>
        <w:tc>
          <w:tcPr>
            <w:tcW w:w="650" w:type="dxa"/>
          </w:tcPr>
          <w:p w14:paraId="315EF09B" w14:textId="77777777" w:rsidR="00A25833" w:rsidRDefault="009A31A5">
            <w:pPr>
              <w:spacing w:before="10" w:after="10"/>
            </w:pPr>
            <w:r>
              <w:rPr>
                <w:sz w:val="16"/>
              </w:rPr>
              <w:t>$0.206</w:t>
            </w:r>
          </w:p>
        </w:tc>
        <w:tc>
          <w:tcPr>
            <w:tcW w:w="550" w:type="dxa"/>
          </w:tcPr>
          <w:p w14:paraId="224145B9" w14:textId="77777777" w:rsidR="00A25833" w:rsidRDefault="009A31A5">
            <w:pPr>
              <w:spacing w:before="10" w:after="10"/>
              <w:jc w:val="right"/>
            </w:pPr>
            <w:r>
              <w:rPr>
                <w:sz w:val="16"/>
              </w:rPr>
              <w:t>23.7</w:t>
            </w:r>
          </w:p>
        </w:tc>
        <w:tc>
          <w:tcPr>
            <w:tcW w:w="500" w:type="dxa"/>
          </w:tcPr>
          <w:p w14:paraId="3D1C94C3" w14:textId="77777777" w:rsidR="00A25833" w:rsidRDefault="009A31A5">
            <w:pPr>
              <w:spacing w:before="10" w:after="10"/>
              <w:jc w:val="right"/>
            </w:pPr>
            <w:r>
              <w:rPr>
                <w:sz w:val="16"/>
              </w:rPr>
              <w:t>1.21</w:t>
            </w:r>
          </w:p>
        </w:tc>
        <w:tc>
          <w:tcPr>
            <w:tcW w:w="650" w:type="dxa"/>
          </w:tcPr>
          <w:p w14:paraId="0C83CC6B" w14:textId="77777777" w:rsidR="00A25833" w:rsidRDefault="009A31A5">
            <w:pPr>
              <w:spacing w:before="10" w:after="10"/>
              <w:jc w:val="right"/>
            </w:pPr>
            <w:r>
              <w:rPr>
                <w:sz w:val="16"/>
              </w:rPr>
              <w:t>$9.77</w:t>
            </w:r>
          </w:p>
        </w:tc>
        <w:tc>
          <w:tcPr>
            <w:tcW w:w="650" w:type="dxa"/>
          </w:tcPr>
          <w:p w14:paraId="3745D49A" w14:textId="77777777" w:rsidR="00A25833" w:rsidRDefault="009A31A5">
            <w:pPr>
              <w:spacing w:before="10" w:after="10"/>
              <w:jc w:val="right"/>
            </w:pPr>
            <w:r>
              <w:rPr>
                <w:sz w:val="16"/>
              </w:rPr>
              <w:t>30</w:t>
            </w:r>
          </w:p>
        </w:tc>
        <w:tc>
          <w:tcPr>
            <w:tcW w:w="550" w:type="dxa"/>
          </w:tcPr>
          <w:p w14:paraId="0CF9E679" w14:textId="77777777" w:rsidR="00A25833" w:rsidRDefault="009A31A5">
            <w:pPr>
              <w:spacing w:before="10" w:after="10"/>
              <w:jc w:val="right"/>
            </w:pPr>
            <w:r>
              <w:rPr>
                <w:sz w:val="16"/>
              </w:rPr>
              <w:t>0.0</w:t>
            </w:r>
          </w:p>
        </w:tc>
        <w:tc>
          <w:tcPr>
            <w:tcW w:w="700" w:type="dxa"/>
          </w:tcPr>
          <w:p w14:paraId="6A0B7138" w14:textId="77777777" w:rsidR="00A25833" w:rsidRDefault="009A31A5">
            <w:pPr>
              <w:spacing w:before="10" w:after="10"/>
              <w:jc w:val="right"/>
            </w:pPr>
            <w:r>
              <w:rPr>
                <w:sz w:val="16"/>
              </w:rPr>
              <w:t>$1.58</w:t>
            </w:r>
          </w:p>
        </w:tc>
        <w:tc>
          <w:tcPr>
            <w:tcW w:w="750" w:type="dxa"/>
          </w:tcPr>
          <w:p w14:paraId="54035333" w14:textId="77777777" w:rsidR="00A25833" w:rsidRDefault="009A31A5">
            <w:pPr>
              <w:spacing w:before="10" w:after="10"/>
              <w:jc w:val="right"/>
            </w:pPr>
            <w:r>
              <w:rPr>
                <w:b/>
                <w:sz w:val="16"/>
              </w:rPr>
              <w:t>$0.218</w:t>
            </w:r>
          </w:p>
        </w:tc>
      </w:tr>
      <w:tr w:rsidR="00A25833" w14:paraId="3D90F787" w14:textId="77777777">
        <w:trPr>
          <w:jc w:val="center"/>
        </w:trPr>
        <w:tc>
          <w:tcPr>
            <w:tcW w:w="1500" w:type="dxa"/>
          </w:tcPr>
          <w:p w14:paraId="556B8A13" w14:textId="77777777" w:rsidR="00A25833" w:rsidRDefault="009A31A5">
            <w:pPr>
              <w:spacing w:before="10" w:after="10"/>
            </w:pPr>
            <w:r>
              <w:rPr>
                <w:sz w:val="16"/>
              </w:rPr>
              <w:t>Germany</w:t>
            </w:r>
          </w:p>
        </w:tc>
        <w:tc>
          <w:tcPr>
            <w:tcW w:w="650" w:type="dxa"/>
          </w:tcPr>
          <w:p w14:paraId="199CF137" w14:textId="77777777" w:rsidR="00A25833" w:rsidRDefault="009A31A5">
            <w:pPr>
              <w:spacing w:before="10" w:after="10"/>
            </w:pPr>
            <w:r>
              <w:rPr>
                <w:sz w:val="16"/>
              </w:rPr>
              <w:t>$0.155</w:t>
            </w:r>
          </w:p>
        </w:tc>
        <w:tc>
          <w:tcPr>
            <w:tcW w:w="550" w:type="dxa"/>
          </w:tcPr>
          <w:p w14:paraId="34DE9D8D" w14:textId="77777777" w:rsidR="00A25833" w:rsidRDefault="009A31A5">
            <w:pPr>
              <w:spacing w:before="10" w:after="10"/>
              <w:jc w:val="right"/>
            </w:pPr>
            <w:r>
              <w:rPr>
                <w:sz w:val="16"/>
              </w:rPr>
              <w:t>19.0</w:t>
            </w:r>
          </w:p>
        </w:tc>
        <w:tc>
          <w:tcPr>
            <w:tcW w:w="500" w:type="dxa"/>
          </w:tcPr>
          <w:p w14:paraId="5B4F0A81" w14:textId="77777777" w:rsidR="00A25833" w:rsidRDefault="009A31A5">
            <w:pPr>
              <w:spacing w:before="10" w:after="10"/>
              <w:jc w:val="right"/>
            </w:pPr>
            <w:r>
              <w:rPr>
                <w:sz w:val="16"/>
              </w:rPr>
              <w:t>1.14</w:t>
            </w:r>
          </w:p>
        </w:tc>
        <w:tc>
          <w:tcPr>
            <w:tcW w:w="650" w:type="dxa"/>
          </w:tcPr>
          <w:p w14:paraId="0252E05E" w14:textId="77777777" w:rsidR="00A25833" w:rsidRDefault="009A31A5">
            <w:pPr>
              <w:spacing w:before="10" w:after="10"/>
              <w:jc w:val="right"/>
            </w:pPr>
            <w:r>
              <w:rPr>
                <w:sz w:val="16"/>
              </w:rPr>
              <w:t>$11.54</w:t>
            </w:r>
          </w:p>
        </w:tc>
        <w:tc>
          <w:tcPr>
            <w:tcW w:w="650" w:type="dxa"/>
          </w:tcPr>
          <w:p w14:paraId="40762009" w14:textId="77777777" w:rsidR="00A25833" w:rsidRDefault="009A31A5">
            <w:pPr>
              <w:spacing w:before="10" w:after="10"/>
              <w:jc w:val="right"/>
            </w:pPr>
            <w:r>
              <w:rPr>
                <w:sz w:val="16"/>
              </w:rPr>
              <w:t>1,955</w:t>
            </w:r>
          </w:p>
        </w:tc>
        <w:tc>
          <w:tcPr>
            <w:tcW w:w="550" w:type="dxa"/>
          </w:tcPr>
          <w:p w14:paraId="0EB7C15B" w14:textId="77777777" w:rsidR="00A25833" w:rsidRDefault="009A31A5">
            <w:pPr>
              <w:spacing w:before="10" w:after="10"/>
              <w:jc w:val="right"/>
            </w:pPr>
            <w:r>
              <w:rPr>
                <w:sz w:val="16"/>
              </w:rPr>
              <w:t>1.6</w:t>
            </w:r>
          </w:p>
        </w:tc>
        <w:tc>
          <w:tcPr>
            <w:tcW w:w="700" w:type="dxa"/>
          </w:tcPr>
          <w:p w14:paraId="3A81807F" w14:textId="77777777" w:rsidR="00A25833" w:rsidRDefault="009A31A5">
            <w:pPr>
              <w:spacing w:before="10" w:after="10"/>
              <w:jc w:val="right"/>
            </w:pPr>
            <w:r>
              <w:rPr>
                <w:sz w:val="16"/>
              </w:rPr>
              <w:t>$1.54</w:t>
            </w:r>
          </w:p>
        </w:tc>
        <w:tc>
          <w:tcPr>
            <w:tcW w:w="750" w:type="dxa"/>
          </w:tcPr>
          <w:p w14:paraId="152B6A12" w14:textId="77777777" w:rsidR="00A25833" w:rsidRDefault="009A31A5">
            <w:pPr>
              <w:spacing w:before="10" w:after="10"/>
              <w:jc w:val="right"/>
            </w:pPr>
            <w:r>
              <w:rPr>
                <w:b/>
                <w:sz w:val="16"/>
              </w:rPr>
              <w:t>$0.220</w:t>
            </w:r>
          </w:p>
        </w:tc>
      </w:tr>
      <w:tr w:rsidR="00A25833" w14:paraId="4CD57506" w14:textId="77777777">
        <w:trPr>
          <w:jc w:val="center"/>
        </w:trPr>
        <w:tc>
          <w:tcPr>
            <w:tcW w:w="1500" w:type="dxa"/>
          </w:tcPr>
          <w:p w14:paraId="7D74B85A" w14:textId="77777777" w:rsidR="00A25833" w:rsidRDefault="009A31A5">
            <w:pPr>
              <w:spacing w:before="10" w:after="10"/>
            </w:pPr>
            <w:r>
              <w:rPr>
                <w:sz w:val="16"/>
              </w:rPr>
              <w:t>Ireland</w:t>
            </w:r>
          </w:p>
        </w:tc>
        <w:tc>
          <w:tcPr>
            <w:tcW w:w="650" w:type="dxa"/>
          </w:tcPr>
          <w:p w14:paraId="01D14B63" w14:textId="77777777" w:rsidR="00A25833" w:rsidRDefault="009A31A5">
            <w:pPr>
              <w:spacing w:before="10" w:after="10"/>
            </w:pPr>
            <w:r>
              <w:rPr>
                <w:sz w:val="16"/>
              </w:rPr>
              <w:t>$0.228</w:t>
            </w:r>
          </w:p>
        </w:tc>
        <w:tc>
          <w:tcPr>
            <w:tcW w:w="550" w:type="dxa"/>
          </w:tcPr>
          <w:p w14:paraId="5545BDA6" w14:textId="77777777" w:rsidR="00A25833" w:rsidRDefault="009A31A5">
            <w:pPr>
              <w:spacing w:before="10" w:after="10"/>
              <w:jc w:val="right"/>
            </w:pPr>
            <w:r>
              <w:rPr>
                <w:sz w:val="16"/>
              </w:rPr>
              <w:t>15.3</w:t>
            </w:r>
          </w:p>
        </w:tc>
        <w:tc>
          <w:tcPr>
            <w:tcW w:w="500" w:type="dxa"/>
          </w:tcPr>
          <w:p w14:paraId="6F897B58" w14:textId="77777777" w:rsidR="00A25833" w:rsidRDefault="009A31A5">
            <w:pPr>
              <w:spacing w:before="10" w:after="10"/>
              <w:jc w:val="right"/>
            </w:pPr>
            <w:r>
              <w:rPr>
                <w:sz w:val="16"/>
              </w:rPr>
              <w:t>1.08</w:t>
            </w:r>
          </w:p>
        </w:tc>
        <w:tc>
          <w:tcPr>
            <w:tcW w:w="650" w:type="dxa"/>
          </w:tcPr>
          <w:p w14:paraId="084DE159" w14:textId="77777777" w:rsidR="00A25833" w:rsidRDefault="009A31A5">
            <w:pPr>
              <w:spacing w:before="10" w:after="10"/>
              <w:jc w:val="right"/>
            </w:pPr>
            <w:r>
              <w:rPr>
                <w:sz w:val="16"/>
              </w:rPr>
              <w:t>$10.05</w:t>
            </w:r>
          </w:p>
        </w:tc>
        <w:tc>
          <w:tcPr>
            <w:tcW w:w="650" w:type="dxa"/>
          </w:tcPr>
          <w:p w14:paraId="2ECAC8E8" w14:textId="77777777" w:rsidR="00A25833" w:rsidRDefault="009A31A5">
            <w:pPr>
              <w:spacing w:before="10" w:after="10"/>
              <w:jc w:val="right"/>
            </w:pPr>
            <w:r>
              <w:rPr>
                <w:sz w:val="16"/>
              </w:rPr>
              <w:t>1,260</w:t>
            </w:r>
          </w:p>
        </w:tc>
        <w:tc>
          <w:tcPr>
            <w:tcW w:w="550" w:type="dxa"/>
          </w:tcPr>
          <w:p w14:paraId="348A4140" w14:textId="77777777" w:rsidR="00A25833" w:rsidRDefault="009A31A5">
            <w:pPr>
              <w:spacing w:before="10" w:after="10"/>
              <w:jc w:val="right"/>
            </w:pPr>
            <w:r>
              <w:rPr>
                <w:sz w:val="16"/>
              </w:rPr>
              <w:t>1.0</w:t>
            </w:r>
          </w:p>
        </w:tc>
        <w:tc>
          <w:tcPr>
            <w:tcW w:w="700" w:type="dxa"/>
          </w:tcPr>
          <w:p w14:paraId="36F60D57" w14:textId="77777777" w:rsidR="00A25833" w:rsidRDefault="009A31A5">
            <w:pPr>
              <w:spacing w:before="10" w:after="10"/>
              <w:jc w:val="right"/>
            </w:pPr>
            <w:r>
              <w:rPr>
                <w:sz w:val="16"/>
              </w:rPr>
              <w:t>$1.58</w:t>
            </w:r>
          </w:p>
        </w:tc>
        <w:tc>
          <w:tcPr>
            <w:tcW w:w="750" w:type="dxa"/>
          </w:tcPr>
          <w:p w14:paraId="186A9B53" w14:textId="77777777" w:rsidR="00A25833" w:rsidRDefault="009A31A5">
            <w:pPr>
              <w:spacing w:before="10" w:after="10"/>
              <w:jc w:val="right"/>
            </w:pPr>
            <w:r>
              <w:rPr>
                <w:b/>
                <w:sz w:val="16"/>
              </w:rPr>
              <w:t>$0.249</w:t>
            </w:r>
          </w:p>
        </w:tc>
      </w:tr>
      <w:tr w:rsidR="00A25833" w14:paraId="09014D89" w14:textId="77777777">
        <w:trPr>
          <w:jc w:val="center"/>
        </w:trPr>
        <w:tc>
          <w:tcPr>
            <w:tcW w:w="1500" w:type="dxa"/>
          </w:tcPr>
          <w:p w14:paraId="33F75806" w14:textId="77777777" w:rsidR="00A25833" w:rsidRDefault="009A31A5">
            <w:pPr>
              <w:spacing w:before="10" w:after="10"/>
            </w:pPr>
            <w:r>
              <w:rPr>
                <w:sz w:val="16"/>
              </w:rPr>
              <w:t>Cyprus</w:t>
            </w:r>
          </w:p>
        </w:tc>
        <w:tc>
          <w:tcPr>
            <w:tcW w:w="650" w:type="dxa"/>
          </w:tcPr>
          <w:p w14:paraId="32F8A6C9" w14:textId="77777777" w:rsidR="00A25833" w:rsidRDefault="009A31A5">
            <w:pPr>
              <w:spacing w:before="10" w:after="10"/>
            </w:pPr>
            <w:r>
              <w:rPr>
                <w:sz w:val="16"/>
              </w:rPr>
              <w:t>$0.185</w:t>
            </w:r>
          </w:p>
        </w:tc>
        <w:tc>
          <w:tcPr>
            <w:tcW w:w="550" w:type="dxa"/>
          </w:tcPr>
          <w:p w14:paraId="0823473D" w14:textId="77777777" w:rsidR="00A25833" w:rsidRDefault="009A31A5">
            <w:pPr>
              <w:spacing w:before="10" w:after="10"/>
              <w:jc w:val="right"/>
            </w:pPr>
            <w:r>
              <w:rPr>
                <w:sz w:val="16"/>
              </w:rPr>
              <w:t>28.0</w:t>
            </w:r>
          </w:p>
        </w:tc>
        <w:tc>
          <w:tcPr>
            <w:tcW w:w="500" w:type="dxa"/>
          </w:tcPr>
          <w:p w14:paraId="4C7096F2" w14:textId="77777777" w:rsidR="00A25833" w:rsidRDefault="009A31A5">
            <w:pPr>
              <w:spacing w:before="10" w:after="10"/>
              <w:jc w:val="right"/>
            </w:pPr>
            <w:r>
              <w:rPr>
                <w:sz w:val="16"/>
              </w:rPr>
              <w:t>1.27</w:t>
            </w:r>
          </w:p>
        </w:tc>
        <w:tc>
          <w:tcPr>
            <w:tcW w:w="650" w:type="dxa"/>
          </w:tcPr>
          <w:p w14:paraId="165BAD10" w14:textId="77777777" w:rsidR="00A25833" w:rsidRDefault="009A31A5">
            <w:pPr>
              <w:spacing w:before="10" w:after="10"/>
              <w:jc w:val="right"/>
            </w:pPr>
            <w:r>
              <w:rPr>
                <w:sz w:val="16"/>
              </w:rPr>
              <w:t>$10.29</w:t>
            </w:r>
          </w:p>
        </w:tc>
        <w:tc>
          <w:tcPr>
            <w:tcW w:w="650" w:type="dxa"/>
          </w:tcPr>
          <w:p w14:paraId="560B0EE9" w14:textId="77777777" w:rsidR="00A25833" w:rsidRDefault="009A31A5">
            <w:pPr>
              <w:spacing w:before="10" w:after="10"/>
              <w:jc w:val="right"/>
            </w:pPr>
            <w:r>
              <w:rPr>
                <w:sz w:val="16"/>
              </w:rPr>
              <w:t>20</w:t>
            </w:r>
          </w:p>
        </w:tc>
        <w:tc>
          <w:tcPr>
            <w:tcW w:w="550" w:type="dxa"/>
          </w:tcPr>
          <w:p w14:paraId="0147E128" w14:textId="77777777" w:rsidR="00A25833" w:rsidRDefault="009A31A5">
            <w:pPr>
              <w:spacing w:before="10" w:after="10"/>
              <w:jc w:val="right"/>
            </w:pPr>
            <w:r>
              <w:rPr>
                <w:sz w:val="16"/>
              </w:rPr>
              <w:t>0.0</w:t>
            </w:r>
          </w:p>
        </w:tc>
        <w:tc>
          <w:tcPr>
            <w:tcW w:w="700" w:type="dxa"/>
          </w:tcPr>
          <w:p w14:paraId="3D956D36" w14:textId="77777777" w:rsidR="00A25833" w:rsidRDefault="009A31A5">
            <w:pPr>
              <w:spacing w:before="10" w:after="10"/>
              <w:jc w:val="right"/>
            </w:pPr>
            <w:r>
              <w:rPr>
                <w:sz w:val="16"/>
              </w:rPr>
              <w:t>$1.58</w:t>
            </w:r>
          </w:p>
        </w:tc>
        <w:tc>
          <w:tcPr>
            <w:tcW w:w="750" w:type="dxa"/>
          </w:tcPr>
          <w:p w14:paraId="288B7481" w14:textId="77777777" w:rsidR="00A25833" w:rsidRDefault="009A31A5">
            <w:pPr>
              <w:spacing w:before="10" w:after="10"/>
              <w:jc w:val="right"/>
            </w:pPr>
            <w:r>
              <w:rPr>
                <w:b/>
                <w:sz w:val="16"/>
              </w:rPr>
              <w:t>$0.228</w:t>
            </w:r>
          </w:p>
        </w:tc>
      </w:tr>
      <w:tr w:rsidR="00A25833" w14:paraId="05BDD4FC" w14:textId="77777777">
        <w:trPr>
          <w:jc w:val="center"/>
        </w:trPr>
        <w:tc>
          <w:tcPr>
            <w:tcW w:w="1500" w:type="dxa"/>
            <w:tcBorders>
              <w:bottom w:val="double" w:sz="4" w:space="0" w:color="auto"/>
            </w:tcBorders>
          </w:tcPr>
          <w:p w14:paraId="12083DFD" w14:textId="77777777" w:rsidR="00A25833" w:rsidRDefault="009A31A5">
            <w:pPr>
              <w:spacing w:before="10" w:after="10"/>
            </w:pPr>
            <w:r>
              <w:rPr>
                <w:sz w:val="16"/>
              </w:rPr>
              <w:t>Greenland</w:t>
            </w:r>
          </w:p>
        </w:tc>
        <w:tc>
          <w:tcPr>
            <w:tcW w:w="650" w:type="dxa"/>
            <w:tcBorders>
              <w:bottom w:val="double" w:sz="4" w:space="0" w:color="auto"/>
            </w:tcBorders>
          </w:tcPr>
          <w:p w14:paraId="613ED5BF" w14:textId="77777777" w:rsidR="00A25833" w:rsidRDefault="009A31A5">
            <w:pPr>
              <w:spacing w:before="10" w:after="10"/>
            </w:pPr>
            <w:r>
              <w:rPr>
                <w:sz w:val="16"/>
              </w:rPr>
              <w:t>$0.263</w:t>
            </w:r>
          </w:p>
        </w:tc>
        <w:tc>
          <w:tcPr>
            <w:tcW w:w="550" w:type="dxa"/>
            <w:tcBorders>
              <w:bottom w:val="double" w:sz="4" w:space="0" w:color="auto"/>
            </w:tcBorders>
          </w:tcPr>
          <w:p w14:paraId="429ADB20" w14:textId="77777777" w:rsidR="00A25833" w:rsidRDefault="009A31A5">
            <w:pPr>
              <w:spacing w:before="10" w:after="10"/>
              <w:jc w:val="right"/>
            </w:pPr>
            <w:r>
              <w:rPr>
                <w:sz w:val="16"/>
              </w:rPr>
              <w:t>-3.1</w:t>
            </w:r>
          </w:p>
        </w:tc>
        <w:tc>
          <w:tcPr>
            <w:tcW w:w="500" w:type="dxa"/>
            <w:tcBorders>
              <w:bottom w:val="double" w:sz="4" w:space="0" w:color="auto"/>
            </w:tcBorders>
          </w:tcPr>
          <w:p w14:paraId="49D53331" w14:textId="77777777" w:rsidR="00A25833" w:rsidRDefault="009A31A5">
            <w:pPr>
              <w:spacing w:before="10" w:after="10"/>
              <w:jc w:val="right"/>
            </w:pPr>
            <w:r>
              <w:rPr>
                <w:sz w:val="16"/>
              </w:rPr>
              <w:t>1.08</w:t>
            </w:r>
          </w:p>
        </w:tc>
        <w:tc>
          <w:tcPr>
            <w:tcW w:w="650" w:type="dxa"/>
            <w:tcBorders>
              <w:bottom w:val="double" w:sz="4" w:space="0" w:color="auto"/>
            </w:tcBorders>
          </w:tcPr>
          <w:p w14:paraId="1319AD1B" w14:textId="77777777" w:rsidR="00A25833" w:rsidRDefault="009A31A5">
            <w:pPr>
              <w:spacing w:before="10" w:after="10"/>
              <w:jc w:val="right"/>
            </w:pPr>
            <w:r>
              <w:rPr>
                <w:sz w:val="16"/>
              </w:rPr>
              <w:t>$11.12</w:t>
            </w:r>
          </w:p>
        </w:tc>
        <w:tc>
          <w:tcPr>
            <w:tcW w:w="650" w:type="dxa"/>
            <w:tcBorders>
              <w:bottom w:val="double" w:sz="4" w:space="0" w:color="auto"/>
            </w:tcBorders>
          </w:tcPr>
          <w:p w14:paraId="5B12912A" w14:textId="77777777" w:rsidR="00A25833" w:rsidRDefault="009A31A5">
            <w:pPr>
              <w:spacing w:before="10" w:after="10"/>
              <w:jc w:val="right"/>
            </w:pPr>
            <w:r>
              <w:rPr>
                <w:sz w:val="16"/>
              </w:rPr>
              <w:t>5</w:t>
            </w:r>
          </w:p>
        </w:tc>
        <w:tc>
          <w:tcPr>
            <w:tcW w:w="550" w:type="dxa"/>
            <w:tcBorders>
              <w:bottom w:val="double" w:sz="4" w:space="0" w:color="auto"/>
            </w:tcBorders>
          </w:tcPr>
          <w:p w14:paraId="7257E679" w14:textId="77777777" w:rsidR="00A25833" w:rsidRDefault="009A31A5">
            <w:pPr>
              <w:spacing w:before="10" w:after="10"/>
              <w:jc w:val="right"/>
            </w:pPr>
            <w:r>
              <w:rPr>
                <w:sz w:val="16"/>
              </w:rPr>
              <w:t>0.0</w:t>
            </w:r>
          </w:p>
        </w:tc>
        <w:tc>
          <w:tcPr>
            <w:tcW w:w="700" w:type="dxa"/>
            <w:tcBorders>
              <w:bottom w:val="double" w:sz="4" w:space="0" w:color="auto"/>
            </w:tcBorders>
          </w:tcPr>
          <w:p w14:paraId="3131B794" w14:textId="77777777" w:rsidR="00A25833" w:rsidRDefault="009A31A5">
            <w:pPr>
              <w:spacing w:before="10" w:after="10"/>
              <w:jc w:val="right"/>
            </w:pPr>
            <w:r>
              <w:rPr>
                <w:sz w:val="16"/>
              </w:rPr>
              <w:t>$1.62</w:t>
            </w:r>
          </w:p>
        </w:tc>
        <w:tc>
          <w:tcPr>
            <w:tcW w:w="750" w:type="dxa"/>
            <w:tcBorders>
              <w:bottom w:val="double" w:sz="4" w:space="0" w:color="auto"/>
            </w:tcBorders>
          </w:tcPr>
          <w:p w14:paraId="5B5C79E9" w14:textId="77777777" w:rsidR="00A25833" w:rsidRDefault="009A31A5">
            <w:pPr>
              <w:spacing w:before="10" w:after="10"/>
              <w:jc w:val="right"/>
            </w:pPr>
            <w:r>
              <w:rPr>
                <w:sz w:val="16"/>
              </w:rPr>
              <w:t>$0.263</w:t>
            </w:r>
          </w:p>
        </w:tc>
      </w:tr>
    </w:tbl>
    <w:p w14:paraId="5EA08C41" w14:textId="77777777" w:rsidR="00A25833" w:rsidRDefault="009A31A5">
      <w:pPr>
        <w:spacing w:before="80" w:line="240" w:lineRule="auto"/>
        <w:sectPr w:rsidR="00A25833">
          <w:pgSz w:w="15840" w:h="12240" w:orient="landscape"/>
          <w:pgMar w:top="1440" w:right="1440" w:bottom="1440" w:left="1440" w:header="720" w:footer="720" w:gutter="0"/>
          <w:cols w:space="720"/>
        </w:sectPr>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172" w:name="Eq4txt906"/>
      <w:r>
        <w:fldChar w:fldCharType="begin"/>
      </w:r>
      <w:r>
        <w:instrText>HYPERLINK \l "Eq4"</w:instrText>
      </w:r>
      <w:r>
        <w:fldChar w:fldCharType="separate"/>
      </w:r>
      <w:r>
        <w:rPr>
          <w:color w:val="1F3864"/>
          <w:sz w:val="20"/>
          <w:u w:val="single"/>
        </w:rPr>
        <w:t>equation (4)</w:t>
      </w:r>
      <w:r>
        <w:fldChar w:fldCharType="end"/>
      </w:r>
      <w:bookmarkEnd w:id="172"/>
      <w:r>
        <w:rPr>
          <w:sz w:val="20"/>
        </w:rPr>
        <w:t>. cⱼ = hourly cost of operating one H100 GPU (electricity + hardware at $1.36/hr + amortized construction; excludes networking η = $0.15/hr, which is added in the equilibrium computations in Section 6).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w:t>
      </w:r>
      <w:r>
        <w:rPr>
          <w:sz w:val="20"/>
        </w:rPr>
        <w: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73" w:name="TableA2"/>
    <w:p w14:paraId="5031891B" w14:textId="77777777" w:rsidR="00A25833" w:rsidRDefault="009A31A5">
      <w:pPr>
        <w:spacing w:after="60"/>
        <w:jc w:val="both"/>
      </w:pPr>
      <w:r>
        <w:fldChar w:fldCharType="begin"/>
      </w:r>
      <w:r>
        <w:instrText>HYPERLINK \l "TableA2txt"</w:instrText>
      </w:r>
      <w:r>
        <w:fldChar w:fldCharType="separate"/>
      </w:r>
      <w:r>
        <w:rPr>
          <w:b/>
          <w:color w:val="1F3864"/>
          <w:sz w:val="20"/>
          <w:u w:val="single"/>
        </w:rPr>
        <w:t>Table A2</w:t>
      </w:r>
      <w:r>
        <w:fldChar w:fldCharType="end"/>
      </w:r>
      <w:bookmarkEnd w:id="173"/>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A25833" w14:paraId="14368F5C" w14:textId="77777777">
        <w:trPr>
          <w:jc w:val="center"/>
        </w:trPr>
        <w:tc>
          <w:tcPr>
            <w:tcW w:w="1800" w:type="dxa"/>
            <w:tcBorders>
              <w:top w:val="single" w:sz="4" w:space="0" w:color="auto"/>
              <w:bottom w:val="single" w:sz="4" w:space="0" w:color="auto"/>
            </w:tcBorders>
          </w:tcPr>
          <w:p w14:paraId="1765B571" w14:textId="77777777" w:rsidR="00A25833" w:rsidRDefault="00A25833">
            <w:pPr>
              <w:spacing w:before="5" w:after="5"/>
              <w:jc w:val="center"/>
            </w:pPr>
          </w:p>
        </w:tc>
        <w:tc>
          <w:tcPr>
            <w:tcW w:w="450" w:type="dxa"/>
            <w:gridSpan w:val="3"/>
            <w:tcBorders>
              <w:top w:val="single" w:sz="4" w:space="0" w:color="auto"/>
              <w:bottom w:val="single" w:sz="4" w:space="0" w:color="auto"/>
            </w:tcBorders>
          </w:tcPr>
          <w:p w14:paraId="33EE615B" w14:textId="77777777" w:rsidR="00A25833" w:rsidRDefault="009A31A5">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5B19A777" w14:textId="77777777" w:rsidR="00A25833" w:rsidRDefault="009A31A5">
            <w:pPr>
              <w:spacing w:before="5" w:after="5"/>
              <w:jc w:val="center"/>
            </w:pPr>
            <w:r>
              <w:rPr>
                <w:b/>
                <w:sz w:val="14"/>
              </w:rPr>
              <w:t>(2) Cost-Recovery</w:t>
            </w:r>
          </w:p>
        </w:tc>
        <w:tc>
          <w:tcPr>
            <w:tcW w:w="500" w:type="dxa"/>
            <w:tcBorders>
              <w:top w:val="single" w:sz="4" w:space="0" w:color="auto"/>
              <w:bottom w:val="single" w:sz="4" w:space="0" w:color="auto"/>
            </w:tcBorders>
          </w:tcPr>
          <w:p w14:paraId="023A5E0B" w14:textId="77777777" w:rsidR="00A25833" w:rsidRDefault="009A31A5">
            <w:pPr>
              <w:spacing w:before="5" w:after="5"/>
              <w:jc w:val="center"/>
            </w:pPr>
            <w:r>
              <w:rPr>
                <w:b/>
                <w:sz w:val="14"/>
              </w:rPr>
              <w:t>(3) Bilateral</w:t>
            </w:r>
          </w:p>
        </w:tc>
      </w:tr>
      <w:tr w:rsidR="00A25833" w14:paraId="2431FEE3" w14:textId="77777777">
        <w:trPr>
          <w:jc w:val="center"/>
        </w:trPr>
        <w:tc>
          <w:tcPr>
            <w:tcW w:w="1800" w:type="dxa"/>
            <w:tcBorders>
              <w:top w:val="single" w:sz="4" w:space="0" w:color="auto"/>
              <w:bottom w:val="single" w:sz="4" w:space="0" w:color="auto"/>
            </w:tcBorders>
          </w:tcPr>
          <w:p w14:paraId="0C267B38" w14:textId="77777777" w:rsidR="00A25833" w:rsidRDefault="009A31A5">
            <w:pPr>
              <w:spacing w:before="5" w:after="5"/>
            </w:pPr>
            <w:r>
              <w:rPr>
                <w:b/>
                <w:sz w:val="14"/>
              </w:rPr>
              <w:t>Country</w:t>
            </w:r>
          </w:p>
        </w:tc>
        <w:tc>
          <w:tcPr>
            <w:tcW w:w="750" w:type="dxa"/>
            <w:tcBorders>
              <w:top w:val="single" w:sz="4" w:space="0" w:color="auto"/>
              <w:bottom w:val="single" w:sz="4" w:space="0" w:color="auto"/>
            </w:tcBorders>
          </w:tcPr>
          <w:p w14:paraId="3B51BFB4" w14:textId="77777777" w:rsidR="00A25833" w:rsidRDefault="009A31A5">
            <w:pPr>
              <w:spacing w:before="5" w:after="5"/>
              <w:jc w:val="center"/>
            </w:pPr>
            <w:r>
              <w:rPr>
                <w:b/>
                <w:sz w:val="14"/>
              </w:rPr>
              <w:t>cⱼ</w:t>
            </w:r>
          </w:p>
        </w:tc>
        <w:tc>
          <w:tcPr>
            <w:tcW w:w="450" w:type="dxa"/>
            <w:tcBorders>
              <w:top w:val="single" w:sz="4" w:space="0" w:color="auto"/>
              <w:bottom w:val="single" w:sz="4" w:space="0" w:color="auto"/>
            </w:tcBorders>
          </w:tcPr>
          <w:p w14:paraId="4A34243F" w14:textId="77777777" w:rsidR="00A25833" w:rsidRDefault="009A31A5">
            <w:pPr>
              <w:spacing w:before="5" w:after="5"/>
              <w:jc w:val="center"/>
            </w:pPr>
            <w:r>
              <w:rPr>
                <w:b/>
                <w:sz w:val="14"/>
              </w:rPr>
              <w:t>Rank</w:t>
            </w:r>
          </w:p>
        </w:tc>
        <w:tc>
          <w:tcPr>
            <w:tcW w:w="450" w:type="dxa"/>
            <w:tcBorders>
              <w:top w:val="single" w:sz="4" w:space="0" w:color="auto"/>
              <w:bottom w:val="single" w:sz="4" w:space="0" w:color="auto"/>
            </w:tcBorders>
          </w:tcPr>
          <w:p w14:paraId="4D5F6625" w14:textId="77777777" w:rsidR="00A25833" w:rsidRDefault="009A31A5">
            <w:pPr>
              <w:spacing w:before="5" w:after="5"/>
              <w:jc w:val="center"/>
            </w:pPr>
            <w:r>
              <w:rPr>
                <w:b/>
                <w:sz w:val="14"/>
              </w:rPr>
              <w:t>Type</w:t>
            </w:r>
          </w:p>
        </w:tc>
        <w:tc>
          <w:tcPr>
            <w:tcW w:w="750" w:type="dxa"/>
            <w:tcBorders>
              <w:top w:val="single" w:sz="4" w:space="0" w:color="auto"/>
              <w:bottom w:val="single" w:sz="4" w:space="0" w:color="auto"/>
            </w:tcBorders>
          </w:tcPr>
          <w:p w14:paraId="5FDE6A70" w14:textId="77777777" w:rsidR="00A25833" w:rsidRDefault="009A31A5">
            <w:pPr>
              <w:spacing w:before="5" w:after="5"/>
              <w:jc w:val="center"/>
            </w:pPr>
            <w:r>
              <w:rPr>
                <w:b/>
                <w:sz w:val="14"/>
              </w:rPr>
              <w:t>cⱼ</w:t>
            </w:r>
          </w:p>
        </w:tc>
        <w:tc>
          <w:tcPr>
            <w:tcW w:w="450" w:type="dxa"/>
            <w:tcBorders>
              <w:top w:val="single" w:sz="4" w:space="0" w:color="auto"/>
              <w:bottom w:val="single" w:sz="4" w:space="0" w:color="auto"/>
            </w:tcBorders>
          </w:tcPr>
          <w:p w14:paraId="72A63216" w14:textId="77777777" w:rsidR="00A25833" w:rsidRDefault="009A31A5">
            <w:pPr>
              <w:spacing w:before="5" w:after="5"/>
              <w:jc w:val="center"/>
            </w:pPr>
            <w:r>
              <w:rPr>
                <w:b/>
                <w:sz w:val="14"/>
              </w:rPr>
              <w:t>Rank</w:t>
            </w:r>
          </w:p>
        </w:tc>
        <w:tc>
          <w:tcPr>
            <w:tcW w:w="450" w:type="dxa"/>
            <w:tcBorders>
              <w:top w:val="single" w:sz="4" w:space="0" w:color="auto"/>
              <w:bottom w:val="single" w:sz="4" w:space="0" w:color="auto"/>
            </w:tcBorders>
          </w:tcPr>
          <w:p w14:paraId="6CDC694E" w14:textId="77777777" w:rsidR="00A25833" w:rsidRDefault="009A31A5">
            <w:pPr>
              <w:spacing w:before="5" w:after="5"/>
              <w:jc w:val="center"/>
            </w:pPr>
            <w:r>
              <w:rPr>
                <w:b/>
                <w:sz w:val="14"/>
              </w:rPr>
              <w:t>Type</w:t>
            </w:r>
          </w:p>
        </w:tc>
        <w:tc>
          <w:tcPr>
            <w:tcW w:w="500" w:type="dxa"/>
            <w:tcBorders>
              <w:top w:val="single" w:sz="4" w:space="0" w:color="auto"/>
              <w:bottom w:val="single" w:sz="4" w:space="0" w:color="auto"/>
            </w:tcBorders>
          </w:tcPr>
          <w:p w14:paraId="5EC0C427" w14:textId="77777777" w:rsidR="00A25833" w:rsidRDefault="009A31A5">
            <w:pPr>
              <w:spacing w:before="5" w:after="5"/>
              <w:jc w:val="center"/>
            </w:pPr>
            <w:r>
              <w:rPr>
                <w:b/>
                <w:sz w:val="14"/>
              </w:rPr>
              <w:t>Type</w:t>
            </w:r>
          </w:p>
        </w:tc>
      </w:tr>
      <w:tr w:rsidR="00A25833" w14:paraId="5853B8BA" w14:textId="77777777">
        <w:trPr>
          <w:jc w:val="center"/>
        </w:trPr>
        <w:tc>
          <w:tcPr>
            <w:tcW w:w="1800" w:type="dxa"/>
          </w:tcPr>
          <w:p w14:paraId="2D0C0177" w14:textId="77777777" w:rsidR="00A25833" w:rsidRDefault="009A31A5">
            <w:pPr>
              <w:spacing w:before="5" w:after="5"/>
            </w:pPr>
            <w:r>
              <w:rPr>
                <w:sz w:val="14"/>
              </w:rPr>
              <w:t>Kyrgyzstan</w:t>
            </w:r>
          </w:p>
        </w:tc>
        <w:tc>
          <w:tcPr>
            <w:tcW w:w="750" w:type="dxa"/>
          </w:tcPr>
          <w:p w14:paraId="40A0F225" w14:textId="77777777" w:rsidR="00A25833" w:rsidRDefault="009A31A5">
            <w:pPr>
              <w:spacing w:before="5" w:after="5"/>
              <w:jc w:val="center"/>
            </w:pPr>
            <w:r>
              <w:rPr>
                <w:sz w:val="14"/>
              </w:rPr>
              <w:t>$1.58</w:t>
            </w:r>
          </w:p>
        </w:tc>
        <w:tc>
          <w:tcPr>
            <w:tcW w:w="450" w:type="dxa"/>
          </w:tcPr>
          <w:p w14:paraId="79764CF4" w14:textId="77777777" w:rsidR="00A25833" w:rsidRDefault="009A31A5">
            <w:pPr>
              <w:spacing w:before="5" w:after="5"/>
              <w:jc w:val="center"/>
            </w:pPr>
            <w:r>
              <w:rPr>
                <w:sz w:val="14"/>
              </w:rPr>
              <w:t>4</w:t>
            </w:r>
          </w:p>
        </w:tc>
        <w:tc>
          <w:tcPr>
            <w:tcW w:w="450" w:type="dxa"/>
          </w:tcPr>
          <w:p w14:paraId="4A7332D6" w14:textId="77777777" w:rsidR="00A25833" w:rsidRDefault="009A31A5">
            <w:pPr>
              <w:spacing w:before="5" w:after="5"/>
              <w:jc w:val="center"/>
            </w:pPr>
            <w:r>
              <w:rPr>
                <w:sz w:val="14"/>
              </w:rPr>
              <w:t>EE</w:t>
            </w:r>
          </w:p>
        </w:tc>
        <w:tc>
          <w:tcPr>
            <w:tcW w:w="750" w:type="dxa"/>
          </w:tcPr>
          <w:p w14:paraId="407221DF" w14:textId="77777777" w:rsidR="00A25833" w:rsidRDefault="009A31A5">
            <w:pPr>
              <w:spacing w:before="5" w:after="5"/>
              <w:jc w:val="center"/>
            </w:pPr>
            <w:r>
              <w:rPr>
                <w:sz w:val="14"/>
              </w:rPr>
              <w:t>$1.58</w:t>
            </w:r>
          </w:p>
        </w:tc>
        <w:tc>
          <w:tcPr>
            <w:tcW w:w="450" w:type="dxa"/>
          </w:tcPr>
          <w:p w14:paraId="758A3197" w14:textId="77777777" w:rsidR="00A25833" w:rsidRDefault="009A31A5">
            <w:pPr>
              <w:spacing w:before="5" w:after="5"/>
              <w:jc w:val="center"/>
            </w:pPr>
            <w:r>
              <w:rPr>
                <w:sz w:val="14"/>
              </w:rPr>
              <w:t>1</w:t>
            </w:r>
          </w:p>
        </w:tc>
        <w:tc>
          <w:tcPr>
            <w:tcW w:w="450" w:type="dxa"/>
          </w:tcPr>
          <w:p w14:paraId="519D55EE" w14:textId="77777777" w:rsidR="00A25833" w:rsidRDefault="009A31A5">
            <w:pPr>
              <w:spacing w:before="5" w:after="5"/>
              <w:jc w:val="center"/>
            </w:pPr>
            <w:r>
              <w:rPr>
                <w:sz w:val="14"/>
              </w:rPr>
              <w:t>EE</w:t>
            </w:r>
          </w:p>
        </w:tc>
        <w:tc>
          <w:tcPr>
            <w:tcW w:w="500" w:type="dxa"/>
          </w:tcPr>
          <w:p w14:paraId="1BF670D7" w14:textId="77777777" w:rsidR="00A25833" w:rsidRDefault="009A31A5">
            <w:pPr>
              <w:spacing w:before="5" w:after="5"/>
              <w:jc w:val="center"/>
            </w:pPr>
            <w:r>
              <w:rPr>
                <w:sz w:val="14"/>
              </w:rPr>
              <w:t>EE</w:t>
            </w:r>
          </w:p>
        </w:tc>
      </w:tr>
      <w:tr w:rsidR="00A25833" w14:paraId="44DCBC45" w14:textId="77777777">
        <w:trPr>
          <w:jc w:val="center"/>
        </w:trPr>
        <w:tc>
          <w:tcPr>
            <w:tcW w:w="1800" w:type="dxa"/>
          </w:tcPr>
          <w:p w14:paraId="1EE2A27F" w14:textId="77777777" w:rsidR="00A25833" w:rsidRDefault="009A31A5">
            <w:pPr>
              <w:spacing w:before="5" w:after="5"/>
            </w:pPr>
            <w:r>
              <w:rPr>
                <w:sz w:val="14"/>
              </w:rPr>
              <w:t>Ethiopia</w:t>
            </w:r>
          </w:p>
        </w:tc>
        <w:tc>
          <w:tcPr>
            <w:tcW w:w="750" w:type="dxa"/>
          </w:tcPr>
          <w:p w14:paraId="77809D54" w14:textId="77777777" w:rsidR="00A25833" w:rsidRDefault="009A31A5">
            <w:pPr>
              <w:spacing w:before="5" w:after="5"/>
              <w:jc w:val="center"/>
            </w:pPr>
            <w:r>
              <w:rPr>
                <w:sz w:val="14"/>
              </w:rPr>
              <w:t>$1.58</w:t>
            </w:r>
          </w:p>
        </w:tc>
        <w:tc>
          <w:tcPr>
            <w:tcW w:w="450" w:type="dxa"/>
          </w:tcPr>
          <w:p w14:paraId="1C208C64" w14:textId="77777777" w:rsidR="00A25833" w:rsidRDefault="009A31A5">
            <w:pPr>
              <w:spacing w:before="5" w:after="5"/>
              <w:jc w:val="center"/>
            </w:pPr>
            <w:r>
              <w:rPr>
                <w:sz w:val="14"/>
              </w:rPr>
              <w:t>3</w:t>
            </w:r>
          </w:p>
        </w:tc>
        <w:tc>
          <w:tcPr>
            <w:tcW w:w="450" w:type="dxa"/>
          </w:tcPr>
          <w:p w14:paraId="27B688F5" w14:textId="77777777" w:rsidR="00A25833" w:rsidRDefault="009A31A5">
            <w:pPr>
              <w:spacing w:before="5" w:after="5"/>
              <w:jc w:val="center"/>
            </w:pPr>
            <w:r>
              <w:rPr>
                <w:sz w:val="14"/>
              </w:rPr>
              <w:t>EE</w:t>
            </w:r>
          </w:p>
        </w:tc>
        <w:tc>
          <w:tcPr>
            <w:tcW w:w="750" w:type="dxa"/>
          </w:tcPr>
          <w:p w14:paraId="20B0F46D" w14:textId="77777777" w:rsidR="00A25833" w:rsidRDefault="009A31A5">
            <w:pPr>
              <w:spacing w:before="5" w:after="5"/>
              <w:jc w:val="center"/>
            </w:pPr>
            <w:r>
              <w:rPr>
                <w:sz w:val="14"/>
              </w:rPr>
              <w:t>$1.59</w:t>
            </w:r>
          </w:p>
        </w:tc>
        <w:tc>
          <w:tcPr>
            <w:tcW w:w="450" w:type="dxa"/>
          </w:tcPr>
          <w:p w14:paraId="3F9DAFC5" w14:textId="77777777" w:rsidR="00A25833" w:rsidRDefault="009A31A5">
            <w:pPr>
              <w:spacing w:before="5" w:after="5"/>
              <w:jc w:val="center"/>
            </w:pPr>
            <w:r>
              <w:rPr>
                <w:sz w:val="14"/>
              </w:rPr>
              <w:t>2</w:t>
            </w:r>
          </w:p>
        </w:tc>
        <w:tc>
          <w:tcPr>
            <w:tcW w:w="450" w:type="dxa"/>
          </w:tcPr>
          <w:p w14:paraId="1F6CFEEC" w14:textId="77777777" w:rsidR="00A25833" w:rsidRDefault="009A31A5">
            <w:pPr>
              <w:spacing w:before="5" w:after="5"/>
              <w:jc w:val="center"/>
            </w:pPr>
            <w:r>
              <w:rPr>
                <w:sz w:val="14"/>
              </w:rPr>
              <w:t>EE</w:t>
            </w:r>
          </w:p>
        </w:tc>
        <w:tc>
          <w:tcPr>
            <w:tcW w:w="500" w:type="dxa"/>
          </w:tcPr>
          <w:p w14:paraId="337C5BDB" w14:textId="77777777" w:rsidR="00A25833" w:rsidRDefault="009A31A5">
            <w:pPr>
              <w:spacing w:before="5" w:after="5"/>
              <w:jc w:val="center"/>
            </w:pPr>
            <w:r>
              <w:rPr>
                <w:sz w:val="14"/>
              </w:rPr>
              <w:t>EE</w:t>
            </w:r>
          </w:p>
        </w:tc>
      </w:tr>
      <w:tr w:rsidR="00A25833" w14:paraId="61EAE05D" w14:textId="77777777">
        <w:trPr>
          <w:jc w:val="center"/>
        </w:trPr>
        <w:tc>
          <w:tcPr>
            <w:tcW w:w="1800" w:type="dxa"/>
          </w:tcPr>
          <w:p w14:paraId="632F897E" w14:textId="77777777" w:rsidR="00A25833" w:rsidRDefault="009A31A5">
            <w:pPr>
              <w:spacing w:before="5" w:after="5"/>
            </w:pPr>
            <w:r>
              <w:rPr>
                <w:sz w:val="14"/>
              </w:rPr>
              <w:t>Kosovo</w:t>
            </w:r>
          </w:p>
        </w:tc>
        <w:tc>
          <w:tcPr>
            <w:tcW w:w="750" w:type="dxa"/>
          </w:tcPr>
          <w:p w14:paraId="31BA8C3A" w14:textId="77777777" w:rsidR="00A25833" w:rsidRDefault="009A31A5">
            <w:pPr>
              <w:spacing w:before="5" w:after="5"/>
              <w:jc w:val="center"/>
            </w:pPr>
            <w:r>
              <w:rPr>
                <w:sz w:val="14"/>
              </w:rPr>
              <w:t>$1.60</w:t>
            </w:r>
          </w:p>
        </w:tc>
        <w:tc>
          <w:tcPr>
            <w:tcW w:w="450" w:type="dxa"/>
          </w:tcPr>
          <w:p w14:paraId="5CA264A9" w14:textId="77777777" w:rsidR="00A25833" w:rsidRDefault="009A31A5">
            <w:pPr>
              <w:spacing w:before="5" w:after="5"/>
              <w:jc w:val="center"/>
            </w:pPr>
            <w:r>
              <w:rPr>
                <w:sz w:val="14"/>
              </w:rPr>
              <w:t>10</w:t>
            </w:r>
          </w:p>
        </w:tc>
        <w:tc>
          <w:tcPr>
            <w:tcW w:w="450" w:type="dxa"/>
          </w:tcPr>
          <w:p w14:paraId="5CFC8E32" w14:textId="77777777" w:rsidR="00A25833" w:rsidRDefault="009A31A5">
            <w:pPr>
              <w:spacing w:before="5" w:after="5"/>
              <w:jc w:val="center"/>
            </w:pPr>
            <w:r>
              <w:rPr>
                <w:sz w:val="14"/>
              </w:rPr>
              <w:t>IE</w:t>
            </w:r>
          </w:p>
        </w:tc>
        <w:tc>
          <w:tcPr>
            <w:tcW w:w="750" w:type="dxa"/>
          </w:tcPr>
          <w:p w14:paraId="5FE7F618" w14:textId="77777777" w:rsidR="00A25833" w:rsidRDefault="009A31A5">
            <w:pPr>
              <w:spacing w:before="5" w:after="5"/>
              <w:jc w:val="center"/>
            </w:pPr>
            <w:r>
              <w:rPr>
                <w:sz w:val="14"/>
              </w:rPr>
              <w:t>$1.60</w:t>
            </w:r>
          </w:p>
        </w:tc>
        <w:tc>
          <w:tcPr>
            <w:tcW w:w="450" w:type="dxa"/>
          </w:tcPr>
          <w:p w14:paraId="60D8E011" w14:textId="77777777" w:rsidR="00A25833" w:rsidRDefault="009A31A5">
            <w:pPr>
              <w:spacing w:before="5" w:after="5"/>
              <w:jc w:val="center"/>
            </w:pPr>
            <w:r>
              <w:rPr>
                <w:sz w:val="14"/>
              </w:rPr>
              <w:t>3</w:t>
            </w:r>
          </w:p>
        </w:tc>
        <w:tc>
          <w:tcPr>
            <w:tcW w:w="450" w:type="dxa"/>
          </w:tcPr>
          <w:p w14:paraId="7B18D4D9" w14:textId="77777777" w:rsidR="00A25833" w:rsidRDefault="009A31A5">
            <w:pPr>
              <w:spacing w:before="5" w:after="5"/>
              <w:jc w:val="center"/>
            </w:pPr>
            <w:r>
              <w:rPr>
                <w:sz w:val="14"/>
              </w:rPr>
              <w:t>EE</w:t>
            </w:r>
          </w:p>
        </w:tc>
        <w:tc>
          <w:tcPr>
            <w:tcW w:w="500" w:type="dxa"/>
          </w:tcPr>
          <w:p w14:paraId="02AA7F86" w14:textId="77777777" w:rsidR="00A25833" w:rsidRDefault="009A31A5">
            <w:pPr>
              <w:spacing w:before="5" w:after="5"/>
              <w:jc w:val="center"/>
            </w:pPr>
            <w:r>
              <w:rPr>
                <w:sz w:val="14"/>
              </w:rPr>
              <w:t>EE</w:t>
            </w:r>
          </w:p>
        </w:tc>
      </w:tr>
      <w:tr w:rsidR="00A25833" w14:paraId="3254424B" w14:textId="77777777">
        <w:trPr>
          <w:jc w:val="center"/>
        </w:trPr>
        <w:tc>
          <w:tcPr>
            <w:tcW w:w="1800" w:type="dxa"/>
          </w:tcPr>
          <w:p w14:paraId="0AAE41D5" w14:textId="77777777" w:rsidR="00A25833" w:rsidRDefault="009A31A5">
            <w:pPr>
              <w:spacing w:before="5" w:after="5"/>
            </w:pPr>
            <w:r>
              <w:rPr>
                <w:sz w:val="14"/>
              </w:rPr>
              <w:t>Canada</w:t>
            </w:r>
          </w:p>
        </w:tc>
        <w:tc>
          <w:tcPr>
            <w:tcW w:w="750" w:type="dxa"/>
          </w:tcPr>
          <w:p w14:paraId="5A203E07" w14:textId="77777777" w:rsidR="00A25833" w:rsidRDefault="009A31A5">
            <w:pPr>
              <w:spacing w:before="5" w:after="5"/>
              <w:jc w:val="center"/>
            </w:pPr>
            <w:r>
              <w:rPr>
                <w:sz w:val="14"/>
              </w:rPr>
              <w:t>$1.59</w:t>
            </w:r>
          </w:p>
        </w:tc>
        <w:tc>
          <w:tcPr>
            <w:tcW w:w="450" w:type="dxa"/>
          </w:tcPr>
          <w:p w14:paraId="21F86E7B" w14:textId="77777777" w:rsidR="00A25833" w:rsidRDefault="009A31A5">
            <w:pPr>
              <w:spacing w:before="5" w:after="5"/>
              <w:jc w:val="center"/>
            </w:pPr>
            <w:r>
              <w:rPr>
                <w:sz w:val="14"/>
              </w:rPr>
              <w:t>7</w:t>
            </w:r>
          </w:p>
        </w:tc>
        <w:tc>
          <w:tcPr>
            <w:tcW w:w="450" w:type="dxa"/>
          </w:tcPr>
          <w:p w14:paraId="52B339A7" w14:textId="77777777" w:rsidR="00A25833" w:rsidRDefault="009A31A5">
            <w:pPr>
              <w:spacing w:before="5" w:after="5"/>
              <w:jc w:val="center"/>
            </w:pPr>
            <w:r>
              <w:rPr>
                <w:sz w:val="14"/>
              </w:rPr>
              <w:t>EE</w:t>
            </w:r>
          </w:p>
        </w:tc>
        <w:tc>
          <w:tcPr>
            <w:tcW w:w="750" w:type="dxa"/>
          </w:tcPr>
          <w:p w14:paraId="40B794C2" w14:textId="77777777" w:rsidR="00A25833" w:rsidRDefault="009A31A5">
            <w:pPr>
              <w:spacing w:before="5" w:after="5"/>
              <w:jc w:val="center"/>
            </w:pPr>
            <w:r>
              <w:rPr>
                <w:sz w:val="14"/>
              </w:rPr>
              <w:t>$1.60</w:t>
            </w:r>
          </w:p>
        </w:tc>
        <w:tc>
          <w:tcPr>
            <w:tcW w:w="450" w:type="dxa"/>
          </w:tcPr>
          <w:p w14:paraId="5DD2AF31" w14:textId="77777777" w:rsidR="00A25833" w:rsidRDefault="009A31A5">
            <w:pPr>
              <w:spacing w:before="5" w:after="5"/>
              <w:jc w:val="center"/>
            </w:pPr>
            <w:r>
              <w:rPr>
                <w:sz w:val="14"/>
              </w:rPr>
              <w:t>4</w:t>
            </w:r>
          </w:p>
        </w:tc>
        <w:tc>
          <w:tcPr>
            <w:tcW w:w="450" w:type="dxa"/>
          </w:tcPr>
          <w:p w14:paraId="7697C709" w14:textId="77777777" w:rsidR="00A25833" w:rsidRDefault="009A31A5">
            <w:pPr>
              <w:spacing w:before="5" w:after="5"/>
              <w:jc w:val="center"/>
            </w:pPr>
            <w:r>
              <w:rPr>
                <w:sz w:val="14"/>
              </w:rPr>
              <w:t>EE</w:t>
            </w:r>
          </w:p>
        </w:tc>
        <w:tc>
          <w:tcPr>
            <w:tcW w:w="500" w:type="dxa"/>
          </w:tcPr>
          <w:p w14:paraId="37BB951D" w14:textId="77777777" w:rsidR="00A25833" w:rsidRDefault="009A31A5">
            <w:pPr>
              <w:spacing w:before="5" w:after="5"/>
              <w:jc w:val="center"/>
            </w:pPr>
            <w:r>
              <w:rPr>
                <w:sz w:val="14"/>
              </w:rPr>
              <w:t>EE</w:t>
            </w:r>
          </w:p>
        </w:tc>
      </w:tr>
      <w:tr w:rsidR="00A25833" w14:paraId="4357994F" w14:textId="77777777">
        <w:trPr>
          <w:jc w:val="center"/>
        </w:trPr>
        <w:tc>
          <w:tcPr>
            <w:tcW w:w="1800" w:type="dxa"/>
          </w:tcPr>
          <w:p w14:paraId="657FF908" w14:textId="77777777" w:rsidR="00A25833" w:rsidRDefault="009A31A5">
            <w:pPr>
              <w:spacing w:before="5" w:after="5"/>
            </w:pPr>
            <w:r>
              <w:rPr>
                <w:sz w:val="14"/>
              </w:rPr>
              <w:t>Tajikistan</w:t>
            </w:r>
          </w:p>
        </w:tc>
        <w:tc>
          <w:tcPr>
            <w:tcW w:w="750" w:type="dxa"/>
          </w:tcPr>
          <w:p w14:paraId="7981942D" w14:textId="77777777" w:rsidR="00A25833" w:rsidRDefault="009A31A5">
            <w:pPr>
              <w:spacing w:before="5" w:after="5"/>
              <w:jc w:val="center"/>
            </w:pPr>
            <w:r>
              <w:rPr>
                <w:sz w:val="14"/>
              </w:rPr>
              <w:t>$1.60</w:t>
            </w:r>
          </w:p>
        </w:tc>
        <w:tc>
          <w:tcPr>
            <w:tcW w:w="450" w:type="dxa"/>
          </w:tcPr>
          <w:p w14:paraId="7B1E6E3E" w14:textId="77777777" w:rsidR="00A25833" w:rsidRDefault="009A31A5">
            <w:pPr>
              <w:spacing w:before="5" w:after="5"/>
              <w:jc w:val="center"/>
            </w:pPr>
            <w:r>
              <w:rPr>
                <w:sz w:val="14"/>
              </w:rPr>
              <w:t>12</w:t>
            </w:r>
          </w:p>
        </w:tc>
        <w:tc>
          <w:tcPr>
            <w:tcW w:w="450" w:type="dxa"/>
          </w:tcPr>
          <w:p w14:paraId="59782FF1" w14:textId="77777777" w:rsidR="00A25833" w:rsidRDefault="009A31A5">
            <w:pPr>
              <w:spacing w:before="5" w:after="5"/>
              <w:jc w:val="center"/>
            </w:pPr>
            <w:r>
              <w:rPr>
                <w:sz w:val="14"/>
              </w:rPr>
              <w:t>II</w:t>
            </w:r>
          </w:p>
        </w:tc>
        <w:tc>
          <w:tcPr>
            <w:tcW w:w="750" w:type="dxa"/>
          </w:tcPr>
          <w:p w14:paraId="72D40E49" w14:textId="77777777" w:rsidR="00A25833" w:rsidRDefault="009A31A5">
            <w:pPr>
              <w:spacing w:before="5" w:after="5"/>
              <w:jc w:val="center"/>
            </w:pPr>
            <w:r>
              <w:rPr>
                <w:sz w:val="14"/>
              </w:rPr>
              <w:t>$1.60</w:t>
            </w:r>
          </w:p>
        </w:tc>
        <w:tc>
          <w:tcPr>
            <w:tcW w:w="450" w:type="dxa"/>
          </w:tcPr>
          <w:p w14:paraId="4C34E946" w14:textId="77777777" w:rsidR="00A25833" w:rsidRDefault="009A31A5">
            <w:pPr>
              <w:spacing w:before="5" w:after="5"/>
              <w:jc w:val="center"/>
            </w:pPr>
            <w:r>
              <w:rPr>
                <w:sz w:val="14"/>
              </w:rPr>
              <w:t>5</w:t>
            </w:r>
          </w:p>
        </w:tc>
        <w:tc>
          <w:tcPr>
            <w:tcW w:w="450" w:type="dxa"/>
          </w:tcPr>
          <w:p w14:paraId="24E60BDB" w14:textId="77777777" w:rsidR="00A25833" w:rsidRDefault="009A31A5">
            <w:pPr>
              <w:spacing w:before="5" w:after="5"/>
              <w:jc w:val="center"/>
            </w:pPr>
            <w:r>
              <w:rPr>
                <w:sz w:val="14"/>
              </w:rPr>
              <w:t>II</w:t>
            </w:r>
          </w:p>
        </w:tc>
        <w:tc>
          <w:tcPr>
            <w:tcW w:w="500" w:type="dxa"/>
          </w:tcPr>
          <w:p w14:paraId="286199D7" w14:textId="77777777" w:rsidR="00A25833" w:rsidRDefault="009A31A5">
            <w:pPr>
              <w:spacing w:before="5" w:after="5"/>
              <w:jc w:val="center"/>
            </w:pPr>
            <w:r>
              <w:rPr>
                <w:sz w:val="14"/>
              </w:rPr>
              <w:t>DD</w:t>
            </w:r>
          </w:p>
        </w:tc>
      </w:tr>
      <w:tr w:rsidR="00A25833" w14:paraId="60AD2A50" w14:textId="77777777">
        <w:trPr>
          <w:jc w:val="center"/>
        </w:trPr>
        <w:tc>
          <w:tcPr>
            <w:tcW w:w="1800" w:type="dxa"/>
          </w:tcPr>
          <w:p w14:paraId="12A13B20" w14:textId="77777777" w:rsidR="00A25833" w:rsidRDefault="009A31A5">
            <w:pPr>
              <w:spacing w:before="5" w:after="5"/>
            </w:pPr>
            <w:r>
              <w:rPr>
                <w:sz w:val="14"/>
              </w:rPr>
              <w:t>Montenegro</w:t>
            </w:r>
          </w:p>
        </w:tc>
        <w:tc>
          <w:tcPr>
            <w:tcW w:w="750" w:type="dxa"/>
          </w:tcPr>
          <w:p w14:paraId="4E6602C8" w14:textId="77777777" w:rsidR="00A25833" w:rsidRDefault="009A31A5">
            <w:pPr>
              <w:spacing w:before="5" w:after="5"/>
              <w:jc w:val="center"/>
            </w:pPr>
            <w:r>
              <w:rPr>
                <w:sz w:val="14"/>
              </w:rPr>
              <w:t>$1.60</w:t>
            </w:r>
          </w:p>
        </w:tc>
        <w:tc>
          <w:tcPr>
            <w:tcW w:w="450" w:type="dxa"/>
          </w:tcPr>
          <w:p w14:paraId="3A85896D" w14:textId="77777777" w:rsidR="00A25833" w:rsidRDefault="009A31A5">
            <w:pPr>
              <w:spacing w:before="5" w:after="5"/>
              <w:jc w:val="center"/>
            </w:pPr>
            <w:r>
              <w:rPr>
                <w:sz w:val="14"/>
              </w:rPr>
              <w:t>13</w:t>
            </w:r>
          </w:p>
        </w:tc>
        <w:tc>
          <w:tcPr>
            <w:tcW w:w="450" w:type="dxa"/>
          </w:tcPr>
          <w:p w14:paraId="2FF5DB1D" w14:textId="77777777" w:rsidR="00A25833" w:rsidRDefault="009A31A5">
            <w:pPr>
              <w:spacing w:before="5" w:after="5"/>
              <w:jc w:val="center"/>
            </w:pPr>
            <w:r>
              <w:rPr>
                <w:sz w:val="14"/>
              </w:rPr>
              <w:t>IE</w:t>
            </w:r>
          </w:p>
        </w:tc>
        <w:tc>
          <w:tcPr>
            <w:tcW w:w="750" w:type="dxa"/>
          </w:tcPr>
          <w:p w14:paraId="05E3AA13" w14:textId="77777777" w:rsidR="00A25833" w:rsidRDefault="009A31A5">
            <w:pPr>
              <w:spacing w:before="5" w:after="5"/>
              <w:jc w:val="center"/>
            </w:pPr>
            <w:r>
              <w:rPr>
                <w:sz w:val="14"/>
              </w:rPr>
              <w:t>$1.60</w:t>
            </w:r>
          </w:p>
        </w:tc>
        <w:tc>
          <w:tcPr>
            <w:tcW w:w="450" w:type="dxa"/>
          </w:tcPr>
          <w:p w14:paraId="0A0059C5" w14:textId="77777777" w:rsidR="00A25833" w:rsidRDefault="009A31A5">
            <w:pPr>
              <w:spacing w:before="5" w:after="5"/>
              <w:jc w:val="center"/>
            </w:pPr>
            <w:r>
              <w:rPr>
                <w:sz w:val="14"/>
              </w:rPr>
              <w:t>6</w:t>
            </w:r>
          </w:p>
        </w:tc>
        <w:tc>
          <w:tcPr>
            <w:tcW w:w="450" w:type="dxa"/>
          </w:tcPr>
          <w:p w14:paraId="4A809D41" w14:textId="77777777" w:rsidR="00A25833" w:rsidRDefault="009A31A5">
            <w:pPr>
              <w:spacing w:before="5" w:after="5"/>
              <w:jc w:val="center"/>
            </w:pPr>
            <w:r>
              <w:rPr>
                <w:sz w:val="14"/>
              </w:rPr>
              <w:t>IE</w:t>
            </w:r>
          </w:p>
        </w:tc>
        <w:tc>
          <w:tcPr>
            <w:tcW w:w="500" w:type="dxa"/>
          </w:tcPr>
          <w:p w14:paraId="431D936A" w14:textId="77777777" w:rsidR="00A25833" w:rsidRDefault="009A31A5">
            <w:pPr>
              <w:spacing w:before="5" w:after="5"/>
              <w:jc w:val="center"/>
            </w:pPr>
            <w:r>
              <w:rPr>
                <w:sz w:val="14"/>
              </w:rPr>
              <w:t>DD</w:t>
            </w:r>
          </w:p>
        </w:tc>
      </w:tr>
      <w:tr w:rsidR="00A25833" w14:paraId="127CE665" w14:textId="77777777">
        <w:trPr>
          <w:jc w:val="center"/>
        </w:trPr>
        <w:tc>
          <w:tcPr>
            <w:tcW w:w="1800" w:type="dxa"/>
          </w:tcPr>
          <w:p w14:paraId="6E3D32F9" w14:textId="77777777" w:rsidR="00A25833" w:rsidRDefault="009A31A5">
            <w:pPr>
              <w:spacing w:before="5" w:after="5"/>
            </w:pPr>
            <w:r>
              <w:rPr>
                <w:sz w:val="14"/>
              </w:rPr>
              <w:t>China</w:t>
            </w:r>
          </w:p>
        </w:tc>
        <w:tc>
          <w:tcPr>
            <w:tcW w:w="750" w:type="dxa"/>
          </w:tcPr>
          <w:p w14:paraId="3CD97A96" w14:textId="77777777" w:rsidR="00A25833" w:rsidRDefault="009A31A5">
            <w:pPr>
              <w:spacing w:before="5" w:after="5"/>
              <w:jc w:val="center"/>
            </w:pPr>
            <w:r>
              <w:rPr>
                <w:sz w:val="14"/>
              </w:rPr>
              <w:t>$1.61</w:t>
            </w:r>
          </w:p>
        </w:tc>
        <w:tc>
          <w:tcPr>
            <w:tcW w:w="450" w:type="dxa"/>
          </w:tcPr>
          <w:p w14:paraId="7E409758" w14:textId="77777777" w:rsidR="00A25833" w:rsidRDefault="009A31A5">
            <w:pPr>
              <w:spacing w:before="5" w:after="5"/>
              <w:jc w:val="center"/>
            </w:pPr>
            <w:r>
              <w:rPr>
                <w:sz w:val="14"/>
              </w:rPr>
              <w:t>14</w:t>
            </w:r>
          </w:p>
        </w:tc>
        <w:tc>
          <w:tcPr>
            <w:tcW w:w="450" w:type="dxa"/>
          </w:tcPr>
          <w:p w14:paraId="0EFAF66B" w14:textId="77777777" w:rsidR="00A25833" w:rsidRDefault="009A31A5">
            <w:pPr>
              <w:spacing w:before="5" w:after="5"/>
              <w:jc w:val="center"/>
            </w:pPr>
            <w:r>
              <w:rPr>
                <w:sz w:val="14"/>
              </w:rPr>
              <w:t>II</w:t>
            </w:r>
          </w:p>
        </w:tc>
        <w:tc>
          <w:tcPr>
            <w:tcW w:w="750" w:type="dxa"/>
          </w:tcPr>
          <w:p w14:paraId="4CCC2CA1" w14:textId="77777777" w:rsidR="00A25833" w:rsidRDefault="009A31A5">
            <w:pPr>
              <w:spacing w:before="5" w:after="5"/>
              <w:jc w:val="center"/>
            </w:pPr>
            <w:r>
              <w:rPr>
                <w:sz w:val="14"/>
              </w:rPr>
              <w:t>$1.61</w:t>
            </w:r>
          </w:p>
        </w:tc>
        <w:tc>
          <w:tcPr>
            <w:tcW w:w="450" w:type="dxa"/>
          </w:tcPr>
          <w:p w14:paraId="4FD8FA73" w14:textId="77777777" w:rsidR="00A25833" w:rsidRDefault="009A31A5">
            <w:pPr>
              <w:spacing w:before="5" w:after="5"/>
              <w:jc w:val="center"/>
            </w:pPr>
            <w:r>
              <w:rPr>
                <w:sz w:val="14"/>
              </w:rPr>
              <w:t>7</w:t>
            </w:r>
          </w:p>
        </w:tc>
        <w:tc>
          <w:tcPr>
            <w:tcW w:w="450" w:type="dxa"/>
          </w:tcPr>
          <w:p w14:paraId="520CDF13" w14:textId="77777777" w:rsidR="00A25833" w:rsidRDefault="009A31A5">
            <w:pPr>
              <w:spacing w:before="5" w:after="5"/>
              <w:jc w:val="center"/>
            </w:pPr>
            <w:r>
              <w:rPr>
                <w:sz w:val="14"/>
              </w:rPr>
              <w:t>II</w:t>
            </w:r>
          </w:p>
        </w:tc>
        <w:tc>
          <w:tcPr>
            <w:tcW w:w="500" w:type="dxa"/>
          </w:tcPr>
          <w:p w14:paraId="52D6B8D0" w14:textId="77777777" w:rsidR="00A25833" w:rsidRDefault="009A31A5">
            <w:pPr>
              <w:spacing w:before="5" w:after="5"/>
              <w:jc w:val="center"/>
            </w:pPr>
            <w:r>
              <w:rPr>
                <w:sz w:val="14"/>
              </w:rPr>
              <w:t>II</w:t>
            </w:r>
          </w:p>
        </w:tc>
      </w:tr>
      <w:tr w:rsidR="00A25833" w14:paraId="27407105" w14:textId="77777777">
        <w:trPr>
          <w:jc w:val="center"/>
        </w:trPr>
        <w:tc>
          <w:tcPr>
            <w:tcW w:w="1800" w:type="dxa"/>
          </w:tcPr>
          <w:p w14:paraId="5C9F7A92" w14:textId="77777777" w:rsidR="00A25833" w:rsidRDefault="009A31A5">
            <w:pPr>
              <w:spacing w:before="5" w:after="5"/>
            </w:pPr>
            <w:r>
              <w:rPr>
                <w:sz w:val="14"/>
              </w:rPr>
              <w:t>Ukraine</w:t>
            </w:r>
          </w:p>
        </w:tc>
        <w:tc>
          <w:tcPr>
            <w:tcW w:w="750" w:type="dxa"/>
          </w:tcPr>
          <w:p w14:paraId="6D2E109F" w14:textId="77777777" w:rsidR="00A25833" w:rsidRDefault="009A31A5">
            <w:pPr>
              <w:spacing w:before="5" w:after="5"/>
              <w:jc w:val="center"/>
            </w:pPr>
            <w:r>
              <w:rPr>
                <w:sz w:val="14"/>
              </w:rPr>
              <w:t>$1.61</w:t>
            </w:r>
          </w:p>
        </w:tc>
        <w:tc>
          <w:tcPr>
            <w:tcW w:w="450" w:type="dxa"/>
          </w:tcPr>
          <w:p w14:paraId="1B409EF2" w14:textId="77777777" w:rsidR="00A25833" w:rsidRDefault="009A31A5">
            <w:pPr>
              <w:spacing w:before="5" w:after="5"/>
              <w:jc w:val="center"/>
            </w:pPr>
            <w:r>
              <w:rPr>
                <w:sz w:val="14"/>
              </w:rPr>
              <w:t>16</w:t>
            </w:r>
          </w:p>
        </w:tc>
        <w:tc>
          <w:tcPr>
            <w:tcW w:w="450" w:type="dxa"/>
          </w:tcPr>
          <w:p w14:paraId="191E7512" w14:textId="77777777" w:rsidR="00A25833" w:rsidRDefault="009A31A5">
            <w:pPr>
              <w:spacing w:before="5" w:after="5"/>
              <w:jc w:val="center"/>
            </w:pPr>
            <w:r>
              <w:rPr>
                <w:sz w:val="14"/>
              </w:rPr>
              <w:t>IE</w:t>
            </w:r>
          </w:p>
        </w:tc>
        <w:tc>
          <w:tcPr>
            <w:tcW w:w="750" w:type="dxa"/>
          </w:tcPr>
          <w:p w14:paraId="407DEE22" w14:textId="77777777" w:rsidR="00A25833" w:rsidRDefault="009A31A5">
            <w:pPr>
              <w:spacing w:before="5" w:after="5"/>
              <w:jc w:val="center"/>
            </w:pPr>
            <w:r>
              <w:rPr>
                <w:sz w:val="14"/>
              </w:rPr>
              <w:t>$1.61</w:t>
            </w:r>
          </w:p>
        </w:tc>
        <w:tc>
          <w:tcPr>
            <w:tcW w:w="450" w:type="dxa"/>
          </w:tcPr>
          <w:p w14:paraId="3A2569D7" w14:textId="77777777" w:rsidR="00A25833" w:rsidRDefault="009A31A5">
            <w:pPr>
              <w:spacing w:before="5" w:after="5"/>
              <w:jc w:val="center"/>
            </w:pPr>
            <w:r>
              <w:rPr>
                <w:sz w:val="14"/>
              </w:rPr>
              <w:t>8</w:t>
            </w:r>
          </w:p>
        </w:tc>
        <w:tc>
          <w:tcPr>
            <w:tcW w:w="450" w:type="dxa"/>
          </w:tcPr>
          <w:p w14:paraId="485A2EA1" w14:textId="77777777" w:rsidR="00A25833" w:rsidRDefault="009A31A5">
            <w:pPr>
              <w:spacing w:before="5" w:after="5"/>
              <w:jc w:val="center"/>
            </w:pPr>
            <w:r>
              <w:rPr>
                <w:sz w:val="14"/>
              </w:rPr>
              <w:t>IE</w:t>
            </w:r>
          </w:p>
        </w:tc>
        <w:tc>
          <w:tcPr>
            <w:tcW w:w="500" w:type="dxa"/>
          </w:tcPr>
          <w:p w14:paraId="46BBA1F1" w14:textId="77777777" w:rsidR="00A25833" w:rsidRDefault="009A31A5">
            <w:pPr>
              <w:spacing w:before="5" w:after="5"/>
              <w:jc w:val="center"/>
            </w:pPr>
            <w:r>
              <w:rPr>
                <w:sz w:val="14"/>
              </w:rPr>
              <w:t>DD</w:t>
            </w:r>
          </w:p>
        </w:tc>
      </w:tr>
      <w:tr w:rsidR="00A25833" w14:paraId="6C9D46D9" w14:textId="77777777">
        <w:trPr>
          <w:jc w:val="center"/>
        </w:trPr>
        <w:tc>
          <w:tcPr>
            <w:tcW w:w="1800" w:type="dxa"/>
          </w:tcPr>
          <w:p w14:paraId="6E3C97D1" w14:textId="77777777" w:rsidR="00A25833" w:rsidRDefault="009A31A5">
            <w:pPr>
              <w:spacing w:before="5" w:after="5"/>
            </w:pPr>
            <w:r>
              <w:rPr>
                <w:sz w:val="14"/>
              </w:rPr>
              <w:t>Argentina</w:t>
            </w:r>
          </w:p>
        </w:tc>
        <w:tc>
          <w:tcPr>
            <w:tcW w:w="750" w:type="dxa"/>
          </w:tcPr>
          <w:p w14:paraId="25992650" w14:textId="77777777" w:rsidR="00A25833" w:rsidRDefault="009A31A5">
            <w:pPr>
              <w:spacing w:before="5" w:after="5"/>
              <w:jc w:val="center"/>
            </w:pPr>
            <w:r>
              <w:rPr>
                <w:sz w:val="14"/>
              </w:rPr>
              <w:t>$1.61</w:t>
            </w:r>
          </w:p>
        </w:tc>
        <w:tc>
          <w:tcPr>
            <w:tcW w:w="450" w:type="dxa"/>
          </w:tcPr>
          <w:p w14:paraId="7F5F886D" w14:textId="77777777" w:rsidR="00A25833" w:rsidRDefault="009A31A5">
            <w:pPr>
              <w:spacing w:before="5" w:after="5"/>
              <w:jc w:val="center"/>
            </w:pPr>
            <w:r>
              <w:rPr>
                <w:sz w:val="14"/>
              </w:rPr>
              <w:t>17</w:t>
            </w:r>
          </w:p>
        </w:tc>
        <w:tc>
          <w:tcPr>
            <w:tcW w:w="450" w:type="dxa"/>
          </w:tcPr>
          <w:p w14:paraId="0F01B4BD" w14:textId="77777777" w:rsidR="00A25833" w:rsidRDefault="009A31A5">
            <w:pPr>
              <w:spacing w:before="5" w:after="5"/>
              <w:jc w:val="center"/>
            </w:pPr>
            <w:r>
              <w:rPr>
                <w:sz w:val="14"/>
              </w:rPr>
              <w:t>II</w:t>
            </w:r>
          </w:p>
        </w:tc>
        <w:tc>
          <w:tcPr>
            <w:tcW w:w="750" w:type="dxa"/>
          </w:tcPr>
          <w:p w14:paraId="4F7F62F1" w14:textId="77777777" w:rsidR="00A25833" w:rsidRDefault="009A31A5">
            <w:pPr>
              <w:spacing w:before="5" w:after="5"/>
              <w:jc w:val="center"/>
            </w:pPr>
            <w:r>
              <w:rPr>
                <w:sz w:val="14"/>
              </w:rPr>
              <w:t>$1.61</w:t>
            </w:r>
          </w:p>
        </w:tc>
        <w:tc>
          <w:tcPr>
            <w:tcW w:w="450" w:type="dxa"/>
          </w:tcPr>
          <w:p w14:paraId="65039ECD" w14:textId="77777777" w:rsidR="00A25833" w:rsidRDefault="009A31A5">
            <w:pPr>
              <w:spacing w:before="5" w:after="5"/>
              <w:jc w:val="center"/>
            </w:pPr>
            <w:r>
              <w:rPr>
                <w:sz w:val="14"/>
              </w:rPr>
              <w:t>9</w:t>
            </w:r>
          </w:p>
        </w:tc>
        <w:tc>
          <w:tcPr>
            <w:tcW w:w="450" w:type="dxa"/>
          </w:tcPr>
          <w:p w14:paraId="56F003D9" w14:textId="77777777" w:rsidR="00A25833" w:rsidRDefault="009A31A5">
            <w:pPr>
              <w:spacing w:before="5" w:after="5"/>
              <w:jc w:val="center"/>
            </w:pPr>
            <w:r>
              <w:rPr>
                <w:sz w:val="14"/>
              </w:rPr>
              <w:t>II</w:t>
            </w:r>
          </w:p>
        </w:tc>
        <w:tc>
          <w:tcPr>
            <w:tcW w:w="500" w:type="dxa"/>
          </w:tcPr>
          <w:p w14:paraId="50D092D1" w14:textId="77777777" w:rsidR="00A25833" w:rsidRDefault="009A31A5">
            <w:pPr>
              <w:spacing w:before="5" w:after="5"/>
              <w:jc w:val="center"/>
            </w:pPr>
            <w:r>
              <w:rPr>
                <w:sz w:val="14"/>
              </w:rPr>
              <w:t>DD</w:t>
            </w:r>
          </w:p>
        </w:tc>
      </w:tr>
      <w:tr w:rsidR="00A25833" w14:paraId="5B1B6BB1" w14:textId="77777777">
        <w:trPr>
          <w:jc w:val="center"/>
        </w:trPr>
        <w:tc>
          <w:tcPr>
            <w:tcW w:w="1800" w:type="dxa"/>
          </w:tcPr>
          <w:p w14:paraId="68B3D463" w14:textId="77777777" w:rsidR="00A25833" w:rsidRDefault="009A31A5">
            <w:pPr>
              <w:spacing w:before="5" w:after="5"/>
            </w:pPr>
            <w:r>
              <w:rPr>
                <w:sz w:val="14"/>
              </w:rPr>
              <w:t>Colombia</w:t>
            </w:r>
          </w:p>
        </w:tc>
        <w:tc>
          <w:tcPr>
            <w:tcW w:w="750" w:type="dxa"/>
          </w:tcPr>
          <w:p w14:paraId="55E7C6FC" w14:textId="77777777" w:rsidR="00A25833" w:rsidRDefault="009A31A5">
            <w:pPr>
              <w:spacing w:before="5" w:after="5"/>
              <w:jc w:val="center"/>
            </w:pPr>
            <w:r>
              <w:rPr>
                <w:sz w:val="14"/>
              </w:rPr>
              <w:t>$1.61</w:t>
            </w:r>
          </w:p>
        </w:tc>
        <w:tc>
          <w:tcPr>
            <w:tcW w:w="450" w:type="dxa"/>
          </w:tcPr>
          <w:p w14:paraId="37C99667" w14:textId="77777777" w:rsidR="00A25833" w:rsidRDefault="009A31A5">
            <w:pPr>
              <w:spacing w:before="5" w:after="5"/>
              <w:jc w:val="center"/>
            </w:pPr>
            <w:r>
              <w:rPr>
                <w:sz w:val="14"/>
              </w:rPr>
              <w:t>18</w:t>
            </w:r>
          </w:p>
        </w:tc>
        <w:tc>
          <w:tcPr>
            <w:tcW w:w="450" w:type="dxa"/>
          </w:tcPr>
          <w:p w14:paraId="4B9BB3A0" w14:textId="77777777" w:rsidR="00A25833" w:rsidRDefault="009A31A5">
            <w:pPr>
              <w:spacing w:before="5" w:after="5"/>
              <w:jc w:val="center"/>
            </w:pPr>
            <w:r>
              <w:rPr>
                <w:sz w:val="14"/>
              </w:rPr>
              <w:t>II</w:t>
            </w:r>
          </w:p>
        </w:tc>
        <w:tc>
          <w:tcPr>
            <w:tcW w:w="750" w:type="dxa"/>
          </w:tcPr>
          <w:p w14:paraId="2F46E288" w14:textId="77777777" w:rsidR="00A25833" w:rsidRDefault="009A31A5">
            <w:pPr>
              <w:spacing w:before="5" w:after="5"/>
              <w:jc w:val="center"/>
            </w:pPr>
            <w:r>
              <w:rPr>
                <w:sz w:val="14"/>
              </w:rPr>
              <w:t>$1.61</w:t>
            </w:r>
          </w:p>
        </w:tc>
        <w:tc>
          <w:tcPr>
            <w:tcW w:w="450" w:type="dxa"/>
          </w:tcPr>
          <w:p w14:paraId="4D6D5A57" w14:textId="77777777" w:rsidR="00A25833" w:rsidRDefault="009A31A5">
            <w:pPr>
              <w:spacing w:before="5" w:after="5"/>
              <w:jc w:val="center"/>
            </w:pPr>
            <w:r>
              <w:rPr>
                <w:sz w:val="14"/>
              </w:rPr>
              <w:t>10</w:t>
            </w:r>
          </w:p>
        </w:tc>
        <w:tc>
          <w:tcPr>
            <w:tcW w:w="450" w:type="dxa"/>
          </w:tcPr>
          <w:p w14:paraId="772F9AC3" w14:textId="77777777" w:rsidR="00A25833" w:rsidRDefault="009A31A5">
            <w:pPr>
              <w:spacing w:before="5" w:after="5"/>
              <w:jc w:val="center"/>
            </w:pPr>
            <w:r>
              <w:rPr>
                <w:sz w:val="14"/>
              </w:rPr>
              <w:t>II</w:t>
            </w:r>
          </w:p>
        </w:tc>
        <w:tc>
          <w:tcPr>
            <w:tcW w:w="500" w:type="dxa"/>
          </w:tcPr>
          <w:p w14:paraId="78511EE7" w14:textId="77777777" w:rsidR="00A25833" w:rsidRDefault="009A31A5">
            <w:pPr>
              <w:spacing w:before="5" w:after="5"/>
              <w:jc w:val="center"/>
            </w:pPr>
            <w:r>
              <w:rPr>
                <w:sz w:val="14"/>
              </w:rPr>
              <w:t>DD</w:t>
            </w:r>
          </w:p>
        </w:tc>
      </w:tr>
      <w:tr w:rsidR="00A25833" w14:paraId="51B86F6C" w14:textId="77777777">
        <w:trPr>
          <w:jc w:val="center"/>
        </w:trPr>
        <w:tc>
          <w:tcPr>
            <w:tcW w:w="1800" w:type="dxa"/>
          </w:tcPr>
          <w:p w14:paraId="45FF552B" w14:textId="77777777" w:rsidR="00A25833" w:rsidRDefault="009A31A5">
            <w:pPr>
              <w:spacing w:before="5" w:after="5"/>
            </w:pPr>
            <w:r>
              <w:rPr>
                <w:sz w:val="14"/>
              </w:rPr>
              <w:t>Azerbaijan</w:t>
            </w:r>
          </w:p>
        </w:tc>
        <w:tc>
          <w:tcPr>
            <w:tcW w:w="750" w:type="dxa"/>
          </w:tcPr>
          <w:p w14:paraId="6F7333BA" w14:textId="77777777" w:rsidR="00A25833" w:rsidRDefault="009A31A5">
            <w:pPr>
              <w:spacing w:before="5" w:after="5"/>
              <w:jc w:val="center"/>
            </w:pPr>
            <w:r>
              <w:rPr>
                <w:sz w:val="14"/>
              </w:rPr>
              <w:t>$1.61</w:t>
            </w:r>
          </w:p>
        </w:tc>
        <w:tc>
          <w:tcPr>
            <w:tcW w:w="450" w:type="dxa"/>
          </w:tcPr>
          <w:p w14:paraId="31944FFF" w14:textId="77777777" w:rsidR="00A25833" w:rsidRDefault="009A31A5">
            <w:pPr>
              <w:spacing w:before="5" w:after="5"/>
              <w:jc w:val="center"/>
            </w:pPr>
            <w:r>
              <w:rPr>
                <w:sz w:val="14"/>
              </w:rPr>
              <w:t>19</w:t>
            </w:r>
          </w:p>
        </w:tc>
        <w:tc>
          <w:tcPr>
            <w:tcW w:w="450" w:type="dxa"/>
          </w:tcPr>
          <w:p w14:paraId="21CDB2FE" w14:textId="77777777" w:rsidR="00A25833" w:rsidRDefault="009A31A5">
            <w:pPr>
              <w:spacing w:before="5" w:after="5"/>
              <w:jc w:val="center"/>
            </w:pPr>
            <w:r>
              <w:rPr>
                <w:sz w:val="14"/>
              </w:rPr>
              <w:t>IE</w:t>
            </w:r>
          </w:p>
        </w:tc>
        <w:tc>
          <w:tcPr>
            <w:tcW w:w="750" w:type="dxa"/>
          </w:tcPr>
          <w:p w14:paraId="6B588D71" w14:textId="77777777" w:rsidR="00A25833" w:rsidRDefault="009A31A5">
            <w:pPr>
              <w:spacing w:before="5" w:after="5"/>
              <w:jc w:val="center"/>
            </w:pPr>
            <w:r>
              <w:rPr>
                <w:sz w:val="14"/>
              </w:rPr>
              <w:t>$1.61</w:t>
            </w:r>
          </w:p>
        </w:tc>
        <w:tc>
          <w:tcPr>
            <w:tcW w:w="450" w:type="dxa"/>
          </w:tcPr>
          <w:p w14:paraId="3F3719B8" w14:textId="77777777" w:rsidR="00A25833" w:rsidRDefault="009A31A5">
            <w:pPr>
              <w:spacing w:before="5" w:after="5"/>
              <w:jc w:val="center"/>
            </w:pPr>
            <w:r>
              <w:rPr>
                <w:sz w:val="14"/>
              </w:rPr>
              <w:t>11</w:t>
            </w:r>
          </w:p>
        </w:tc>
        <w:tc>
          <w:tcPr>
            <w:tcW w:w="450" w:type="dxa"/>
          </w:tcPr>
          <w:p w14:paraId="3FE27073" w14:textId="77777777" w:rsidR="00A25833" w:rsidRDefault="009A31A5">
            <w:pPr>
              <w:spacing w:before="5" w:after="5"/>
              <w:jc w:val="center"/>
            </w:pPr>
            <w:r>
              <w:rPr>
                <w:sz w:val="14"/>
              </w:rPr>
              <w:t>IE</w:t>
            </w:r>
          </w:p>
        </w:tc>
        <w:tc>
          <w:tcPr>
            <w:tcW w:w="500" w:type="dxa"/>
          </w:tcPr>
          <w:p w14:paraId="6D00C5FD" w14:textId="77777777" w:rsidR="00A25833" w:rsidRDefault="009A31A5">
            <w:pPr>
              <w:spacing w:before="5" w:after="5"/>
              <w:jc w:val="center"/>
            </w:pPr>
            <w:r>
              <w:rPr>
                <w:sz w:val="14"/>
              </w:rPr>
              <w:t>DD</w:t>
            </w:r>
          </w:p>
        </w:tc>
      </w:tr>
      <w:tr w:rsidR="00A25833" w14:paraId="2863A26B" w14:textId="77777777">
        <w:trPr>
          <w:jc w:val="center"/>
        </w:trPr>
        <w:tc>
          <w:tcPr>
            <w:tcW w:w="1800" w:type="dxa"/>
          </w:tcPr>
          <w:p w14:paraId="2B976D75" w14:textId="77777777" w:rsidR="00A25833" w:rsidRDefault="009A31A5">
            <w:pPr>
              <w:spacing w:before="5" w:after="5"/>
            </w:pPr>
            <w:r>
              <w:rPr>
                <w:sz w:val="14"/>
              </w:rPr>
              <w:t>Russia</w:t>
            </w:r>
          </w:p>
        </w:tc>
        <w:tc>
          <w:tcPr>
            <w:tcW w:w="750" w:type="dxa"/>
          </w:tcPr>
          <w:p w14:paraId="6B4EF891" w14:textId="77777777" w:rsidR="00A25833" w:rsidRDefault="009A31A5">
            <w:pPr>
              <w:spacing w:before="5" w:after="5"/>
              <w:jc w:val="center"/>
            </w:pPr>
            <w:r>
              <w:rPr>
                <w:sz w:val="14"/>
              </w:rPr>
              <w:t>$1.59</w:t>
            </w:r>
          </w:p>
        </w:tc>
        <w:tc>
          <w:tcPr>
            <w:tcW w:w="450" w:type="dxa"/>
          </w:tcPr>
          <w:p w14:paraId="4FA2D56D" w14:textId="77777777" w:rsidR="00A25833" w:rsidRDefault="009A31A5">
            <w:pPr>
              <w:spacing w:before="5" w:after="5"/>
              <w:jc w:val="center"/>
            </w:pPr>
            <w:r>
              <w:rPr>
                <w:sz w:val="14"/>
              </w:rPr>
              <w:t>8</w:t>
            </w:r>
          </w:p>
        </w:tc>
        <w:tc>
          <w:tcPr>
            <w:tcW w:w="450" w:type="dxa"/>
          </w:tcPr>
          <w:p w14:paraId="34E28F17" w14:textId="77777777" w:rsidR="00A25833" w:rsidRDefault="009A31A5">
            <w:pPr>
              <w:spacing w:before="5" w:after="5"/>
              <w:jc w:val="center"/>
            </w:pPr>
            <w:r>
              <w:rPr>
                <w:sz w:val="14"/>
              </w:rPr>
              <w:t>DD</w:t>
            </w:r>
          </w:p>
        </w:tc>
        <w:tc>
          <w:tcPr>
            <w:tcW w:w="750" w:type="dxa"/>
          </w:tcPr>
          <w:p w14:paraId="72982CAF" w14:textId="77777777" w:rsidR="00A25833" w:rsidRDefault="009A31A5">
            <w:pPr>
              <w:spacing w:before="5" w:after="5"/>
              <w:jc w:val="center"/>
            </w:pPr>
            <w:r>
              <w:rPr>
                <w:sz w:val="14"/>
              </w:rPr>
              <w:t>$1.61</w:t>
            </w:r>
          </w:p>
        </w:tc>
        <w:tc>
          <w:tcPr>
            <w:tcW w:w="450" w:type="dxa"/>
          </w:tcPr>
          <w:p w14:paraId="52F732C7" w14:textId="77777777" w:rsidR="00A25833" w:rsidRDefault="009A31A5">
            <w:pPr>
              <w:spacing w:before="5" w:after="5"/>
              <w:jc w:val="center"/>
            </w:pPr>
            <w:r>
              <w:rPr>
                <w:sz w:val="14"/>
              </w:rPr>
              <w:t>12</w:t>
            </w:r>
          </w:p>
        </w:tc>
        <w:tc>
          <w:tcPr>
            <w:tcW w:w="450" w:type="dxa"/>
          </w:tcPr>
          <w:p w14:paraId="7063EA36" w14:textId="77777777" w:rsidR="00A25833" w:rsidRDefault="009A31A5">
            <w:pPr>
              <w:spacing w:before="5" w:after="5"/>
              <w:jc w:val="center"/>
            </w:pPr>
            <w:r>
              <w:rPr>
                <w:sz w:val="14"/>
              </w:rPr>
              <w:t>DD</w:t>
            </w:r>
          </w:p>
        </w:tc>
        <w:tc>
          <w:tcPr>
            <w:tcW w:w="500" w:type="dxa"/>
          </w:tcPr>
          <w:p w14:paraId="441D055D" w14:textId="77777777" w:rsidR="00A25833" w:rsidRDefault="009A31A5">
            <w:pPr>
              <w:spacing w:before="5" w:after="5"/>
              <w:jc w:val="center"/>
            </w:pPr>
            <w:r>
              <w:rPr>
                <w:sz w:val="14"/>
              </w:rPr>
              <w:t>DD</w:t>
            </w:r>
          </w:p>
        </w:tc>
      </w:tr>
      <w:tr w:rsidR="00A25833" w14:paraId="0962017E" w14:textId="77777777">
        <w:trPr>
          <w:jc w:val="center"/>
        </w:trPr>
        <w:tc>
          <w:tcPr>
            <w:tcW w:w="1800" w:type="dxa"/>
          </w:tcPr>
          <w:p w14:paraId="115AB05A" w14:textId="77777777" w:rsidR="00A25833" w:rsidRDefault="009A31A5">
            <w:pPr>
              <w:spacing w:before="5" w:after="5"/>
            </w:pPr>
            <w:r>
              <w:rPr>
                <w:sz w:val="14"/>
              </w:rPr>
              <w:t>Norway</w:t>
            </w:r>
          </w:p>
        </w:tc>
        <w:tc>
          <w:tcPr>
            <w:tcW w:w="750" w:type="dxa"/>
          </w:tcPr>
          <w:p w14:paraId="5F2C1920" w14:textId="77777777" w:rsidR="00A25833" w:rsidRDefault="009A31A5">
            <w:pPr>
              <w:spacing w:before="5" w:after="5"/>
              <w:jc w:val="center"/>
            </w:pPr>
            <w:r>
              <w:rPr>
                <w:sz w:val="14"/>
              </w:rPr>
              <w:t>$1.62</w:t>
            </w:r>
          </w:p>
        </w:tc>
        <w:tc>
          <w:tcPr>
            <w:tcW w:w="450" w:type="dxa"/>
          </w:tcPr>
          <w:p w14:paraId="39CCD5D0" w14:textId="77777777" w:rsidR="00A25833" w:rsidRDefault="009A31A5">
            <w:pPr>
              <w:spacing w:before="5" w:after="5"/>
              <w:jc w:val="center"/>
            </w:pPr>
            <w:r>
              <w:rPr>
                <w:sz w:val="14"/>
              </w:rPr>
              <w:t>20</w:t>
            </w:r>
          </w:p>
        </w:tc>
        <w:tc>
          <w:tcPr>
            <w:tcW w:w="450" w:type="dxa"/>
          </w:tcPr>
          <w:p w14:paraId="023369B4" w14:textId="77777777" w:rsidR="00A25833" w:rsidRDefault="009A31A5">
            <w:pPr>
              <w:spacing w:before="5" w:after="5"/>
              <w:jc w:val="center"/>
            </w:pPr>
            <w:r>
              <w:rPr>
                <w:sz w:val="14"/>
              </w:rPr>
              <w:t>IE</w:t>
            </w:r>
          </w:p>
        </w:tc>
        <w:tc>
          <w:tcPr>
            <w:tcW w:w="750" w:type="dxa"/>
          </w:tcPr>
          <w:p w14:paraId="096AC967" w14:textId="77777777" w:rsidR="00A25833" w:rsidRDefault="009A31A5">
            <w:pPr>
              <w:spacing w:before="5" w:after="5"/>
              <w:jc w:val="center"/>
            </w:pPr>
            <w:r>
              <w:rPr>
                <w:sz w:val="14"/>
              </w:rPr>
              <w:t>$1.62</w:t>
            </w:r>
          </w:p>
        </w:tc>
        <w:tc>
          <w:tcPr>
            <w:tcW w:w="450" w:type="dxa"/>
          </w:tcPr>
          <w:p w14:paraId="60BD31EF" w14:textId="77777777" w:rsidR="00A25833" w:rsidRDefault="009A31A5">
            <w:pPr>
              <w:spacing w:before="5" w:after="5"/>
              <w:jc w:val="center"/>
            </w:pPr>
            <w:r>
              <w:rPr>
                <w:sz w:val="14"/>
              </w:rPr>
              <w:t>13</w:t>
            </w:r>
          </w:p>
        </w:tc>
        <w:tc>
          <w:tcPr>
            <w:tcW w:w="450" w:type="dxa"/>
          </w:tcPr>
          <w:p w14:paraId="55319387" w14:textId="77777777" w:rsidR="00A25833" w:rsidRDefault="009A31A5">
            <w:pPr>
              <w:spacing w:before="5" w:after="5"/>
              <w:jc w:val="center"/>
            </w:pPr>
            <w:r>
              <w:rPr>
                <w:sz w:val="14"/>
              </w:rPr>
              <w:t>IE</w:t>
            </w:r>
          </w:p>
        </w:tc>
        <w:tc>
          <w:tcPr>
            <w:tcW w:w="500" w:type="dxa"/>
          </w:tcPr>
          <w:p w14:paraId="69F57A4E" w14:textId="77777777" w:rsidR="00A25833" w:rsidRDefault="009A31A5">
            <w:pPr>
              <w:spacing w:before="5" w:after="5"/>
              <w:jc w:val="center"/>
            </w:pPr>
            <w:r>
              <w:rPr>
                <w:sz w:val="14"/>
              </w:rPr>
              <w:t>DD</w:t>
            </w:r>
          </w:p>
        </w:tc>
      </w:tr>
      <w:tr w:rsidR="00A25833" w14:paraId="42852AC6" w14:textId="77777777">
        <w:trPr>
          <w:jc w:val="center"/>
        </w:trPr>
        <w:tc>
          <w:tcPr>
            <w:tcW w:w="1800" w:type="dxa"/>
          </w:tcPr>
          <w:p w14:paraId="0FDFFB9E" w14:textId="77777777" w:rsidR="00A25833" w:rsidRDefault="009A31A5">
            <w:pPr>
              <w:spacing w:before="5" w:after="5"/>
            </w:pPr>
            <w:r>
              <w:rPr>
                <w:sz w:val="14"/>
              </w:rPr>
              <w:t>Algeria</w:t>
            </w:r>
          </w:p>
        </w:tc>
        <w:tc>
          <w:tcPr>
            <w:tcW w:w="750" w:type="dxa"/>
          </w:tcPr>
          <w:p w14:paraId="1EC4A2C2" w14:textId="77777777" w:rsidR="00A25833" w:rsidRDefault="009A31A5">
            <w:pPr>
              <w:spacing w:before="5" w:after="5"/>
              <w:jc w:val="center"/>
            </w:pPr>
            <w:r>
              <w:rPr>
                <w:sz w:val="14"/>
              </w:rPr>
              <w:t>$1.59</w:t>
            </w:r>
          </w:p>
        </w:tc>
        <w:tc>
          <w:tcPr>
            <w:tcW w:w="450" w:type="dxa"/>
          </w:tcPr>
          <w:p w14:paraId="78A4B574" w14:textId="77777777" w:rsidR="00A25833" w:rsidRDefault="009A31A5">
            <w:pPr>
              <w:spacing w:before="5" w:after="5"/>
              <w:jc w:val="center"/>
            </w:pPr>
            <w:r>
              <w:rPr>
                <w:sz w:val="14"/>
              </w:rPr>
              <w:t>6</w:t>
            </w:r>
          </w:p>
        </w:tc>
        <w:tc>
          <w:tcPr>
            <w:tcW w:w="450" w:type="dxa"/>
          </w:tcPr>
          <w:p w14:paraId="61D22032" w14:textId="77777777" w:rsidR="00A25833" w:rsidRDefault="009A31A5">
            <w:pPr>
              <w:spacing w:before="5" w:after="5"/>
              <w:jc w:val="center"/>
            </w:pPr>
            <w:r>
              <w:rPr>
                <w:sz w:val="14"/>
              </w:rPr>
              <w:t>EE</w:t>
            </w:r>
          </w:p>
        </w:tc>
        <w:tc>
          <w:tcPr>
            <w:tcW w:w="750" w:type="dxa"/>
          </w:tcPr>
          <w:p w14:paraId="5529FE25" w14:textId="77777777" w:rsidR="00A25833" w:rsidRDefault="009A31A5">
            <w:pPr>
              <w:spacing w:before="5" w:after="5"/>
              <w:jc w:val="center"/>
            </w:pPr>
            <w:r>
              <w:rPr>
                <w:sz w:val="14"/>
              </w:rPr>
              <w:t>$1.62</w:t>
            </w:r>
          </w:p>
        </w:tc>
        <w:tc>
          <w:tcPr>
            <w:tcW w:w="450" w:type="dxa"/>
          </w:tcPr>
          <w:p w14:paraId="4707C56E" w14:textId="77777777" w:rsidR="00A25833" w:rsidRDefault="009A31A5">
            <w:pPr>
              <w:spacing w:before="5" w:after="5"/>
              <w:jc w:val="center"/>
            </w:pPr>
            <w:r>
              <w:rPr>
                <w:sz w:val="14"/>
              </w:rPr>
              <w:t>14</w:t>
            </w:r>
          </w:p>
        </w:tc>
        <w:tc>
          <w:tcPr>
            <w:tcW w:w="450" w:type="dxa"/>
          </w:tcPr>
          <w:p w14:paraId="102DEDB2" w14:textId="77777777" w:rsidR="00A25833" w:rsidRDefault="009A31A5">
            <w:pPr>
              <w:spacing w:before="5" w:after="5"/>
              <w:jc w:val="center"/>
            </w:pPr>
            <w:r>
              <w:rPr>
                <w:sz w:val="14"/>
              </w:rPr>
              <w:t>II</w:t>
            </w:r>
          </w:p>
        </w:tc>
        <w:tc>
          <w:tcPr>
            <w:tcW w:w="500" w:type="dxa"/>
          </w:tcPr>
          <w:p w14:paraId="4D048C3F" w14:textId="77777777" w:rsidR="00A25833" w:rsidRDefault="009A31A5">
            <w:pPr>
              <w:spacing w:before="5" w:after="5"/>
              <w:jc w:val="center"/>
            </w:pPr>
            <w:r>
              <w:rPr>
                <w:sz w:val="14"/>
              </w:rPr>
              <w:t>DD</w:t>
            </w:r>
          </w:p>
        </w:tc>
      </w:tr>
      <w:tr w:rsidR="00A25833" w14:paraId="6E9CA689" w14:textId="77777777">
        <w:trPr>
          <w:jc w:val="center"/>
        </w:trPr>
        <w:tc>
          <w:tcPr>
            <w:tcW w:w="1800" w:type="dxa"/>
          </w:tcPr>
          <w:p w14:paraId="09C6B843" w14:textId="77777777" w:rsidR="00A25833" w:rsidRDefault="009A31A5">
            <w:pPr>
              <w:spacing w:before="5" w:after="5"/>
            </w:pPr>
            <w:r>
              <w:rPr>
                <w:sz w:val="14"/>
              </w:rPr>
              <w:t>Vietnam</w:t>
            </w:r>
          </w:p>
        </w:tc>
        <w:tc>
          <w:tcPr>
            <w:tcW w:w="750" w:type="dxa"/>
          </w:tcPr>
          <w:p w14:paraId="27979D03" w14:textId="77777777" w:rsidR="00A25833" w:rsidRDefault="009A31A5">
            <w:pPr>
              <w:spacing w:before="5" w:after="5"/>
              <w:jc w:val="center"/>
            </w:pPr>
            <w:r>
              <w:rPr>
                <w:sz w:val="14"/>
              </w:rPr>
              <w:t>$1.62</w:t>
            </w:r>
          </w:p>
        </w:tc>
        <w:tc>
          <w:tcPr>
            <w:tcW w:w="450" w:type="dxa"/>
          </w:tcPr>
          <w:p w14:paraId="7E6F382E" w14:textId="77777777" w:rsidR="00A25833" w:rsidRDefault="009A31A5">
            <w:pPr>
              <w:spacing w:before="5" w:after="5"/>
              <w:jc w:val="center"/>
            </w:pPr>
            <w:r>
              <w:rPr>
                <w:sz w:val="14"/>
              </w:rPr>
              <w:t>24</w:t>
            </w:r>
          </w:p>
        </w:tc>
        <w:tc>
          <w:tcPr>
            <w:tcW w:w="450" w:type="dxa"/>
          </w:tcPr>
          <w:p w14:paraId="0BCB307B" w14:textId="77777777" w:rsidR="00A25833" w:rsidRDefault="009A31A5">
            <w:pPr>
              <w:spacing w:before="5" w:after="5"/>
              <w:jc w:val="center"/>
            </w:pPr>
            <w:r>
              <w:rPr>
                <w:sz w:val="14"/>
              </w:rPr>
              <w:t>II</w:t>
            </w:r>
          </w:p>
        </w:tc>
        <w:tc>
          <w:tcPr>
            <w:tcW w:w="750" w:type="dxa"/>
          </w:tcPr>
          <w:p w14:paraId="0D0F843A" w14:textId="77777777" w:rsidR="00A25833" w:rsidRDefault="009A31A5">
            <w:pPr>
              <w:spacing w:before="5" w:after="5"/>
              <w:jc w:val="center"/>
            </w:pPr>
            <w:r>
              <w:rPr>
                <w:sz w:val="14"/>
              </w:rPr>
              <w:t>$1.62</w:t>
            </w:r>
          </w:p>
        </w:tc>
        <w:tc>
          <w:tcPr>
            <w:tcW w:w="450" w:type="dxa"/>
          </w:tcPr>
          <w:p w14:paraId="2750589F" w14:textId="77777777" w:rsidR="00A25833" w:rsidRDefault="009A31A5">
            <w:pPr>
              <w:spacing w:before="5" w:after="5"/>
              <w:jc w:val="center"/>
            </w:pPr>
            <w:r>
              <w:rPr>
                <w:sz w:val="14"/>
              </w:rPr>
              <w:t>15</w:t>
            </w:r>
          </w:p>
        </w:tc>
        <w:tc>
          <w:tcPr>
            <w:tcW w:w="450" w:type="dxa"/>
          </w:tcPr>
          <w:p w14:paraId="5064A467" w14:textId="77777777" w:rsidR="00A25833" w:rsidRDefault="009A31A5">
            <w:pPr>
              <w:spacing w:before="5" w:after="5"/>
              <w:jc w:val="center"/>
            </w:pPr>
            <w:r>
              <w:rPr>
                <w:sz w:val="14"/>
              </w:rPr>
              <w:t>II</w:t>
            </w:r>
          </w:p>
        </w:tc>
        <w:tc>
          <w:tcPr>
            <w:tcW w:w="500" w:type="dxa"/>
          </w:tcPr>
          <w:p w14:paraId="4003D8B0" w14:textId="77777777" w:rsidR="00A25833" w:rsidRDefault="009A31A5">
            <w:pPr>
              <w:spacing w:before="5" w:after="5"/>
              <w:jc w:val="center"/>
            </w:pPr>
            <w:r>
              <w:rPr>
                <w:sz w:val="14"/>
              </w:rPr>
              <w:t>DD</w:t>
            </w:r>
          </w:p>
        </w:tc>
      </w:tr>
      <w:tr w:rsidR="00A25833" w14:paraId="7F327B87" w14:textId="77777777">
        <w:trPr>
          <w:jc w:val="center"/>
        </w:trPr>
        <w:tc>
          <w:tcPr>
            <w:tcW w:w="1800" w:type="dxa"/>
          </w:tcPr>
          <w:p w14:paraId="0AADC45E" w14:textId="77777777" w:rsidR="00A25833" w:rsidRDefault="009A31A5">
            <w:pPr>
              <w:spacing w:before="5" w:after="5"/>
            </w:pPr>
            <w:r>
              <w:rPr>
                <w:sz w:val="14"/>
              </w:rPr>
              <w:t>Finland</w:t>
            </w:r>
          </w:p>
        </w:tc>
        <w:tc>
          <w:tcPr>
            <w:tcW w:w="750" w:type="dxa"/>
          </w:tcPr>
          <w:p w14:paraId="47530185" w14:textId="77777777" w:rsidR="00A25833" w:rsidRDefault="009A31A5">
            <w:pPr>
              <w:spacing w:before="5" w:after="5"/>
              <w:jc w:val="center"/>
            </w:pPr>
            <w:r>
              <w:rPr>
                <w:sz w:val="14"/>
              </w:rPr>
              <w:t>$1.62</w:t>
            </w:r>
          </w:p>
        </w:tc>
        <w:tc>
          <w:tcPr>
            <w:tcW w:w="450" w:type="dxa"/>
          </w:tcPr>
          <w:p w14:paraId="566E2E12" w14:textId="77777777" w:rsidR="00A25833" w:rsidRDefault="009A31A5">
            <w:pPr>
              <w:spacing w:before="5" w:after="5"/>
              <w:jc w:val="center"/>
            </w:pPr>
            <w:r>
              <w:rPr>
                <w:sz w:val="14"/>
              </w:rPr>
              <w:t>23</w:t>
            </w:r>
          </w:p>
        </w:tc>
        <w:tc>
          <w:tcPr>
            <w:tcW w:w="450" w:type="dxa"/>
          </w:tcPr>
          <w:p w14:paraId="5BEA51D0" w14:textId="77777777" w:rsidR="00A25833" w:rsidRDefault="009A31A5">
            <w:pPr>
              <w:spacing w:before="5" w:after="5"/>
              <w:jc w:val="center"/>
            </w:pPr>
            <w:r>
              <w:rPr>
                <w:sz w:val="14"/>
              </w:rPr>
              <w:t>IE</w:t>
            </w:r>
          </w:p>
        </w:tc>
        <w:tc>
          <w:tcPr>
            <w:tcW w:w="750" w:type="dxa"/>
          </w:tcPr>
          <w:p w14:paraId="47517A45" w14:textId="77777777" w:rsidR="00A25833" w:rsidRDefault="009A31A5">
            <w:pPr>
              <w:spacing w:before="5" w:after="5"/>
              <w:jc w:val="center"/>
            </w:pPr>
            <w:r>
              <w:rPr>
                <w:sz w:val="14"/>
              </w:rPr>
              <w:t>$1.62</w:t>
            </w:r>
          </w:p>
        </w:tc>
        <w:tc>
          <w:tcPr>
            <w:tcW w:w="450" w:type="dxa"/>
          </w:tcPr>
          <w:p w14:paraId="1BCC7D83" w14:textId="77777777" w:rsidR="00A25833" w:rsidRDefault="009A31A5">
            <w:pPr>
              <w:spacing w:before="5" w:after="5"/>
              <w:jc w:val="center"/>
            </w:pPr>
            <w:r>
              <w:rPr>
                <w:sz w:val="14"/>
              </w:rPr>
              <w:t>16</w:t>
            </w:r>
          </w:p>
        </w:tc>
        <w:tc>
          <w:tcPr>
            <w:tcW w:w="450" w:type="dxa"/>
          </w:tcPr>
          <w:p w14:paraId="0EF7D945" w14:textId="77777777" w:rsidR="00A25833" w:rsidRDefault="009A31A5">
            <w:pPr>
              <w:spacing w:before="5" w:after="5"/>
              <w:jc w:val="center"/>
            </w:pPr>
            <w:r>
              <w:rPr>
                <w:sz w:val="14"/>
              </w:rPr>
              <w:t>IE</w:t>
            </w:r>
          </w:p>
        </w:tc>
        <w:tc>
          <w:tcPr>
            <w:tcW w:w="500" w:type="dxa"/>
          </w:tcPr>
          <w:p w14:paraId="5556D4E7" w14:textId="77777777" w:rsidR="00A25833" w:rsidRDefault="009A31A5">
            <w:pPr>
              <w:spacing w:before="5" w:after="5"/>
              <w:jc w:val="center"/>
            </w:pPr>
            <w:r>
              <w:rPr>
                <w:sz w:val="14"/>
              </w:rPr>
              <w:t>IE</w:t>
            </w:r>
          </w:p>
        </w:tc>
      </w:tr>
      <w:tr w:rsidR="00A25833" w14:paraId="779239E5" w14:textId="77777777">
        <w:trPr>
          <w:jc w:val="center"/>
        </w:trPr>
        <w:tc>
          <w:tcPr>
            <w:tcW w:w="1800" w:type="dxa"/>
          </w:tcPr>
          <w:p w14:paraId="4EB9F389" w14:textId="77777777" w:rsidR="00A25833" w:rsidRDefault="009A31A5">
            <w:pPr>
              <w:spacing w:before="5" w:after="5"/>
            </w:pPr>
            <w:r>
              <w:rPr>
                <w:sz w:val="14"/>
              </w:rPr>
              <w:t>Brazil</w:t>
            </w:r>
          </w:p>
        </w:tc>
        <w:tc>
          <w:tcPr>
            <w:tcW w:w="750" w:type="dxa"/>
          </w:tcPr>
          <w:p w14:paraId="4EC0B499" w14:textId="77777777" w:rsidR="00A25833" w:rsidRDefault="009A31A5">
            <w:pPr>
              <w:spacing w:before="5" w:after="5"/>
              <w:jc w:val="center"/>
            </w:pPr>
            <w:r>
              <w:rPr>
                <w:sz w:val="14"/>
              </w:rPr>
              <w:t>$1.62</w:t>
            </w:r>
          </w:p>
        </w:tc>
        <w:tc>
          <w:tcPr>
            <w:tcW w:w="450" w:type="dxa"/>
          </w:tcPr>
          <w:p w14:paraId="51DD25A7" w14:textId="77777777" w:rsidR="00A25833" w:rsidRDefault="009A31A5">
            <w:pPr>
              <w:spacing w:before="5" w:after="5"/>
              <w:jc w:val="center"/>
            </w:pPr>
            <w:r>
              <w:rPr>
                <w:sz w:val="14"/>
              </w:rPr>
              <w:t>26</w:t>
            </w:r>
          </w:p>
        </w:tc>
        <w:tc>
          <w:tcPr>
            <w:tcW w:w="450" w:type="dxa"/>
          </w:tcPr>
          <w:p w14:paraId="2BFA49DE" w14:textId="77777777" w:rsidR="00A25833" w:rsidRDefault="009A31A5">
            <w:pPr>
              <w:spacing w:before="5" w:after="5"/>
              <w:jc w:val="center"/>
            </w:pPr>
            <w:r>
              <w:rPr>
                <w:sz w:val="14"/>
              </w:rPr>
              <w:t>II</w:t>
            </w:r>
          </w:p>
        </w:tc>
        <w:tc>
          <w:tcPr>
            <w:tcW w:w="750" w:type="dxa"/>
          </w:tcPr>
          <w:p w14:paraId="3BF08717" w14:textId="77777777" w:rsidR="00A25833" w:rsidRDefault="009A31A5">
            <w:pPr>
              <w:spacing w:before="5" w:after="5"/>
              <w:jc w:val="center"/>
            </w:pPr>
            <w:r>
              <w:rPr>
                <w:sz w:val="14"/>
              </w:rPr>
              <w:t>$1.62</w:t>
            </w:r>
          </w:p>
        </w:tc>
        <w:tc>
          <w:tcPr>
            <w:tcW w:w="450" w:type="dxa"/>
          </w:tcPr>
          <w:p w14:paraId="157B5519" w14:textId="77777777" w:rsidR="00A25833" w:rsidRDefault="009A31A5">
            <w:pPr>
              <w:spacing w:before="5" w:after="5"/>
              <w:jc w:val="center"/>
            </w:pPr>
            <w:r>
              <w:rPr>
                <w:sz w:val="14"/>
              </w:rPr>
              <w:t>17</w:t>
            </w:r>
          </w:p>
        </w:tc>
        <w:tc>
          <w:tcPr>
            <w:tcW w:w="450" w:type="dxa"/>
          </w:tcPr>
          <w:p w14:paraId="377C6E75" w14:textId="77777777" w:rsidR="00A25833" w:rsidRDefault="009A31A5">
            <w:pPr>
              <w:spacing w:before="5" w:after="5"/>
              <w:jc w:val="center"/>
            </w:pPr>
            <w:r>
              <w:rPr>
                <w:sz w:val="14"/>
              </w:rPr>
              <w:t>II</w:t>
            </w:r>
          </w:p>
        </w:tc>
        <w:tc>
          <w:tcPr>
            <w:tcW w:w="500" w:type="dxa"/>
          </w:tcPr>
          <w:p w14:paraId="3BA65832" w14:textId="77777777" w:rsidR="00A25833" w:rsidRDefault="009A31A5">
            <w:pPr>
              <w:spacing w:before="5" w:after="5"/>
              <w:jc w:val="center"/>
            </w:pPr>
            <w:r>
              <w:rPr>
                <w:sz w:val="14"/>
              </w:rPr>
              <w:t>DD</w:t>
            </w:r>
          </w:p>
        </w:tc>
      </w:tr>
      <w:tr w:rsidR="00A25833" w14:paraId="7AB7531C" w14:textId="77777777">
        <w:trPr>
          <w:jc w:val="center"/>
        </w:trPr>
        <w:tc>
          <w:tcPr>
            <w:tcW w:w="1800" w:type="dxa"/>
          </w:tcPr>
          <w:p w14:paraId="3FC40E30" w14:textId="77777777" w:rsidR="00A25833" w:rsidRDefault="009A31A5">
            <w:pPr>
              <w:spacing w:before="5" w:after="5"/>
            </w:pPr>
            <w:r>
              <w:rPr>
                <w:sz w:val="14"/>
              </w:rPr>
              <w:t>Turkmenistan</w:t>
            </w:r>
          </w:p>
        </w:tc>
        <w:tc>
          <w:tcPr>
            <w:tcW w:w="750" w:type="dxa"/>
          </w:tcPr>
          <w:p w14:paraId="5F6114FD" w14:textId="77777777" w:rsidR="00A25833" w:rsidRDefault="009A31A5">
            <w:pPr>
              <w:spacing w:before="5" w:after="5"/>
              <w:jc w:val="center"/>
            </w:pPr>
            <w:r>
              <w:rPr>
                <w:sz w:val="14"/>
              </w:rPr>
              <w:t>$1.57</w:t>
            </w:r>
          </w:p>
        </w:tc>
        <w:tc>
          <w:tcPr>
            <w:tcW w:w="450" w:type="dxa"/>
          </w:tcPr>
          <w:p w14:paraId="2A6F07AD" w14:textId="77777777" w:rsidR="00A25833" w:rsidRDefault="009A31A5">
            <w:pPr>
              <w:spacing w:before="5" w:after="5"/>
              <w:jc w:val="center"/>
            </w:pPr>
            <w:r>
              <w:rPr>
                <w:sz w:val="14"/>
              </w:rPr>
              <w:t>2</w:t>
            </w:r>
          </w:p>
        </w:tc>
        <w:tc>
          <w:tcPr>
            <w:tcW w:w="450" w:type="dxa"/>
          </w:tcPr>
          <w:p w14:paraId="0086428E" w14:textId="77777777" w:rsidR="00A25833" w:rsidRDefault="009A31A5">
            <w:pPr>
              <w:spacing w:before="5" w:after="5"/>
              <w:jc w:val="center"/>
            </w:pPr>
            <w:r>
              <w:rPr>
                <w:sz w:val="14"/>
              </w:rPr>
              <w:t>DD</w:t>
            </w:r>
          </w:p>
        </w:tc>
        <w:tc>
          <w:tcPr>
            <w:tcW w:w="750" w:type="dxa"/>
          </w:tcPr>
          <w:p w14:paraId="39B3F8BC" w14:textId="77777777" w:rsidR="00A25833" w:rsidRDefault="009A31A5">
            <w:pPr>
              <w:spacing w:before="5" w:after="5"/>
              <w:jc w:val="center"/>
            </w:pPr>
            <w:r>
              <w:rPr>
                <w:sz w:val="14"/>
              </w:rPr>
              <w:t>$1.62</w:t>
            </w:r>
          </w:p>
        </w:tc>
        <w:tc>
          <w:tcPr>
            <w:tcW w:w="450" w:type="dxa"/>
          </w:tcPr>
          <w:p w14:paraId="485A1226" w14:textId="77777777" w:rsidR="00A25833" w:rsidRDefault="009A31A5">
            <w:pPr>
              <w:spacing w:before="5" w:after="5"/>
              <w:jc w:val="center"/>
            </w:pPr>
            <w:r>
              <w:rPr>
                <w:sz w:val="14"/>
              </w:rPr>
              <w:t>18</w:t>
            </w:r>
          </w:p>
        </w:tc>
        <w:tc>
          <w:tcPr>
            <w:tcW w:w="450" w:type="dxa"/>
          </w:tcPr>
          <w:p w14:paraId="4277168B" w14:textId="77777777" w:rsidR="00A25833" w:rsidRDefault="009A31A5">
            <w:pPr>
              <w:spacing w:before="5" w:after="5"/>
              <w:jc w:val="center"/>
            </w:pPr>
            <w:r>
              <w:rPr>
                <w:sz w:val="14"/>
              </w:rPr>
              <w:t>DD</w:t>
            </w:r>
          </w:p>
        </w:tc>
        <w:tc>
          <w:tcPr>
            <w:tcW w:w="500" w:type="dxa"/>
          </w:tcPr>
          <w:p w14:paraId="6DA8AB0F" w14:textId="77777777" w:rsidR="00A25833" w:rsidRDefault="009A31A5">
            <w:pPr>
              <w:spacing w:before="5" w:after="5"/>
              <w:jc w:val="center"/>
            </w:pPr>
            <w:r>
              <w:rPr>
                <w:sz w:val="14"/>
              </w:rPr>
              <w:t>DD</w:t>
            </w:r>
          </w:p>
        </w:tc>
      </w:tr>
      <w:tr w:rsidR="00A25833" w14:paraId="087B45BB" w14:textId="77777777">
        <w:trPr>
          <w:jc w:val="center"/>
        </w:trPr>
        <w:tc>
          <w:tcPr>
            <w:tcW w:w="1800" w:type="dxa"/>
          </w:tcPr>
          <w:p w14:paraId="65FC5254" w14:textId="77777777" w:rsidR="00A25833" w:rsidRDefault="009A31A5">
            <w:pPr>
              <w:spacing w:before="5" w:after="5"/>
            </w:pPr>
            <w:r>
              <w:rPr>
                <w:sz w:val="14"/>
              </w:rPr>
              <w:t>Egypt</w:t>
            </w:r>
          </w:p>
        </w:tc>
        <w:tc>
          <w:tcPr>
            <w:tcW w:w="750" w:type="dxa"/>
          </w:tcPr>
          <w:p w14:paraId="1BEF55C8" w14:textId="77777777" w:rsidR="00A25833" w:rsidRDefault="009A31A5">
            <w:pPr>
              <w:spacing w:before="5" w:after="5"/>
              <w:jc w:val="center"/>
            </w:pPr>
            <w:r>
              <w:rPr>
                <w:sz w:val="14"/>
              </w:rPr>
              <w:t>$1.58</w:t>
            </w:r>
          </w:p>
        </w:tc>
        <w:tc>
          <w:tcPr>
            <w:tcW w:w="450" w:type="dxa"/>
          </w:tcPr>
          <w:p w14:paraId="47BA9766" w14:textId="77777777" w:rsidR="00A25833" w:rsidRDefault="009A31A5">
            <w:pPr>
              <w:spacing w:before="5" w:after="5"/>
              <w:jc w:val="center"/>
            </w:pPr>
            <w:r>
              <w:rPr>
                <w:sz w:val="14"/>
              </w:rPr>
              <w:t>5</w:t>
            </w:r>
          </w:p>
        </w:tc>
        <w:tc>
          <w:tcPr>
            <w:tcW w:w="450" w:type="dxa"/>
          </w:tcPr>
          <w:p w14:paraId="5C4EF14E" w14:textId="77777777" w:rsidR="00A25833" w:rsidRDefault="009A31A5">
            <w:pPr>
              <w:spacing w:before="5" w:after="5"/>
              <w:jc w:val="center"/>
            </w:pPr>
            <w:r>
              <w:rPr>
                <w:sz w:val="14"/>
              </w:rPr>
              <w:t>EE</w:t>
            </w:r>
          </w:p>
        </w:tc>
        <w:tc>
          <w:tcPr>
            <w:tcW w:w="750" w:type="dxa"/>
          </w:tcPr>
          <w:p w14:paraId="5B8C2197" w14:textId="77777777" w:rsidR="00A25833" w:rsidRDefault="009A31A5">
            <w:pPr>
              <w:spacing w:before="5" w:after="5"/>
              <w:jc w:val="center"/>
            </w:pPr>
            <w:r>
              <w:rPr>
                <w:sz w:val="14"/>
              </w:rPr>
              <w:t>$1.62</w:t>
            </w:r>
          </w:p>
        </w:tc>
        <w:tc>
          <w:tcPr>
            <w:tcW w:w="450" w:type="dxa"/>
          </w:tcPr>
          <w:p w14:paraId="29F1790B" w14:textId="77777777" w:rsidR="00A25833" w:rsidRDefault="009A31A5">
            <w:pPr>
              <w:spacing w:before="5" w:after="5"/>
              <w:jc w:val="center"/>
            </w:pPr>
            <w:r>
              <w:rPr>
                <w:sz w:val="14"/>
              </w:rPr>
              <w:t>19</w:t>
            </w:r>
          </w:p>
        </w:tc>
        <w:tc>
          <w:tcPr>
            <w:tcW w:w="450" w:type="dxa"/>
          </w:tcPr>
          <w:p w14:paraId="2FBD7702" w14:textId="77777777" w:rsidR="00A25833" w:rsidRDefault="009A31A5">
            <w:pPr>
              <w:spacing w:before="5" w:after="5"/>
              <w:jc w:val="center"/>
            </w:pPr>
            <w:r>
              <w:rPr>
                <w:sz w:val="14"/>
              </w:rPr>
              <w:t>II</w:t>
            </w:r>
          </w:p>
        </w:tc>
        <w:tc>
          <w:tcPr>
            <w:tcW w:w="500" w:type="dxa"/>
          </w:tcPr>
          <w:p w14:paraId="128B63AB" w14:textId="77777777" w:rsidR="00A25833" w:rsidRDefault="009A31A5">
            <w:pPr>
              <w:spacing w:before="5" w:after="5"/>
              <w:jc w:val="center"/>
            </w:pPr>
            <w:r>
              <w:rPr>
                <w:sz w:val="14"/>
              </w:rPr>
              <w:t>DD</w:t>
            </w:r>
          </w:p>
        </w:tc>
      </w:tr>
      <w:tr w:rsidR="00A25833" w14:paraId="15B36894" w14:textId="77777777">
        <w:trPr>
          <w:jc w:val="center"/>
        </w:trPr>
        <w:tc>
          <w:tcPr>
            <w:tcW w:w="1800" w:type="dxa"/>
          </w:tcPr>
          <w:p w14:paraId="7C2EC9A8" w14:textId="77777777" w:rsidR="00A25833" w:rsidRDefault="009A31A5">
            <w:pPr>
              <w:spacing w:before="5" w:after="5"/>
            </w:pPr>
            <w:r>
              <w:rPr>
                <w:sz w:val="14"/>
              </w:rPr>
              <w:t>India</w:t>
            </w:r>
          </w:p>
        </w:tc>
        <w:tc>
          <w:tcPr>
            <w:tcW w:w="750" w:type="dxa"/>
          </w:tcPr>
          <w:p w14:paraId="29FB311C" w14:textId="77777777" w:rsidR="00A25833" w:rsidRDefault="009A31A5">
            <w:pPr>
              <w:spacing w:before="5" w:after="5"/>
              <w:jc w:val="center"/>
            </w:pPr>
            <w:r>
              <w:rPr>
                <w:sz w:val="14"/>
              </w:rPr>
              <w:t>$1.63</w:t>
            </w:r>
          </w:p>
        </w:tc>
        <w:tc>
          <w:tcPr>
            <w:tcW w:w="450" w:type="dxa"/>
          </w:tcPr>
          <w:p w14:paraId="2497DB69" w14:textId="77777777" w:rsidR="00A25833" w:rsidRDefault="009A31A5">
            <w:pPr>
              <w:spacing w:before="5" w:after="5"/>
              <w:jc w:val="center"/>
            </w:pPr>
            <w:r>
              <w:rPr>
                <w:sz w:val="14"/>
              </w:rPr>
              <w:t>29</w:t>
            </w:r>
          </w:p>
        </w:tc>
        <w:tc>
          <w:tcPr>
            <w:tcW w:w="450" w:type="dxa"/>
          </w:tcPr>
          <w:p w14:paraId="70C9159F" w14:textId="77777777" w:rsidR="00A25833" w:rsidRDefault="009A31A5">
            <w:pPr>
              <w:spacing w:before="5" w:after="5"/>
              <w:jc w:val="center"/>
            </w:pPr>
            <w:r>
              <w:rPr>
                <w:sz w:val="14"/>
              </w:rPr>
              <w:t>II</w:t>
            </w:r>
          </w:p>
        </w:tc>
        <w:tc>
          <w:tcPr>
            <w:tcW w:w="750" w:type="dxa"/>
          </w:tcPr>
          <w:p w14:paraId="6D4F63BA" w14:textId="77777777" w:rsidR="00A25833" w:rsidRDefault="009A31A5">
            <w:pPr>
              <w:spacing w:before="5" w:after="5"/>
              <w:jc w:val="center"/>
            </w:pPr>
            <w:r>
              <w:rPr>
                <w:sz w:val="14"/>
              </w:rPr>
              <w:t>$1.63</w:t>
            </w:r>
          </w:p>
        </w:tc>
        <w:tc>
          <w:tcPr>
            <w:tcW w:w="450" w:type="dxa"/>
          </w:tcPr>
          <w:p w14:paraId="19B1D73A" w14:textId="77777777" w:rsidR="00A25833" w:rsidRDefault="009A31A5">
            <w:pPr>
              <w:spacing w:before="5" w:after="5"/>
              <w:jc w:val="center"/>
            </w:pPr>
            <w:r>
              <w:rPr>
                <w:sz w:val="14"/>
              </w:rPr>
              <w:t>20</w:t>
            </w:r>
          </w:p>
        </w:tc>
        <w:tc>
          <w:tcPr>
            <w:tcW w:w="450" w:type="dxa"/>
          </w:tcPr>
          <w:p w14:paraId="569A7AE6" w14:textId="77777777" w:rsidR="00A25833" w:rsidRDefault="009A31A5">
            <w:pPr>
              <w:spacing w:before="5" w:after="5"/>
              <w:jc w:val="center"/>
            </w:pPr>
            <w:r>
              <w:rPr>
                <w:sz w:val="14"/>
              </w:rPr>
              <w:t>II</w:t>
            </w:r>
          </w:p>
        </w:tc>
        <w:tc>
          <w:tcPr>
            <w:tcW w:w="500" w:type="dxa"/>
          </w:tcPr>
          <w:p w14:paraId="7F69B78C" w14:textId="77777777" w:rsidR="00A25833" w:rsidRDefault="009A31A5">
            <w:pPr>
              <w:spacing w:before="5" w:after="5"/>
              <w:jc w:val="center"/>
            </w:pPr>
            <w:r>
              <w:rPr>
                <w:sz w:val="14"/>
              </w:rPr>
              <w:t>DD</w:t>
            </w:r>
          </w:p>
        </w:tc>
      </w:tr>
      <w:tr w:rsidR="00A25833" w14:paraId="655C7A95" w14:textId="77777777">
        <w:trPr>
          <w:jc w:val="center"/>
        </w:trPr>
        <w:tc>
          <w:tcPr>
            <w:tcW w:w="1800" w:type="dxa"/>
          </w:tcPr>
          <w:p w14:paraId="1EBFACD7" w14:textId="77777777" w:rsidR="00A25833" w:rsidRDefault="009A31A5">
            <w:pPr>
              <w:spacing w:before="5" w:after="5"/>
            </w:pPr>
            <w:r>
              <w:rPr>
                <w:sz w:val="14"/>
              </w:rPr>
              <w:t>Indonesia</w:t>
            </w:r>
          </w:p>
        </w:tc>
        <w:tc>
          <w:tcPr>
            <w:tcW w:w="750" w:type="dxa"/>
          </w:tcPr>
          <w:p w14:paraId="3A567AFD" w14:textId="77777777" w:rsidR="00A25833" w:rsidRDefault="009A31A5">
            <w:pPr>
              <w:spacing w:before="5" w:after="5"/>
              <w:jc w:val="center"/>
            </w:pPr>
            <w:r>
              <w:rPr>
                <w:sz w:val="14"/>
              </w:rPr>
              <w:t>$1.63</w:t>
            </w:r>
          </w:p>
        </w:tc>
        <w:tc>
          <w:tcPr>
            <w:tcW w:w="450" w:type="dxa"/>
          </w:tcPr>
          <w:p w14:paraId="22B90F4F" w14:textId="77777777" w:rsidR="00A25833" w:rsidRDefault="009A31A5">
            <w:pPr>
              <w:spacing w:before="5" w:after="5"/>
              <w:jc w:val="center"/>
            </w:pPr>
            <w:r>
              <w:rPr>
                <w:sz w:val="14"/>
              </w:rPr>
              <w:t>30</w:t>
            </w:r>
          </w:p>
        </w:tc>
        <w:tc>
          <w:tcPr>
            <w:tcW w:w="450" w:type="dxa"/>
          </w:tcPr>
          <w:p w14:paraId="308D038C" w14:textId="77777777" w:rsidR="00A25833" w:rsidRDefault="009A31A5">
            <w:pPr>
              <w:spacing w:before="5" w:after="5"/>
              <w:jc w:val="center"/>
            </w:pPr>
            <w:r>
              <w:rPr>
                <w:sz w:val="14"/>
              </w:rPr>
              <w:t>IE</w:t>
            </w:r>
          </w:p>
        </w:tc>
        <w:tc>
          <w:tcPr>
            <w:tcW w:w="750" w:type="dxa"/>
          </w:tcPr>
          <w:p w14:paraId="2CCDCE07" w14:textId="77777777" w:rsidR="00A25833" w:rsidRDefault="009A31A5">
            <w:pPr>
              <w:spacing w:before="5" w:after="5"/>
              <w:jc w:val="center"/>
            </w:pPr>
            <w:r>
              <w:rPr>
                <w:sz w:val="14"/>
              </w:rPr>
              <w:t>$1.63</w:t>
            </w:r>
          </w:p>
        </w:tc>
        <w:tc>
          <w:tcPr>
            <w:tcW w:w="450" w:type="dxa"/>
          </w:tcPr>
          <w:p w14:paraId="6E65B6E9" w14:textId="77777777" w:rsidR="00A25833" w:rsidRDefault="009A31A5">
            <w:pPr>
              <w:spacing w:before="5" w:after="5"/>
              <w:jc w:val="center"/>
            </w:pPr>
            <w:r>
              <w:rPr>
                <w:sz w:val="14"/>
              </w:rPr>
              <w:t>21</w:t>
            </w:r>
          </w:p>
        </w:tc>
        <w:tc>
          <w:tcPr>
            <w:tcW w:w="450" w:type="dxa"/>
          </w:tcPr>
          <w:p w14:paraId="4F26F6B7" w14:textId="77777777" w:rsidR="00A25833" w:rsidRDefault="009A31A5">
            <w:pPr>
              <w:spacing w:before="5" w:after="5"/>
              <w:jc w:val="center"/>
            </w:pPr>
            <w:r>
              <w:rPr>
                <w:sz w:val="14"/>
              </w:rPr>
              <w:t>IE</w:t>
            </w:r>
          </w:p>
        </w:tc>
        <w:tc>
          <w:tcPr>
            <w:tcW w:w="500" w:type="dxa"/>
          </w:tcPr>
          <w:p w14:paraId="24D39DE1" w14:textId="77777777" w:rsidR="00A25833" w:rsidRDefault="009A31A5">
            <w:pPr>
              <w:spacing w:before="5" w:after="5"/>
              <w:jc w:val="center"/>
            </w:pPr>
            <w:r>
              <w:rPr>
                <w:sz w:val="14"/>
              </w:rPr>
              <w:t>DD</w:t>
            </w:r>
          </w:p>
        </w:tc>
      </w:tr>
      <w:tr w:rsidR="00A25833" w14:paraId="1A1F2701" w14:textId="77777777">
        <w:trPr>
          <w:jc w:val="center"/>
        </w:trPr>
        <w:tc>
          <w:tcPr>
            <w:tcW w:w="1800" w:type="dxa"/>
          </w:tcPr>
          <w:p w14:paraId="27D788A9" w14:textId="77777777" w:rsidR="00A25833" w:rsidRDefault="009A31A5">
            <w:pPr>
              <w:spacing w:before="5" w:after="5"/>
            </w:pPr>
            <w:r>
              <w:rPr>
                <w:sz w:val="14"/>
              </w:rPr>
              <w:t>Sweden</w:t>
            </w:r>
          </w:p>
        </w:tc>
        <w:tc>
          <w:tcPr>
            <w:tcW w:w="750" w:type="dxa"/>
          </w:tcPr>
          <w:p w14:paraId="12A28FC4" w14:textId="77777777" w:rsidR="00A25833" w:rsidRDefault="009A31A5">
            <w:pPr>
              <w:spacing w:before="5" w:after="5"/>
              <w:jc w:val="center"/>
            </w:pPr>
            <w:r>
              <w:rPr>
                <w:sz w:val="14"/>
              </w:rPr>
              <w:t>$1.63</w:t>
            </w:r>
          </w:p>
        </w:tc>
        <w:tc>
          <w:tcPr>
            <w:tcW w:w="450" w:type="dxa"/>
          </w:tcPr>
          <w:p w14:paraId="017219EA" w14:textId="77777777" w:rsidR="00A25833" w:rsidRDefault="009A31A5">
            <w:pPr>
              <w:spacing w:before="5" w:after="5"/>
              <w:jc w:val="center"/>
            </w:pPr>
            <w:r>
              <w:rPr>
                <w:sz w:val="14"/>
              </w:rPr>
              <w:t>28</w:t>
            </w:r>
          </w:p>
        </w:tc>
        <w:tc>
          <w:tcPr>
            <w:tcW w:w="450" w:type="dxa"/>
          </w:tcPr>
          <w:p w14:paraId="1158D2F8" w14:textId="77777777" w:rsidR="00A25833" w:rsidRDefault="009A31A5">
            <w:pPr>
              <w:spacing w:before="5" w:after="5"/>
              <w:jc w:val="center"/>
            </w:pPr>
            <w:r>
              <w:rPr>
                <w:sz w:val="14"/>
              </w:rPr>
              <w:t>II</w:t>
            </w:r>
          </w:p>
        </w:tc>
        <w:tc>
          <w:tcPr>
            <w:tcW w:w="750" w:type="dxa"/>
          </w:tcPr>
          <w:p w14:paraId="17A226F9" w14:textId="77777777" w:rsidR="00A25833" w:rsidRDefault="009A31A5">
            <w:pPr>
              <w:spacing w:before="5" w:after="5"/>
              <w:jc w:val="center"/>
            </w:pPr>
            <w:r>
              <w:rPr>
                <w:sz w:val="14"/>
              </w:rPr>
              <w:t>$1.63</w:t>
            </w:r>
          </w:p>
        </w:tc>
        <w:tc>
          <w:tcPr>
            <w:tcW w:w="450" w:type="dxa"/>
          </w:tcPr>
          <w:p w14:paraId="42BDEA3F" w14:textId="77777777" w:rsidR="00A25833" w:rsidRDefault="009A31A5">
            <w:pPr>
              <w:spacing w:before="5" w:after="5"/>
              <w:jc w:val="center"/>
            </w:pPr>
            <w:r>
              <w:rPr>
                <w:sz w:val="14"/>
              </w:rPr>
              <w:t>22</w:t>
            </w:r>
          </w:p>
        </w:tc>
        <w:tc>
          <w:tcPr>
            <w:tcW w:w="450" w:type="dxa"/>
          </w:tcPr>
          <w:p w14:paraId="0AD05589" w14:textId="77777777" w:rsidR="00A25833" w:rsidRDefault="009A31A5">
            <w:pPr>
              <w:spacing w:before="5" w:after="5"/>
              <w:jc w:val="center"/>
            </w:pPr>
            <w:r>
              <w:rPr>
                <w:sz w:val="14"/>
              </w:rPr>
              <w:t>II</w:t>
            </w:r>
          </w:p>
        </w:tc>
        <w:tc>
          <w:tcPr>
            <w:tcW w:w="500" w:type="dxa"/>
          </w:tcPr>
          <w:p w14:paraId="756E0E15" w14:textId="77777777" w:rsidR="00A25833" w:rsidRDefault="009A31A5">
            <w:pPr>
              <w:spacing w:before="5" w:after="5"/>
              <w:jc w:val="center"/>
            </w:pPr>
            <w:r>
              <w:rPr>
                <w:sz w:val="14"/>
              </w:rPr>
              <w:t>IE</w:t>
            </w:r>
          </w:p>
        </w:tc>
      </w:tr>
      <w:tr w:rsidR="00A25833" w14:paraId="49DF2038" w14:textId="77777777">
        <w:trPr>
          <w:jc w:val="center"/>
        </w:trPr>
        <w:tc>
          <w:tcPr>
            <w:tcW w:w="1800" w:type="dxa"/>
          </w:tcPr>
          <w:p w14:paraId="38281014" w14:textId="77777777" w:rsidR="00A25833" w:rsidRDefault="009A31A5">
            <w:pPr>
              <w:spacing w:before="5" w:after="5"/>
            </w:pPr>
            <w:r>
              <w:rPr>
                <w:sz w:val="14"/>
              </w:rPr>
              <w:t>Kazakhstan</w:t>
            </w:r>
          </w:p>
        </w:tc>
        <w:tc>
          <w:tcPr>
            <w:tcW w:w="750" w:type="dxa"/>
          </w:tcPr>
          <w:p w14:paraId="73FDAA60" w14:textId="77777777" w:rsidR="00A25833" w:rsidRDefault="009A31A5">
            <w:pPr>
              <w:spacing w:before="5" w:after="5"/>
              <w:jc w:val="center"/>
            </w:pPr>
            <w:r>
              <w:rPr>
                <w:sz w:val="14"/>
              </w:rPr>
              <w:t>$1.62</w:t>
            </w:r>
          </w:p>
        </w:tc>
        <w:tc>
          <w:tcPr>
            <w:tcW w:w="450" w:type="dxa"/>
          </w:tcPr>
          <w:p w14:paraId="657E2048" w14:textId="77777777" w:rsidR="00A25833" w:rsidRDefault="009A31A5">
            <w:pPr>
              <w:spacing w:before="5" w:after="5"/>
              <w:jc w:val="center"/>
            </w:pPr>
            <w:r>
              <w:rPr>
                <w:sz w:val="14"/>
              </w:rPr>
              <w:t>21</w:t>
            </w:r>
          </w:p>
        </w:tc>
        <w:tc>
          <w:tcPr>
            <w:tcW w:w="450" w:type="dxa"/>
          </w:tcPr>
          <w:p w14:paraId="32A94A4A" w14:textId="77777777" w:rsidR="00A25833" w:rsidRDefault="009A31A5">
            <w:pPr>
              <w:spacing w:before="5" w:after="5"/>
              <w:jc w:val="center"/>
            </w:pPr>
            <w:r>
              <w:rPr>
                <w:sz w:val="14"/>
              </w:rPr>
              <w:t>II</w:t>
            </w:r>
          </w:p>
        </w:tc>
        <w:tc>
          <w:tcPr>
            <w:tcW w:w="750" w:type="dxa"/>
          </w:tcPr>
          <w:p w14:paraId="2393D472" w14:textId="77777777" w:rsidR="00A25833" w:rsidRDefault="009A31A5">
            <w:pPr>
              <w:spacing w:before="5" w:after="5"/>
              <w:jc w:val="center"/>
            </w:pPr>
            <w:r>
              <w:rPr>
                <w:sz w:val="14"/>
              </w:rPr>
              <w:t>$1.63</w:t>
            </w:r>
          </w:p>
        </w:tc>
        <w:tc>
          <w:tcPr>
            <w:tcW w:w="450" w:type="dxa"/>
          </w:tcPr>
          <w:p w14:paraId="7949F1E7" w14:textId="77777777" w:rsidR="00A25833" w:rsidRDefault="009A31A5">
            <w:pPr>
              <w:spacing w:before="5" w:after="5"/>
              <w:jc w:val="center"/>
            </w:pPr>
            <w:r>
              <w:rPr>
                <w:sz w:val="14"/>
              </w:rPr>
              <w:t>23</w:t>
            </w:r>
          </w:p>
        </w:tc>
        <w:tc>
          <w:tcPr>
            <w:tcW w:w="450" w:type="dxa"/>
          </w:tcPr>
          <w:p w14:paraId="24D2189D" w14:textId="77777777" w:rsidR="00A25833" w:rsidRDefault="009A31A5">
            <w:pPr>
              <w:spacing w:before="5" w:after="5"/>
              <w:jc w:val="center"/>
            </w:pPr>
            <w:r>
              <w:rPr>
                <w:sz w:val="14"/>
              </w:rPr>
              <w:t>II</w:t>
            </w:r>
          </w:p>
        </w:tc>
        <w:tc>
          <w:tcPr>
            <w:tcW w:w="500" w:type="dxa"/>
          </w:tcPr>
          <w:p w14:paraId="2B0715E1" w14:textId="77777777" w:rsidR="00A25833" w:rsidRDefault="009A31A5">
            <w:pPr>
              <w:spacing w:before="5" w:after="5"/>
              <w:jc w:val="center"/>
            </w:pPr>
            <w:r>
              <w:rPr>
                <w:sz w:val="14"/>
              </w:rPr>
              <w:t>DD</w:t>
            </w:r>
          </w:p>
        </w:tc>
      </w:tr>
      <w:tr w:rsidR="00A25833" w14:paraId="0423369F" w14:textId="77777777">
        <w:trPr>
          <w:jc w:val="center"/>
        </w:trPr>
        <w:tc>
          <w:tcPr>
            <w:tcW w:w="1800" w:type="dxa"/>
          </w:tcPr>
          <w:p w14:paraId="0FE3E920" w14:textId="77777777" w:rsidR="00A25833" w:rsidRDefault="009A31A5">
            <w:pPr>
              <w:spacing w:before="5" w:after="5"/>
            </w:pPr>
            <w:r>
              <w:rPr>
                <w:sz w:val="14"/>
              </w:rPr>
              <w:t>Iran</w:t>
            </w:r>
          </w:p>
        </w:tc>
        <w:tc>
          <w:tcPr>
            <w:tcW w:w="750" w:type="dxa"/>
          </w:tcPr>
          <w:p w14:paraId="35732FDE" w14:textId="77777777" w:rsidR="00A25833" w:rsidRDefault="009A31A5">
            <w:pPr>
              <w:spacing w:before="5" w:after="5"/>
              <w:jc w:val="center"/>
            </w:pPr>
            <w:r>
              <w:rPr>
                <w:sz w:val="14"/>
              </w:rPr>
              <w:t>$1.56</w:t>
            </w:r>
          </w:p>
        </w:tc>
        <w:tc>
          <w:tcPr>
            <w:tcW w:w="450" w:type="dxa"/>
          </w:tcPr>
          <w:p w14:paraId="1F0016D1" w14:textId="77777777" w:rsidR="00A25833" w:rsidRDefault="009A31A5">
            <w:pPr>
              <w:spacing w:before="5" w:after="5"/>
              <w:jc w:val="center"/>
            </w:pPr>
            <w:r>
              <w:rPr>
                <w:sz w:val="14"/>
              </w:rPr>
              <w:t>1</w:t>
            </w:r>
          </w:p>
        </w:tc>
        <w:tc>
          <w:tcPr>
            <w:tcW w:w="450" w:type="dxa"/>
          </w:tcPr>
          <w:p w14:paraId="6178081F" w14:textId="77777777" w:rsidR="00A25833" w:rsidRDefault="009A31A5">
            <w:pPr>
              <w:spacing w:before="5" w:after="5"/>
              <w:jc w:val="center"/>
            </w:pPr>
            <w:r>
              <w:rPr>
                <w:sz w:val="14"/>
              </w:rPr>
              <w:t>DD</w:t>
            </w:r>
          </w:p>
        </w:tc>
        <w:tc>
          <w:tcPr>
            <w:tcW w:w="750" w:type="dxa"/>
          </w:tcPr>
          <w:p w14:paraId="54DC6FF1" w14:textId="77777777" w:rsidR="00A25833" w:rsidRDefault="009A31A5">
            <w:pPr>
              <w:spacing w:before="5" w:after="5"/>
              <w:jc w:val="center"/>
            </w:pPr>
            <w:r>
              <w:rPr>
                <w:sz w:val="14"/>
              </w:rPr>
              <w:t>$1.63</w:t>
            </w:r>
          </w:p>
        </w:tc>
        <w:tc>
          <w:tcPr>
            <w:tcW w:w="450" w:type="dxa"/>
          </w:tcPr>
          <w:p w14:paraId="27BF52DC" w14:textId="77777777" w:rsidR="00A25833" w:rsidRDefault="009A31A5">
            <w:pPr>
              <w:spacing w:before="5" w:after="5"/>
              <w:jc w:val="center"/>
            </w:pPr>
            <w:r>
              <w:rPr>
                <w:sz w:val="14"/>
              </w:rPr>
              <w:t>24</w:t>
            </w:r>
          </w:p>
        </w:tc>
        <w:tc>
          <w:tcPr>
            <w:tcW w:w="450" w:type="dxa"/>
          </w:tcPr>
          <w:p w14:paraId="71DA8162" w14:textId="77777777" w:rsidR="00A25833" w:rsidRDefault="009A31A5">
            <w:pPr>
              <w:spacing w:before="5" w:after="5"/>
              <w:jc w:val="center"/>
            </w:pPr>
            <w:r>
              <w:rPr>
                <w:sz w:val="14"/>
              </w:rPr>
              <w:t>DD</w:t>
            </w:r>
          </w:p>
        </w:tc>
        <w:tc>
          <w:tcPr>
            <w:tcW w:w="500" w:type="dxa"/>
          </w:tcPr>
          <w:p w14:paraId="66A28708" w14:textId="77777777" w:rsidR="00A25833" w:rsidRDefault="009A31A5">
            <w:pPr>
              <w:spacing w:before="5" w:after="5"/>
              <w:jc w:val="center"/>
            </w:pPr>
            <w:r>
              <w:rPr>
                <w:sz w:val="14"/>
              </w:rPr>
              <w:t>DD</w:t>
            </w:r>
          </w:p>
        </w:tc>
      </w:tr>
      <w:tr w:rsidR="00A25833" w14:paraId="1A8C68CF" w14:textId="77777777">
        <w:trPr>
          <w:jc w:val="center"/>
        </w:trPr>
        <w:tc>
          <w:tcPr>
            <w:tcW w:w="1800" w:type="dxa"/>
          </w:tcPr>
          <w:p w14:paraId="55F316C6" w14:textId="77777777" w:rsidR="00A25833" w:rsidRDefault="009A31A5">
            <w:pPr>
              <w:spacing w:before="5" w:after="5"/>
            </w:pPr>
            <w:r>
              <w:rPr>
                <w:sz w:val="14"/>
              </w:rPr>
              <w:t>Georgia</w:t>
            </w:r>
          </w:p>
        </w:tc>
        <w:tc>
          <w:tcPr>
            <w:tcW w:w="750" w:type="dxa"/>
          </w:tcPr>
          <w:p w14:paraId="69BD9FCA" w14:textId="77777777" w:rsidR="00A25833" w:rsidRDefault="009A31A5">
            <w:pPr>
              <w:spacing w:before="5" w:after="5"/>
              <w:jc w:val="center"/>
            </w:pPr>
            <w:r>
              <w:rPr>
                <w:sz w:val="14"/>
              </w:rPr>
              <w:t>$1.63</w:t>
            </w:r>
          </w:p>
        </w:tc>
        <w:tc>
          <w:tcPr>
            <w:tcW w:w="450" w:type="dxa"/>
          </w:tcPr>
          <w:p w14:paraId="2AA7FDDF" w14:textId="77777777" w:rsidR="00A25833" w:rsidRDefault="009A31A5">
            <w:pPr>
              <w:spacing w:before="5" w:after="5"/>
              <w:jc w:val="center"/>
            </w:pPr>
            <w:r>
              <w:rPr>
                <w:sz w:val="14"/>
              </w:rPr>
              <w:t>31</w:t>
            </w:r>
          </w:p>
        </w:tc>
        <w:tc>
          <w:tcPr>
            <w:tcW w:w="450" w:type="dxa"/>
          </w:tcPr>
          <w:p w14:paraId="09C326A9" w14:textId="77777777" w:rsidR="00A25833" w:rsidRDefault="009A31A5">
            <w:pPr>
              <w:spacing w:before="5" w:after="5"/>
              <w:jc w:val="center"/>
            </w:pPr>
            <w:r>
              <w:rPr>
                <w:sz w:val="14"/>
              </w:rPr>
              <w:t>II</w:t>
            </w:r>
          </w:p>
        </w:tc>
        <w:tc>
          <w:tcPr>
            <w:tcW w:w="750" w:type="dxa"/>
          </w:tcPr>
          <w:p w14:paraId="1EAEE249" w14:textId="77777777" w:rsidR="00A25833" w:rsidRDefault="009A31A5">
            <w:pPr>
              <w:spacing w:before="5" w:after="5"/>
              <w:jc w:val="center"/>
            </w:pPr>
            <w:r>
              <w:rPr>
                <w:sz w:val="14"/>
              </w:rPr>
              <w:t>$1.63</w:t>
            </w:r>
          </w:p>
        </w:tc>
        <w:tc>
          <w:tcPr>
            <w:tcW w:w="450" w:type="dxa"/>
          </w:tcPr>
          <w:p w14:paraId="362BC989" w14:textId="77777777" w:rsidR="00A25833" w:rsidRDefault="009A31A5">
            <w:pPr>
              <w:spacing w:before="5" w:after="5"/>
              <w:jc w:val="center"/>
            </w:pPr>
            <w:r>
              <w:rPr>
                <w:sz w:val="14"/>
              </w:rPr>
              <w:t>25</w:t>
            </w:r>
          </w:p>
        </w:tc>
        <w:tc>
          <w:tcPr>
            <w:tcW w:w="450" w:type="dxa"/>
          </w:tcPr>
          <w:p w14:paraId="48DF5D64" w14:textId="77777777" w:rsidR="00A25833" w:rsidRDefault="009A31A5">
            <w:pPr>
              <w:spacing w:before="5" w:after="5"/>
              <w:jc w:val="center"/>
            </w:pPr>
            <w:r>
              <w:rPr>
                <w:sz w:val="14"/>
              </w:rPr>
              <w:t>II</w:t>
            </w:r>
          </w:p>
        </w:tc>
        <w:tc>
          <w:tcPr>
            <w:tcW w:w="500" w:type="dxa"/>
          </w:tcPr>
          <w:p w14:paraId="3C0EB040" w14:textId="77777777" w:rsidR="00A25833" w:rsidRDefault="009A31A5">
            <w:pPr>
              <w:spacing w:before="5" w:after="5"/>
              <w:jc w:val="center"/>
            </w:pPr>
            <w:r>
              <w:rPr>
                <w:sz w:val="14"/>
              </w:rPr>
              <w:t>DD</w:t>
            </w:r>
          </w:p>
        </w:tc>
      </w:tr>
      <w:tr w:rsidR="00A25833" w14:paraId="71CA2C64" w14:textId="77777777">
        <w:trPr>
          <w:jc w:val="center"/>
        </w:trPr>
        <w:tc>
          <w:tcPr>
            <w:tcW w:w="1800" w:type="dxa"/>
          </w:tcPr>
          <w:p w14:paraId="179D93B6" w14:textId="77777777" w:rsidR="00A25833" w:rsidRDefault="009A31A5">
            <w:pPr>
              <w:spacing w:before="5" w:after="5"/>
            </w:pPr>
            <w:r>
              <w:rPr>
                <w:sz w:val="14"/>
              </w:rPr>
              <w:t>Uzbekistan</w:t>
            </w:r>
          </w:p>
        </w:tc>
        <w:tc>
          <w:tcPr>
            <w:tcW w:w="750" w:type="dxa"/>
          </w:tcPr>
          <w:p w14:paraId="13385DAC" w14:textId="77777777" w:rsidR="00A25833" w:rsidRDefault="009A31A5">
            <w:pPr>
              <w:spacing w:before="5" w:after="5"/>
              <w:jc w:val="center"/>
            </w:pPr>
            <w:r>
              <w:rPr>
                <w:sz w:val="14"/>
              </w:rPr>
              <w:t>$1.62</w:t>
            </w:r>
          </w:p>
        </w:tc>
        <w:tc>
          <w:tcPr>
            <w:tcW w:w="450" w:type="dxa"/>
          </w:tcPr>
          <w:p w14:paraId="746E5DEE" w14:textId="77777777" w:rsidR="00A25833" w:rsidRDefault="009A31A5">
            <w:pPr>
              <w:spacing w:before="5" w:after="5"/>
              <w:jc w:val="center"/>
            </w:pPr>
            <w:r>
              <w:rPr>
                <w:sz w:val="14"/>
              </w:rPr>
              <w:t>22</w:t>
            </w:r>
          </w:p>
        </w:tc>
        <w:tc>
          <w:tcPr>
            <w:tcW w:w="450" w:type="dxa"/>
          </w:tcPr>
          <w:p w14:paraId="49167A7B" w14:textId="77777777" w:rsidR="00A25833" w:rsidRDefault="009A31A5">
            <w:pPr>
              <w:spacing w:before="5" w:after="5"/>
              <w:jc w:val="center"/>
            </w:pPr>
            <w:r>
              <w:rPr>
                <w:sz w:val="14"/>
              </w:rPr>
              <w:t>II</w:t>
            </w:r>
          </w:p>
        </w:tc>
        <w:tc>
          <w:tcPr>
            <w:tcW w:w="750" w:type="dxa"/>
          </w:tcPr>
          <w:p w14:paraId="7E65A6CF" w14:textId="77777777" w:rsidR="00A25833" w:rsidRDefault="009A31A5">
            <w:pPr>
              <w:spacing w:before="5" w:after="5"/>
              <w:jc w:val="center"/>
            </w:pPr>
            <w:r>
              <w:rPr>
                <w:sz w:val="14"/>
              </w:rPr>
              <w:t>$1.63</w:t>
            </w:r>
          </w:p>
        </w:tc>
        <w:tc>
          <w:tcPr>
            <w:tcW w:w="450" w:type="dxa"/>
          </w:tcPr>
          <w:p w14:paraId="1CBD4325" w14:textId="77777777" w:rsidR="00A25833" w:rsidRDefault="009A31A5">
            <w:pPr>
              <w:spacing w:before="5" w:after="5"/>
              <w:jc w:val="center"/>
            </w:pPr>
            <w:r>
              <w:rPr>
                <w:sz w:val="14"/>
              </w:rPr>
              <w:t>26</w:t>
            </w:r>
          </w:p>
        </w:tc>
        <w:tc>
          <w:tcPr>
            <w:tcW w:w="450" w:type="dxa"/>
          </w:tcPr>
          <w:p w14:paraId="23C5A44E" w14:textId="77777777" w:rsidR="00A25833" w:rsidRDefault="009A31A5">
            <w:pPr>
              <w:spacing w:before="5" w:after="5"/>
              <w:jc w:val="center"/>
            </w:pPr>
            <w:r>
              <w:rPr>
                <w:sz w:val="14"/>
              </w:rPr>
              <w:t>II</w:t>
            </w:r>
          </w:p>
        </w:tc>
        <w:tc>
          <w:tcPr>
            <w:tcW w:w="500" w:type="dxa"/>
          </w:tcPr>
          <w:p w14:paraId="703D1136" w14:textId="77777777" w:rsidR="00A25833" w:rsidRDefault="009A31A5">
            <w:pPr>
              <w:spacing w:before="5" w:after="5"/>
              <w:jc w:val="center"/>
            </w:pPr>
            <w:r>
              <w:rPr>
                <w:sz w:val="14"/>
              </w:rPr>
              <w:t>DD</w:t>
            </w:r>
          </w:p>
        </w:tc>
      </w:tr>
      <w:tr w:rsidR="00A25833" w14:paraId="5FDF8F1B" w14:textId="77777777">
        <w:trPr>
          <w:jc w:val="center"/>
        </w:trPr>
        <w:tc>
          <w:tcPr>
            <w:tcW w:w="1800" w:type="dxa"/>
          </w:tcPr>
          <w:p w14:paraId="7415E831" w14:textId="77777777" w:rsidR="00A25833" w:rsidRDefault="009A31A5">
            <w:pPr>
              <w:spacing w:before="5" w:after="5"/>
            </w:pPr>
            <w:r>
              <w:rPr>
                <w:sz w:val="14"/>
              </w:rPr>
              <w:t>Kenya</w:t>
            </w:r>
          </w:p>
        </w:tc>
        <w:tc>
          <w:tcPr>
            <w:tcW w:w="750" w:type="dxa"/>
          </w:tcPr>
          <w:p w14:paraId="0779A75A" w14:textId="77777777" w:rsidR="00A25833" w:rsidRDefault="009A31A5">
            <w:pPr>
              <w:spacing w:before="5" w:after="5"/>
              <w:jc w:val="center"/>
            </w:pPr>
            <w:r>
              <w:rPr>
                <w:sz w:val="14"/>
              </w:rPr>
              <w:t>$1.64</w:t>
            </w:r>
          </w:p>
        </w:tc>
        <w:tc>
          <w:tcPr>
            <w:tcW w:w="450" w:type="dxa"/>
          </w:tcPr>
          <w:p w14:paraId="6115CB6F" w14:textId="77777777" w:rsidR="00A25833" w:rsidRDefault="009A31A5">
            <w:pPr>
              <w:spacing w:before="5" w:after="5"/>
              <w:jc w:val="center"/>
            </w:pPr>
            <w:r>
              <w:rPr>
                <w:sz w:val="14"/>
              </w:rPr>
              <w:t>33</w:t>
            </w:r>
          </w:p>
        </w:tc>
        <w:tc>
          <w:tcPr>
            <w:tcW w:w="450" w:type="dxa"/>
          </w:tcPr>
          <w:p w14:paraId="1C2A53D1" w14:textId="77777777" w:rsidR="00A25833" w:rsidRDefault="009A31A5">
            <w:pPr>
              <w:spacing w:before="5" w:after="5"/>
              <w:jc w:val="center"/>
            </w:pPr>
            <w:r>
              <w:rPr>
                <w:sz w:val="14"/>
              </w:rPr>
              <w:t>II</w:t>
            </w:r>
          </w:p>
        </w:tc>
        <w:tc>
          <w:tcPr>
            <w:tcW w:w="750" w:type="dxa"/>
          </w:tcPr>
          <w:p w14:paraId="1EDE4162" w14:textId="77777777" w:rsidR="00A25833" w:rsidRDefault="009A31A5">
            <w:pPr>
              <w:spacing w:before="5" w:after="5"/>
              <w:jc w:val="center"/>
            </w:pPr>
            <w:r>
              <w:rPr>
                <w:sz w:val="14"/>
              </w:rPr>
              <w:t>$1.64</w:t>
            </w:r>
          </w:p>
        </w:tc>
        <w:tc>
          <w:tcPr>
            <w:tcW w:w="450" w:type="dxa"/>
          </w:tcPr>
          <w:p w14:paraId="4F7F18E1" w14:textId="77777777" w:rsidR="00A25833" w:rsidRDefault="009A31A5">
            <w:pPr>
              <w:spacing w:before="5" w:after="5"/>
              <w:jc w:val="center"/>
            </w:pPr>
            <w:r>
              <w:rPr>
                <w:sz w:val="14"/>
              </w:rPr>
              <w:t>27</w:t>
            </w:r>
          </w:p>
        </w:tc>
        <w:tc>
          <w:tcPr>
            <w:tcW w:w="450" w:type="dxa"/>
          </w:tcPr>
          <w:p w14:paraId="59EA4621" w14:textId="77777777" w:rsidR="00A25833" w:rsidRDefault="009A31A5">
            <w:pPr>
              <w:spacing w:before="5" w:after="5"/>
              <w:jc w:val="center"/>
            </w:pPr>
            <w:r>
              <w:rPr>
                <w:sz w:val="14"/>
              </w:rPr>
              <w:t>II</w:t>
            </w:r>
          </w:p>
        </w:tc>
        <w:tc>
          <w:tcPr>
            <w:tcW w:w="500" w:type="dxa"/>
          </w:tcPr>
          <w:p w14:paraId="0B914A64" w14:textId="77777777" w:rsidR="00A25833" w:rsidRDefault="009A31A5">
            <w:pPr>
              <w:spacing w:before="5" w:after="5"/>
              <w:jc w:val="center"/>
            </w:pPr>
            <w:r>
              <w:rPr>
                <w:sz w:val="14"/>
              </w:rPr>
              <w:t>DD</w:t>
            </w:r>
          </w:p>
        </w:tc>
      </w:tr>
      <w:tr w:rsidR="00A25833" w14:paraId="2E4C1526" w14:textId="77777777">
        <w:trPr>
          <w:jc w:val="center"/>
        </w:trPr>
        <w:tc>
          <w:tcPr>
            <w:tcW w:w="1800" w:type="dxa"/>
          </w:tcPr>
          <w:p w14:paraId="1E81E22A" w14:textId="77777777" w:rsidR="00A25833" w:rsidRDefault="009A31A5">
            <w:pPr>
              <w:spacing w:before="5" w:after="5"/>
            </w:pPr>
            <w:r>
              <w:rPr>
                <w:sz w:val="14"/>
              </w:rPr>
              <w:t>Turkey</w:t>
            </w:r>
          </w:p>
        </w:tc>
        <w:tc>
          <w:tcPr>
            <w:tcW w:w="750" w:type="dxa"/>
          </w:tcPr>
          <w:p w14:paraId="77CE398D" w14:textId="77777777" w:rsidR="00A25833" w:rsidRDefault="009A31A5">
            <w:pPr>
              <w:spacing w:before="5" w:after="5"/>
              <w:jc w:val="center"/>
            </w:pPr>
            <w:r>
              <w:rPr>
                <w:sz w:val="14"/>
              </w:rPr>
              <w:t>$1.64</w:t>
            </w:r>
          </w:p>
        </w:tc>
        <w:tc>
          <w:tcPr>
            <w:tcW w:w="450" w:type="dxa"/>
          </w:tcPr>
          <w:p w14:paraId="3D82BD53" w14:textId="77777777" w:rsidR="00A25833" w:rsidRDefault="009A31A5">
            <w:pPr>
              <w:spacing w:before="5" w:after="5"/>
              <w:jc w:val="center"/>
            </w:pPr>
            <w:r>
              <w:rPr>
                <w:sz w:val="14"/>
              </w:rPr>
              <w:t>34</w:t>
            </w:r>
          </w:p>
        </w:tc>
        <w:tc>
          <w:tcPr>
            <w:tcW w:w="450" w:type="dxa"/>
          </w:tcPr>
          <w:p w14:paraId="5BA5F098" w14:textId="77777777" w:rsidR="00A25833" w:rsidRDefault="009A31A5">
            <w:pPr>
              <w:spacing w:before="5" w:after="5"/>
              <w:jc w:val="center"/>
            </w:pPr>
            <w:r>
              <w:rPr>
                <w:sz w:val="14"/>
              </w:rPr>
              <w:t>II</w:t>
            </w:r>
          </w:p>
        </w:tc>
        <w:tc>
          <w:tcPr>
            <w:tcW w:w="750" w:type="dxa"/>
          </w:tcPr>
          <w:p w14:paraId="080BD016" w14:textId="77777777" w:rsidR="00A25833" w:rsidRDefault="009A31A5">
            <w:pPr>
              <w:spacing w:before="5" w:after="5"/>
              <w:jc w:val="center"/>
            </w:pPr>
            <w:r>
              <w:rPr>
                <w:sz w:val="14"/>
              </w:rPr>
              <w:t>$1.64</w:t>
            </w:r>
          </w:p>
        </w:tc>
        <w:tc>
          <w:tcPr>
            <w:tcW w:w="450" w:type="dxa"/>
          </w:tcPr>
          <w:p w14:paraId="483A9FCD" w14:textId="77777777" w:rsidR="00A25833" w:rsidRDefault="009A31A5">
            <w:pPr>
              <w:spacing w:before="5" w:after="5"/>
              <w:jc w:val="center"/>
            </w:pPr>
            <w:r>
              <w:rPr>
                <w:sz w:val="14"/>
              </w:rPr>
              <w:t>28</w:t>
            </w:r>
          </w:p>
        </w:tc>
        <w:tc>
          <w:tcPr>
            <w:tcW w:w="450" w:type="dxa"/>
          </w:tcPr>
          <w:p w14:paraId="0C116413" w14:textId="77777777" w:rsidR="00A25833" w:rsidRDefault="009A31A5">
            <w:pPr>
              <w:spacing w:before="5" w:after="5"/>
              <w:jc w:val="center"/>
            </w:pPr>
            <w:r>
              <w:rPr>
                <w:sz w:val="14"/>
              </w:rPr>
              <w:t>II</w:t>
            </w:r>
          </w:p>
        </w:tc>
        <w:tc>
          <w:tcPr>
            <w:tcW w:w="500" w:type="dxa"/>
          </w:tcPr>
          <w:p w14:paraId="1238F643" w14:textId="77777777" w:rsidR="00A25833" w:rsidRDefault="009A31A5">
            <w:pPr>
              <w:spacing w:before="5" w:after="5"/>
              <w:jc w:val="center"/>
            </w:pPr>
            <w:r>
              <w:rPr>
                <w:sz w:val="14"/>
              </w:rPr>
              <w:t>DD</w:t>
            </w:r>
          </w:p>
        </w:tc>
      </w:tr>
      <w:tr w:rsidR="00A25833" w14:paraId="1A1CEB91" w14:textId="77777777">
        <w:trPr>
          <w:jc w:val="center"/>
        </w:trPr>
        <w:tc>
          <w:tcPr>
            <w:tcW w:w="1800" w:type="dxa"/>
          </w:tcPr>
          <w:p w14:paraId="37D41E1C" w14:textId="77777777" w:rsidR="00A25833" w:rsidRDefault="009A31A5">
            <w:pPr>
              <w:spacing w:before="5" w:after="5"/>
            </w:pPr>
            <w:r>
              <w:rPr>
                <w:sz w:val="14"/>
              </w:rPr>
              <w:t>Bosnia and Herz.</w:t>
            </w:r>
          </w:p>
        </w:tc>
        <w:tc>
          <w:tcPr>
            <w:tcW w:w="750" w:type="dxa"/>
          </w:tcPr>
          <w:p w14:paraId="5F93E0B3" w14:textId="77777777" w:rsidR="00A25833" w:rsidRDefault="009A31A5">
            <w:pPr>
              <w:spacing w:before="5" w:after="5"/>
              <w:jc w:val="center"/>
            </w:pPr>
            <w:r>
              <w:rPr>
                <w:sz w:val="14"/>
              </w:rPr>
              <w:t>$1.64</w:t>
            </w:r>
          </w:p>
        </w:tc>
        <w:tc>
          <w:tcPr>
            <w:tcW w:w="450" w:type="dxa"/>
          </w:tcPr>
          <w:p w14:paraId="47202CA3" w14:textId="77777777" w:rsidR="00A25833" w:rsidRDefault="009A31A5">
            <w:pPr>
              <w:spacing w:before="5" w:after="5"/>
              <w:jc w:val="center"/>
            </w:pPr>
            <w:r>
              <w:rPr>
                <w:sz w:val="14"/>
              </w:rPr>
              <w:t>35</w:t>
            </w:r>
          </w:p>
        </w:tc>
        <w:tc>
          <w:tcPr>
            <w:tcW w:w="450" w:type="dxa"/>
          </w:tcPr>
          <w:p w14:paraId="385D3B7D" w14:textId="77777777" w:rsidR="00A25833" w:rsidRDefault="009A31A5">
            <w:pPr>
              <w:spacing w:before="5" w:after="5"/>
              <w:jc w:val="center"/>
            </w:pPr>
            <w:r>
              <w:rPr>
                <w:sz w:val="14"/>
              </w:rPr>
              <w:t>II</w:t>
            </w:r>
          </w:p>
        </w:tc>
        <w:tc>
          <w:tcPr>
            <w:tcW w:w="750" w:type="dxa"/>
          </w:tcPr>
          <w:p w14:paraId="6BBFEED1" w14:textId="77777777" w:rsidR="00A25833" w:rsidRDefault="009A31A5">
            <w:pPr>
              <w:spacing w:before="5" w:after="5"/>
              <w:jc w:val="center"/>
            </w:pPr>
            <w:r>
              <w:rPr>
                <w:sz w:val="14"/>
              </w:rPr>
              <w:t>$1.64</w:t>
            </w:r>
          </w:p>
        </w:tc>
        <w:tc>
          <w:tcPr>
            <w:tcW w:w="450" w:type="dxa"/>
          </w:tcPr>
          <w:p w14:paraId="3D39C1E9" w14:textId="77777777" w:rsidR="00A25833" w:rsidRDefault="009A31A5">
            <w:pPr>
              <w:spacing w:before="5" w:after="5"/>
              <w:jc w:val="center"/>
            </w:pPr>
            <w:r>
              <w:rPr>
                <w:sz w:val="14"/>
              </w:rPr>
              <w:t>29</w:t>
            </w:r>
          </w:p>
        </w:tc>
        <w:tc>
          <w:tcPr>
            <w:tcW w:w="450" w:type="dxa"/>
          </w:tcPr>
          <w:p w14:paraId="6BD0D664" w14:textId="77777777" w:rsidR="00A25833" w:rsidRDefault="009A31A5">
            <w:pPr>
              <w:spacing w:before="5" w:after="5"/>
              <w:jc w:val="center"/>
            </w:pPr>
            <w:r>
              <w:rPr>
                <w:sz w:val="14"/>
              </w:rPr>
              <w:t>II</w:t>
            </w:r>
          </w:p>
        </w:tc>
        <w:tc>
          <w:tcPr>
            <w:tcW w:w="500" w:type="dxa"/>
          </w:tcPr>
          <w:p w14:paraId="45BDB6DC" w14:textId="77777777" w:rsidR="00A25833" w:rsidRDefault="009A31A5">
            <w:pPr>
              <w:spacing w:before="5" w:after="5"/>
              <w:jc w:val="center"/>
            </w:pPr>
            <w:r>
              <w:rPr>
                <w:sz w:val="14"/>
              </w:rPr>
              <w:t>DD</w:t>
            </w:r>
          </w:p>
        </w:tc>
      </w:tr>
      <w:tr w:rsidR="00A25833" w14:paraId="32551F6B" w14:textId="77777777">
        <w:trPr>
          <w:jc w:val="center"/>
        </w:trPr>
        <w:tc>
          <w:tcPr>
            <w:tcW w:w="1800" w:type="dxa"/>
          </w:tcPr>
          <w:p w14:paraId="6285E4C1" w14:textId="77777777" w:rsidR="00A25833" w:rsidRDefault="009A31A5">
            <w:pPr>
              <w:spacing w:before="5" w:after="5"/>
            </w:pPr>
            <w:r>
              <w:rPr>
                <w:sz w:val="14"/>
              </w:rPr>
              <w:t>Nigeria</w:t>
            </w:r>
          </w:p>
        </w:tc>
        <w:tc>
          <w:tcPr>
            <w:tcW w:w="750" w:type="dxa"/>
          </w:tcPr>
          <w:p w14:paraId="45A59A1A" w14:textId="77777777" w:rsidR="00A25833" w:rsidRDefault="009A31A5">
            <w:pPr>
              <w:spacing w:before="5" w:after="5"/>
              <w:jc w:val="center"/>
            </w:pPr>
            <w:r>
              <w:rPr>
                <w:sz w:val="14"/>
              </w:rPr>
              <w:t>$1.60</w:t>
            </w:r>
          </w:p>
        </w:tc>
        <w:tc>
          <w:tcPr>
            <w:tcW w:w="450" w:type="dxa"/>
          </w:tcPr>
          <w:p w14:paraId="7D15B70D" w14:textId="77777777" w:rsidR="00A25833" w:rsidRDefault="009A31A5">
            <w:pPr>
              <w:spacing w:before="5" w:after="5"/>
              <w:jc w:val="center"/>
            </w:pPr>
            <w:r>
              <w:rPr>
                <w:sz w:val="14"/>
              </w:rPr>
              <w:t>11</w:t>
            </w:r>
          </w:p>
        </w:tc>
        <w:tc>
          <w:tcPr>
            <w:tcW w:w="450" w:type="dxa"/>
          </w:tcPr>
          <w:p w14:paraId="451C653C" w14:textId="77777777" w:rsidR="00A25833" w:rsidRDefault="009A31A5">
            <w:pPr>
              <w:spacing w:before="5" w:after="5"/>
              <w:jc w:val="center"/>
            </w:pPr>
            <w:r>
              <w:rPr>
                <w:sz w:val="14"/>
              </w:rPr>
              <w:t>II</w:t>
            </w:r>
          </w:p>
        </w:tc>
        <w:tc>
          <w:tcPr>
            <w:tcW w:w="750" w:type="dxa"/>
          </w:tcPr>
          <w:p w14:paraId="6D647DD8" w14:textId="77777777" w:rsidR="00A25833" w:rsidRDefault="009A31A5">
            <w:pPr>
              <w:spacing w:before="5" w:after="5"/>
              <w:jc w:val="center"/>
            </w:pPr>
            <w:r>
              <w:rPr>
                <w:sz w:val="14"/>
              </w:rPr>
              <w:t>$1.64</w:t>
            </w:r>
          </w:p>
        </w:tc>
        <w:tc>
          <w:tcPr>
            <w:tcW w:w="450" w:type="dxa"/>
          </w:tcPr>
          <w:p w14:paraId="433CB982" w14:textId="77777777" w:rsidR="00A25833" w:rsidRDefault="009A31A5">
            <w:pPr>
              <w:spacing w:before="5" w:after="5"/>
              <w:jc w:val="center"/>
            </w:pPr>
            <w:r>
              <w:rPr>
                <w:sz w:val="14"/>
              </w:rPr>
              <w:t>30</w:t>
            </w:r>
          </w:p>
        </w:tc>
        <w:tc>
          <w:tcPr>
            <w:tcW w:w="450" w:type="dxa"/>
          </w:tcPr>
          <w:p w14:paraId="0BA59BC1" w14:textId="77777777" w:rsidR="00A25833" w:rsidRDefault="009A31A5">
            <w:pPr>
              <w:spacing w:before="5" w:after="5"/>
              <w:jc w:val="center"/>
            </w:pPr>
            <w:r>
              <w:rPr>
                <w:sz w:val="14"/>
              </w:rPr>
              <w:t>II</w:t>
            </w:r>
          </w:p>
        </w:tc>
        <w:tc>
          <w:tcPr>
            <w:tcW w:w="500" w:type="dxa"/>
          </w:tcPr>
          <w:p w14:paraId="6B54E153" w14:textId="77777777" w:rsidR="00A25833" w:rsidRDefault="009A31A5">
            <w:pPr>
              <w:spacing w:before="5" w:after="5"/>
              <w:jc w:val="center"/>
            </w:pPr>
            <w:r>
              <w:rPr>
                <w:sz w:val="14"/>
              </w:rPr>
              <w:t>DD</w:t>
            </w:r>
          </w:p>
        </w:tc>
      </w:tr>
      <w:tr w:rsidR="00A25833" w14:paraId="1976D7A2" w14:textId="77777777">
        <w:trPr>
          <w:jc w:val="center"/>
        </w:trPr>
        <w:tc>
          <w:tcPr>
            <w:tcW w:w="1800" w:type="dxa"/>
          </w:tcPr>
          <w:p w14:paraId="06A325DD" w14:textId="77777777" w:rsidR="00A25833" w:rsidRDefault="009A31A5">
            <w:pPr>
              <w:spacing w:before="5" w:after="5"/>
            </w:pPr>
            <w:r>
              <w:rPr>
                <w:sz w:val="14"/>
              </w:rPr>
              <w:t>South Africa</w:t>
            </w:r>
          </w:p>
        </w:tc>
        <w:tc>
          <w:tcPr>
            <w:tcW w:w="750" w:type="dxa"/>
          </w:tcPr>
          <w:p w14:paraId="3BF04888" w14:textId="77777777" w:rsidR="00A25833" w:rsidRDefault="009A31A5">
            <w:pPr>
              <w:spacing w:before="5" w:after="5"/>
              <w:jc w:val="center"/>
            </w:pPr>
            <w:r>
              <w:rPr>
                <w:sz w:val="14"/>
              </w:rPr>
              <w:t>$1.60</w:t>
            </w:r>
          </w:p>
        </w:tc>
        <w:tc>
          <w:tcPr>
            <w:tcW w:w="450" w:type="dxa"/>
          </w:tcPr>
          <w:p w14:paraId="0C1B5A8F" w14:textId="77777777" w:rsidR="00A25833" w:rsidRDefault="009A31A5">
            <w:pPr>
              <w:spacing w:before="5" w:after="5"/>
              <w:jc w:val="center"/>
            </w:pPr>
            <w:r>
              <w:rPr>
                <w:sz w:val="14"/>
              </w:rPr>
              <w:t>9</w:t>
            </w:r>
          </w:p>
        </w:tc>
        <w:tc>
          <w:tcPr>
            <w:tcW w:w="450" w:type="dxa"/>
          </w:tcPr>
          <w:p w14:paraId="106DC890" w14:textId="77777777" w:rsidR="00A25833" w:rsidRDefault="009A31A5">
            <w:pPr>
              <w:spacing w:before="5" w:after="5"/>
              <w:jc w:val="center"/>
            </w:pPr>
            <w:r>
              <w:rPr>
                <w:sz w:val="14"/>
              </w:rPr>
              <w:t>II</w:t>
            </w:r>
          </w:p>
        </w:tc>
        <w:tc>
          <w:tcPr>
            <w:tcW w:w="750" w:type="dxa"/>
          </w:tcPr>
          <w:p w14:paraId="5EB40105" w14:textId="77777777" w:rsidR="00A25833" w:rsidRDefault="009A31A5">
            <w:pPr>
              <w:spacing w:before="5" w:after="5"/>
              <w:jc w:val="center"/>
            </w:pPr>
            <w:r>
              <w:rPr>
                <w:sz w:val="14"/>
              </w:rPr>
              <w:t>$1.64</w:t>
            </w:r>
          </w:p>
        </w:tc>
        <w:tc>
          <w:tcPr>
            <w:tcW w:w="450" w:type="dxa"/>
          </w:tcPr>
          <w:p w14:paraId="3A980C4F" w14:textId="77777777" w:rsidR="00A25833" w:rsidRDefault="009A31A5">
            <w:pPr>
              <w:spacing w:before="5" w:after="5"/>
              <w:jc w:val="center"/>
            </w:pPr>
            <w:r>
              <w:rPr>
                <w:sz w:val="14"/>
              </w:rPr>
              <w:t>31</w:t>
            </w:r>
          </w:p>
        </w:tc>
        <w:tc>
          <w:tcPr>
            <w:tcW w:w="450" w:type="dxa"/>
          </w:tcPr>
          <w:p w14:paraId="761D1753" w14:textId="77777777" w:rsidR="00A25833" w:rsidRDefault="009A31A5">
            <w:pPr>
              <w:spacing w:before="5" w:after="5"/>
              <w:jc w:val="center"/>
            </w:pPr>
            <w:r>
              <w:rPr>
                <w:sz w:val="14"/>
              </w:rPr>
              <w:t>II</w:t>
            </w:r>
          </w:p>
        </w:tc>
        <w:tc>
          <w:tcPr>
            <w:tcW w:w="500" w:type="dxa"/>
          </w:tcPr>
          <w:p w14:paraId="5514C92E" w14:textId="77777777" w:rsidR="00A25833" w:rsidRDefault="009A31A5">
            <w:pPr>
              <w:spacing w:before="5" w:after="5"/>
              <w:jc w:val="center"/>
            </w:pPr>
            <w:r>
              <w:rPr>
                <w:sz w:val="14"/>
              </w:rPr>
              <w:t>DD</w:t>
            </w:r>
          </w:p>
        </w:tc>
      </w:tr>
      <w:tr w:rsidR="00A25833" w14:paraId="1C3837F6" w14:textId="77777777">
        <w:trPr>
          <w:jc w:val="center"/>
        </w:trPr>
        <w:tc>
          <w:tcPr>
            <w:tcW w:w="1800" w:type="dxa"/>
          </w:tcPr>
          <w:p w14:paraId="7F3B273B" w14:textId="77777777" w:rsidR="00A25833" w:rsidRDefault="009A31A5">
            <w:pPr>
              <w:spacing w:before="5" w:after="5"/>
            </w:pPr>
            <w:r>
              <w:rPr>
                <w:sz w:val="14"/>
              </w:rPr>
              <w:t>Iceland</w:t>
            </w:r>
          </w:p>
        </w:tc>
        <w:tc>
          <w:tcPr>
            <w:tcW w:w="750" w:type="dxa"/>
          </w:tcPr>
          <w:p w14:paraId="1B5D0A48" w14:textId="77777777" w:rsidR="00A25833" w:rsidRDefault="009A31A5">
            <w:pPr>
              <w:spacing w:before="5" w:after="5"/>
              <w:jc w:val="center"/>
            </w:pPr>
            <w:r>
              <w:rPr>
                <w:sz w:val="14"/>
              </w:rPr>
              <w:t>$1.64</w:t>
            </w:r>
          </w:p>
        </w:tc>
        <w:tc>
          <w:tcPr>
            <w:tcW w:w="450" w:type="dxa"/>
          </w:tcPr>
          <w:p w14:paraId="5B602BC5" w14:textId="77777777" w:rsidR="00A25833" w:rsidRDefault="009A31A5">
            <w:pPr>
              <w:spacing w:before="5" w:after="5"/>
              <w:jc w:val="center"/>
            </w:pPr>
            <w:r>
              <w:rPr>
                <w:sz w:val="14"/>
              </w:rPr>
              <w:t>36</w:t>
            </w:r>
          </w:p>
        </w:tc>
        <w:tc>
          <w:tcPr>
            <w:tcW w:w="450" w:type="dxa"/>
          </w:tcPr>
          <w:p w14:paraId="137C0693" w14:textId="77777777" w:rsidR="00A25833" w:rsidRDefault="009A31A5">
            <w:pPr>
              <w:spacing w:before="5" w:after="5"/>
              <w:jc w:val="center"/>
            </w:pPr>
            <w:r>
              <w:rPr>
                <w:sz w:val="14"/>
              </w:rPr>
              <w:t>II</w:t>
            </w:r>
          </w:p>
        </w:tc>
        <w:tc>
          <w:tcPr>
            <w:tcW w:w="750" w:type="dxa"/>
          </w:tcPr>
          <w:p w14:paraId="1814FF5C" w14:textId="77777777" w:rsidR="00A25833" w:rsidRDefault="009A31A5">
            <w:pPr>
              <w:spacing w:before="5" w:after="5"/>
              <w:jc w:val="center"/>
            </w:pPr>
            <w:r>
              <w:rPr>
                <w:sz w:val="14"/>
              </w:rPr>
              <w:t>$1.64</w:t>
            </w:r>
          </w:p>
        </w:tc>
        <w:tc>
          <w:tcPr>
            <w:tcW w:w="450" w:type="dxa"/>
          </w:tcPr>
          <w:p w14:paraId="78952A9C" w14:textId="77777777" w:rsidR="00A25833" w:rsidRDefault="009A31A5">
            <w:pPr>
              <w:spacing w:before="5" w:after="5"/>
              <w:jc w:val="center"/>
            </w:pPr>
            <w:r>
              <w:rPr>
                <w:sz w:val="14"/>
              </w:rPr>
              <w:t>32</w:t>
            </w:r>
          </w:p>
        </w:tc>
        <w:tc>
          <w:tcPr>
            <w:tcW w:w="450" w:type="dxa"/>
          </w:tcPr>
          <w:p w14:paraId="0D9099BD" w14:textId="77777777" w:rsidR="00A25833" w:rsidRDefault="009A31A5">
            <w:pPr>
              <w:spacing w:before="5" w:after="5"/>
              <w:jc w:val="center"/>
            </w:pPr>
            <w:r>
              <w:rPr>
                <w:sz w:val="14"/>
              </w:rPr>
              <w:t>II</w:t>
            </w:r>
          </w:p>
        </w:tc>
        <w:tc>
          <w:tcPr>
            <w:tcW w:w="500" w:type="dxa"/>
          </w:tcPr>
          <w:p w14:paraId="7F668CE5" w14:textId="77777777" w:rsidR="00A25833" w:rsidRDefault="009A31A5">
            <w:pPr>
              <w:spacing w:before="5" w:after="5"/>
              <w:jc w:val="center"/>
            </w:pPr>
            <w:r>
              <w:rPr>
                <w:sz w:val="14"/>
              </w:rPr>
              <w:t>II</w:t>
            </w:r>
          </w:p>
        </w:tc>
      </w:tr>
      <w:tr w:rsidR="00A25833" w14:paraId="0CA9F5E6" w14:textId="77777777">
        <w:trPr>
          <w:jc w:val="center"/>
        </w:trPr>
        <w:tc>
          <w:tcPr>
            <w:tcW w:w="1800" w:type="dxa"/>
          </w:tcPr>
          <w:p w14:paraId="33C79B21" w14:textId="77777777" w:rsidR="00A25833" w:rsidRDefault="009A31A5">
            <w:pPr>
              <w:spacing w:before="5" w:after="5"/>
            </w:pPr>
            <w:r>
              <w:rPr>
                <w:sz w:val="14"/>
              </w:rPr>
              <w:t>Belarus</w:t>
            </w:r>
          </w:p>
        </w:tc>
        <w:tc>
          <w:tcPr>
            <w:tcW w:w="750" w:type="dxa"/>
          </w:tcPr>
          <w:p w14:paraId="0B9714C3" w14:textId="77777777" w:rsidR="00A25833" w:rsidRDefault="009A31A5">
            <w:pPr>
              <w:spacing w:before="5" w:after="5"/>
              <w:jc w:val="center"/>
            </w:pPr>
            <w:r>
              <w:rPr>
                <w:sz w:val="14"/>
              </w:rPr>
              <w:t>$1.65</w:t>
            </w:r>
          </w:p>
        </w:tc>
        <w:tc>
          <w:tcPr>
            <w:tcW w:w="450" w:type="dxa"/>
          </w:tcPr>
          <w:p w14:paraId="3E04332A" w14:textId="77777777" w:rsidR="00A25833" w:rsidRDefault="009A31A5">
            <w:pPr>
              <w:spacing w:before="5" w:after="5"/>
              <w:jc w:val="center"/>
            </w:pPr>
            <w:r>
              <w:rPr>
                <w:sz w:val="14"/>
              </w:rPr>
              <w:t>38</w:t>
            </w:r>
          </w:p>
        </w:tc>
        <w:tc>
          <w:tcPr>
            <w:tcW w:w="450" w:type="dxa"/>
          </w:tcPr>
          <w:p w14:paraId="422BA02F" w14:textId="77777777" w:rsidR="00A25833" w:rsidRDefault="009A31A5">
            <w:pPr>
              <w:spacing w:before="5" w:after="5"/>
              <w:jc w:val="center"/>
            </w:pPr>
            <w:r>
              <w:rPr>
                <w:sz w:val="14"/>
              </w:rPr>
              <w:t>DD</w:t>
            </w:r>
          </w:p>
        </w:tc>
        <w:tc>
          <w:tcPr>
            <w:tcW w:w="750" w:type="dxa"/>
          </w:tcPr>
          <w:p w14:paraId="1EAD0152" w14:textId="77777777" w:rsidR="00A25833" w:rsidRDefault="009A31A5">
            <w:pPr>
              <w:spacing w:before="5" w:after="5"/>
              <w:jc w:val="center"/>
            </w:pPr>
            <w:r>
              <w:rPr>
                <w:sz w:val="14"/>
              </w:rPr>
              <w:t>$1.65</w:t>
            </w:r>
          </w:p>
        </w:tc>
        <w:tc>
          <w:tcPr>
            <w:tcW w:w="450" w:type="dxa"/>
          </w:tcPr>
          <w:p w14:paraId="6E185CE3" w14:textId="77777777" w:rsidR="00A25833" w:rsidRDefault="009A31A5">
            <w:pPr>
              <w:spacing w:before="5" w:after="5"/>
              <w:jc w:val="center"/>
            </w:pPr>
            <w:r>
              <w:rPr>
                <w:sz w:val="14"/>
              </w:rPr>
              <w:t>33</w:t>
            </w:r>
          </w:p>
        </w:tc>
        <w:tc>
          <w:tcPr>
            <w:tcW w:w="450" w:type="dxa"/>
          </w:tcPr>
          <w:p w14:paraId="37B04FD9" w14:textId="77777777" w:rsidR="00A25833" w:rsidRDefault="009A31A5">
            <w:pPr>
              <w:spacing w:before="5" w:after="5"/>
              <w:jc w:val="center"/>
            </w:pPr>
            <w:r>
              <w:rPr>
                <w:sz w:val="14"/>
              </w:rPr>
              <w:t>DD</w:t>
            </w:r>
          </w:p>
        </w:tc>
        <w:tc>
          <w:tcPr>
            <w:tcW w:w="500" w:type="dxa"/>
          </w:tcPr>
          <w:p w14:paraId="01F41A84" w14:textId="77777777" w:rsidR="00A25833" w:rsidRDefault="009A31A5">
            <w:pPr>
              <w:spacing w:before="5" w:after="5"/>
              <w:jc w:val="center"/>
            </w:pPr>
            <w:r>
              <w:rPr>
                <w:sz w:val="14"/>
              </w:rPr>
              <w:t>DD</w:t>
            </w:r>
          </w:p>
        </w:tc>
      </w:tr>
      <w:tr w:rsidR="00A25833" w14:paraId="71AA16DA" w14:textId="77777777">
        <w:trPr>
          <w:jc w:val="center"/>
        </w:trPr>
        <w:tc>
          <w:tcPr>
            <w:tcW w:w="1800" w:type="dxa"/>
          </w:tcPr>
          <w:p w14:paraId="6F4B3805" w14:textId="77777777" w:rsidR="00A25833" w:rsidRDefault="009A31A5">
            <w:pPr>
              <w:spacing w:before="5" w:after="5"/>
            </w:pPr>
            <w:r>
              <w:rPr>
                <w:sz w:val="14"/>
              </w:rPr>
              <w:t>Australia</w:t>
            </w:r>
          </w:p>
        </w:tc>
        <w:tc>
          <w:tcPr>
            <w:tcW w:w="750" w:type="dxa"/>
          </w:tcPr>
          <w:p w14:paraId="33B102E1" w14:textId="77777777" w:rsidR="00A25833" w:rsidRDefault="009A31A5">
            <w:pPr>
              <w:spacing w:before="5" w:after="5"/>
              <w:jc w:val="center"/>
            </w:pPr>
            <w:r>
              <w:rPr>
                <w:sz w:val="14"/>
              </w:rPr>
              <w:t>$1.65</w:t>
            </w:r>
          </w:p>
        </w:tc>
        <w:tc>
          <w:tcPr>
            <w:tcW w:w="450" w:type="dxa"/>
          </w:tcPr>
          <w:p w14:paraId="28C85206" w14:textId="77777777" w:rsidR="00A25833" w:rsidRDefault="009A31A5">
            <w:pPr>
              <w:spacing w:before="5" w:after="5"/>
              <w:jc w:val="center"/>
            </w:pPr>
            <w:r>
              <w:rPr>
                <w:sz w:val="14"/>
              </w:rPr>
              <w:t>39</w:t>
            </w:r>
          </w:p>
        </w:tc>
        <w:tc>
          <w:tcPr>
            <w:tcW w:w="450" w:type="dxa"/>
          </w:tcPr>
          <w:p w14:paraId="27FF7351" w14:textId="77777777" w:rsidR="00A25833" w:rsidRDefault="009A31A5">
            <w:pPr>
              <w:spacing w:before="5" w:after="5"/>
              <w:jc w:val="center"/>
            </w:pPr>
            <w:r>
              <w:rPr>
                <w:sz w:val="14"/>
              </w:rPr>
              <w:t>II</w:t>
            </w:r>
          </w:p>
        </w:tc>
        <w:tc>
          <w:tcPr>
            <w:tcW w:w="750" w:type="dxa"/>
          </w:tcPr>
          <w:p w14:paraId="0DF7BAAD" w14:textId="77777777" w:rsidR="00A25833" w:rsidRDefault="009A31A5">
            <w:pPr>
              <w:spacing w:before="5" w:after="5"/>
              <w:jc w:val="center"/>
            </w:pPr>
            <w:r>
              <w:rPr>
                <w:sz w:val="14"/>
              </w:rPr>
              <w:t>$1.65</w:t>
            </w:r>
          </w:p>
        </w:tc>
        <w:tc>
          <w:tcPr>
            <w:tcW w:w="450" w:type="dxa"/>
          </w:tcPr>
          <w:p w14:paraId="73C146ED" w14:textId="77777777" w:rsidR="00A25833" w:rsidRDefault="009A31A5">
            <w:pPr>
              <w:spacing w:before="5" w:after="5"/>
              <w:jc w:val="center"/>
            </w:pPr>
            <w:r>
              <w:rPr>
                <w:sz w:val="14"/>
              </w:rPr>
              <w:t>34</w:t>
            </w:r>
          </w:p>
        </w:tc>
        <w:tc>
          <w:tcPr>
            <w:tcW w:w="450" w:type="dxa"/>
          </w:tcPr>
          <w:p w14:paraId="58CAE842" w14:textId="77777777" w:rsidR="00A25833" w:rsidRDefault="009A31A5">
            <w:pPr>
              <w:spacing w:before="5" w:after="5"/>
              <w:jc w:val="center"/>
            </w:pPr>
            <w:r>
              <w:rPr>
                <w:sz w:val="14"/>
              </w:rPr>
              <w:t>II</w:t>
            </w:r>
          </w:p>
        </w:tc>
        <w:tc>
          <w:tcPr>
            <w:tcW w:w="500" w:type="dxa"/>
          </w:tcPr>
          <w:p w14:paraId="7B3D170C" w14:textId="77777777" w:rsidR="00A25833" w:rsidRDefault="009A31A5">
            <w:pPr>
              <w:spacing w:before="5" w:after="5"/>
              <w:jc w:val="center"/>
            </w:pPr>
            <w:r>
              <w:rPr>
                <w:sz w:val="14"/>
              </w:rPr>
              <w:t>II</w:t>
            </w:r>
          </w:p>
        </w:tc>
      </w:tr>
      <w:tr w:rsidR="00A25833" w14:paraId="2776C5BB" w14:textId="77777777">
        <w:trPr>
          <w:jc w:val="center"/>
        </w:trPr>
        <w:tc>
          <w:tcPr>
            <w:tcW w:w="1800" w:type="dxa"/>
          </w:tcPr>
          <w:p w14:paraId="253B8DD3" w14:textId="77777777" w:rsidR="00A25833" w:rsidRDefault="009A31A5">
            <w:pPr>
              <w:spacing w:before="5" w:after="5"/>
            </w:pPr>
            <w:r>
              <w:rPr>
                <w:sz w:val="14"/>
              </w:rPr>
              <w:t>Morocco</w:t>
            </w:r>
          </w:p>
        </w:tc>
        <w:tc>
          <w:tcPr>
            <w:tcW w:w="750" w:type="dxa"/>
          </w:tcPr>
          <w:p w14:paraId="78BCAF64" w14:textId="77777777" w:rsidR="00A25833" w:rsidRDefault="009A31A5">
            <w:pPr>
              <w:spacing w:before="5" w:after="5"/>
              <w:jc w:val="center"/>
            </w:pPr>
            <w:r>
              <w:rPr>
                <w:sz w:val="14"/>
              </w:rPr>
              <w:t>$1.65</w:t>
            </w:r>
          </w:p>
        </w:tc>
        <w:tc>
          <w:tcPr>
            <w:tcW w:w="450" w:type="dxa"/>
          </w:tcPr>
          <w:p w14:paraId="79A18410" w14:textId="77777777" w:rsidR="00A25833" w:rsidRDefault="009A31A5">
            <w:pPr>
              <w:spacing w:before="5" w:after="5"/>
              <w:jc w:val="center"/>
            </w:pPr>
            <w:r>
              <w:rPr>
                <w:sz w:val="14"/>
              </w:rPr>
              <w:t>41</w:t>
            </w:r>
          </w:p>
        </w:tc>
        <w:tc>
          <w:tcPr>
            <w:tcW w:w="450" w:type="dxa"/>
          </w:tcPr>
          <w:p w14:paraId="44545A04" w14:textId="77777777" w:rsidR="00A25833" w:rsidRDefault="009A31A5">
            <w:pPr>
              <w:spacing w:before="5" w:after="5"/>
              <w:jc w:val="center"/>
            </w:pPr>
            <w:r>
              <w:rPr>
                <w:sz w:val="14"/>
              </w:rPr>
              <w:t>II</w:t>
            </w:r>
          </w:p>
        </w:tc>
        <w:tc>
          <w:tcPr>
            <w:tcW w:w="750" w:type="dxa"/>
          </w:tcPr>
          <w:p w14:paraId="730E1D32" w14:textId="77777777" w:rsidR="00A25833" w:rsidRDefault="009A31A5">
            <w:pPr>
              <w:spacing w:before="5" w:after="5"/>
              <w:jc w:val="center"/>
            </w:pPr>
            <w:r>
              <w:rPr>
                <w:sz w:val="14"/>
              </w:rPr>
              <w:t>$1.65</w:t>
            </w:r>
          </w:p>
        </w:tc>
        <w:tc>
          <w:tcPr>
            <w:tcW w:w="450" w:type="dxa"/>
          </w:tcPr>
          <w:p w14:paraId="7F830DE2" w14:textId="77777777" w:rsidR="00A25833" w:rsidRDefault="009A31A5">
            <w:pPr>
              <w:spacing w:before="5" w:after="5"/>
              <w:jc w:val="center"/>
            </w:pPr>
            <w:r>
              <w:rPr>
                <w:sz w:val="14"/>
              </w:rPr>
              <w:t>35</w:t>
            </w:r>
          </w:p>
        </w:tc>
        <w:tc>
          <w:tcPr>
            <w:tcW w:w="450" w:type="dxa"/>
          </w:tcPr>
          <w:p w14:paraId="61B887B8" w14:textId="77777777" w:rsidR="00A25833" w:rsidRDefault="009A31A5">
            <w:pPr>
              <w:spacing w:before="5" w:after="5"/>
              <w:jc w:val="center"/>
            </w:pPr>
            <w:r>
              <w:rPr>
                <w:sz w:val="14"/>
              </w:rPr>
              <w:t>II</w:t>
            </w:r>
          </w:p>
        </w:tc>
        <w:tc>
          <w:tcPr>
            <w:tcW w:w="500" w:type="dxa"/>
          </w:tcPr>
          <w:p w14:paraId="7F3B77FB" w14:textId="77777777" w:rsidR="00A25833" w:rsidRDefault="009A31A5">
            <w:pPr>
              <w:spacing w:before="5" w:after="5"/>
              <w:jc w:val="center"/>
            </w:pPr>
            <w:r>
              <w:rPr>
                <w:sz w:val="14"/>
              </w:rPr>
              <w:t>DD</w:t>
            </w:r>
          </w:p>
        </w:tc>
      </w:tr>
      <w:tr w:rsidR="00A25833" w14:paraId="7511AE3B" w14:textId="77777777">
        <w:trPr>
          <w:jc w:val="center"/>
        </w:trPr>
        <w:tc>
          <w:tcPr>
            <w:tcW w:w="1800" w:type="dxa"/>
          </w:tcPr>
          <w:p w14:paraId="128C5FFE" w14:textId="77777777" w:rsidR="00A25833" w:rsidRDefault="009A31A5">
            <w:pPr>
              <w:spacing w:before="5" w:after="5"/>
            </w:pPr>
            <w:r>
              <w:rPr>
                <w:sz w:val="14"/>
              </w:rPr>
              <w:t>Mexico</w:t>
            </w:r>
          </w:p>
        </w:tc>
        <w:tc>
          <w:tcPr>
            <w:tcW w:w="750" w:type="dxa"/>
          </w:tcPr>
          <w:p w14:paraId="2E4B4A92" w14:textId="77777777" w:rsidR="00A25833" w:rsidRDefault="009A31A5">
            <w:pPr>
              <w:spacing w:before="5" w:after="5"/>
              <w:jc w:val="center"/>
            </w:pPr>
            <w:r>
              <w:rPr>
                <w:sz w:val="14"/>
              </w:rPr>
              <w:t>$1.65</w:t>
            </w:r>
          </w:p>
        </w:tc>
        <w:tc>
          <w:tcPr>
            <w:tcW w:w="450" w:type="dxa"/>
          </w:tcPr>
          <w:p w14:paraId="19789ED4" w14:textId="77777777" w:rsidR="00A25833" w:rsidRDefault="009A31A5">
            <w:pPr>
              <w:spacing w:before="5" w:after="5"/>
              <w:jc w:val="center"/>
            </w:pPr>
            <w:r>
              <w:rPr>
                <w:sz w:val="14"/>
              </w:rPr>
              <w:t>42</w:t>
            </w:r>
          </w:p>
        </w:tc>
        <w:tc>
          <w:tcPr>
            <w:tcW w:w="450" w:type="dxa"/>
          </w:tcPr>
          <w:p w14:paraId="4371F20C" w14:textId="77777777" w:rsidR="00A25833" w:rsidRDefault="009A31A5">
            <w:pPr>
              <w:spacing w:before="5" w:after="5"/>
              <w:jc w:val="center"/>
            </w:pPr>
            <w:r>
              <w:rPr>
                <w:sz w:val="14"/>
              </w:rPr>
              <w:t>II</w:t>
            </w:r>
          </w:p>
        </w:tc>
        <w:tc>
          <w:tcPr>
            <w:tcW w:w="750" w:type="dxa"/>
          </w:tcPr>
          <w:p w14:paraId="055F97B2" w14:textId="77777777" w:rsidR="00A25833" w:rsidRDefault="009A31A5">
            <w:pPr>
              <w:spacing w:before="5" w:after="5"/>
              <w:jc w:val="center"/>
            </w:pPr>
            <w:r>
              <w:rPr>
                <w:sz w:val="14"/>
              </w:rPr>
              <w:t>$1.65</w:t>
            </w:r>
          </w:p>
        </w:tc>
        <w:tc>
          <w:tcPr>
            <w:tcW w:w="450" w:type="dxa"/>
          </w:tcPr>
          <w:p w14:paraId="3F4B3944" w14:textId="77777777" w:rsidR="00A25833" w:rsidRDefault="009A31A5">
            <w:pPr>
              <w:spacing w:before="5" w:after="5"/>
              <w:jc w:val="center"/>
            </w:pPr>
            <w:r>
              <w:rPr>
                <w:sz w:val="14"/>
              </w:rPr>
              <w:t>36</w:t>
            </w:r>
          </w:p>
        </w:tc>
        <w:tc>
          <w:tcPr>
            <w:tcW w:w="450" w:type="dxa"/>
          </w:tcPr>
          <w:p w14:paraId="43E0C8FC" w14:textId="77777777" w:rsidR="00A25833" w:rsidRDefault="009A31A5">
            <w:pPr>
              <w:spacing w:before="5" w:after="5"/>
              <w:jc w:val="center"/>
            </w:pPr>
            <w:r>
              <w:rPr>
                <w:sz w:val="14"/>
              </w:rPr>
              <w:t>II</w:t>
            </w:r>
          </w:p>
        </w:tc>
        <w:tc>
          <w:tcPr>
            <w:tcW w:w="500" w:type="dxa"/>
          </w:tcPr>
          <w:p w14:paraId="218B38E0" w14:textId="77777777" w:rsidR="00A25833" w:rsidRDefault="009A31A5">
            <w:pPr>
              <w:spacing w:before="5" w:after="5"/>
              <w:jc w:val="center"/>
            </w:pPr>
            <w:r>
              <w:rPr>
                <w:sz w:val="14"/>
              </w:rPr>
              <w:t>II</w:t>
            </w:r>
          </w:p>
        </w:tc>
      </w:tr>
      <w:tr w:rsidR="00A25833" w14:paraId="5DD48913" w14:textId="77777777">
        <w:trPr>
          <w:jc w:val="center"/>
        </w:trPr>
        <w:tc>
          <w:tcPr>
            <w:tcW w:w="1800" w:type="dxa"/>
          </w:tcPr>
          <w:p w14:paraId="42560ADD" w14:textId="77777777" w:rsidR="00A25833" w:rsidRDefault="009A31A5">
            <w:pPr>
              <w:spacing w:before="5" w:after="5"/>
            </w:pPr>
            <w:r>
              <w:rPr>
                <w:sz w:val="14"/>
              </w:rPr>
              <w:t>United States of A.</w:t>
            </w:r>
          </w:p>
        </w:tc>
        <w:tc>
          <w:tcPr>
            <w:tcW w:w="750" w:type="dxa"/>
          </w:tcPr>
          <w:p w14:paraId="79EB9CD2" w14:textId="77777777" w:rsidR="00A25833" w:rsidRDefault="009A31A5">
            <w:pPr>
              <w:spacing w:before="5" w:after="5"/>
              <w:jc w:val="center"/>
            </w:pPr>
            <w:r>
              <w:rPr>
                <w:sz w:val="14"/>
              </w:rPr>
              <w:t>$1.63</w:t>
            </w:r>
          </w:p>
        </w:tc>
        <w:tc>
          <w:tcPr>
            <w:tcW w:w="450" w:type="dxa"/>
          </w:tcPr>
          <w:p w14:paraId="5EEC0AA4" w14:textId="77777777" w:rsidR="00A25833" w:rsidRDefault="009A31A5">
            <w:pPr>
              <w:spacing w:before="5" w:after="5"/>
              <w:jc w:val="center"/>
            </w:pPr>
            <w:r>
              <w:rPr>
                <w:sz w:val="14"/>
              </w:rPr>
              <w:t>32</w:t>
            </w:r>
          </w:p>
        </w:tc>
        <w:tc>
          <w:tcPr>
            <w:tcW w:w="450" w:type="dxa"/>
          </w:tcPr>
          <w:p w14:paraId="20611437" w14:textId="77777777" w:rsidR="00A25833" w:rsidRDefault="009A31A5">
            <w:pPr>
              <w:spacing w:before="5" w:after="5"/>
              <w:jc w:val="center"/>
            </w:pPr>
            <w:r>
              <w:rPr>
                <w:sz w:val="14"/>
              </w:rPr>
              <w:t>II</w:t>
            </w:r>
          </w:p>
        </w:tc>
        <w:tc>
          <w:tcPr>
            <w:tcW w:w="750" w:type="dxa"/>
          </w:tcPr>
          <w:p w14:paraId="47514544" w14:textId="77777777" w:rsidR="00A25833" w:rsidRDefault="009A31A5">
            <w:pPr>
              <w:spacing w:before="5" w:after="5"/>
              <w:jc w:val="center"/>
            </w:pPr>
            <w:r>
              <w:rPr>
                <w:sz w:val="14"/>
              </w:rPr>
              <w:t>$1.65</w:t>
            </w:r>
          </w:p>
        </w:tc>
        <w:tc>
          <w:tcPr>
            <w:tcW w:w="450" w:type="dxa"/>
          </w:tcPr>
          <w:p w14:paraId="13DB1FE4" w14:textId="77777777" w:rsidR="00A25833" w:rsidRDefault="009A31A5">
            <w:pPr>
              <w:spacing w:before="5" w:after="5"/>
              <w:jc w:val="center"/>
            </w:pPr>
            <w:r>
              <w:rPr>
                <w:sz w:val="14"/>
              </w:rPr>
              <w:t>37</w:t>
            </w:r>
          </w:p>
        </w:tc>
        <w:tc>
          <w:tcPr>
            <w:tcW w:w="450" w:type="dxa"/>
          </w:tcPr>
          <w:p w14:paraId="58632DAA" w14:textId="77777777" w:rsidR="00A25833" w:rsidRDefault="009A31A5">
            <w:pPr>
              <w:spacing w:before="5" w:after="5"/>
              <w:jc w:val="center"/>
            </w:pPr>
            <w:r>
              <w:rPr>
                <w:sz w:val="14"/>
              </w:rPr>
              <w:t>II</w:t>
            </w:r>
          </w:p>
        </w:tc>
        <w:tc>
          <w:tcPr>
            <w:tcW w:w="500" w:type="dxa"/>
          </w:tcPr>
          <w:p w14:paraId="6FDBC9AB" w14:textId="77777777" w:rsidR="00A25833" w:rsidRDefault="009A31A5">
            <w:pPr>
              <w:spacing w:before="5" w:after="5"/>
              <w:jc w:val="center"/>
            </w:pPr>
            <w:r>
              <w:rPr>
                <w:sz w:val="14"/>
              </w:rPr>
              <w:t>II</w:t>
            </w:r>
          </w:p>
        </w:tc>
      </w:tr>
      <w:tr w:rsidR="00A25833" w14:paraId="36F9E271" w14:textId="77777777">
        <w:trPr>
          <w:jc w:val="center"/>
        </w:trPr>
        <w:tc>
          <w:tcPr>
            <w:tcW w:w="1800" w:type="dxa"/>
          </w:tcPr>
          <w:p w14:paraId="3D9B83BB" w14:textId="77777777" w:rsidR="00A25833" w:rsidRDefault="009A31A5">
            <w:pPr>
              <w:spacing w:before="5" w:after="5"/>
            </w:pPr>
            <w:r>
              <w:rPr>
                <w:sz w:val="14"/>
              </w:rPr>
              <w:t>Armenia</w:t>
            </w:r>
          </w:p>
        </w:tc>
        <w:tc>
          <w:tcPr>
            <w:tcW w:w="750" w:type="dxa"/>
          </w:tcPr>
          <w:p w14:paraId="12197102" w14:textId="77777777" w:rsidR="00A25833" w:rsidRDefault="009A31A5">
            <w:pPr>
              <w:spacing w:before="5" w:after="5"/>
              <w:jc w:val="center"/>
            </w:pPr>
            <w:r>
              <w:rPr>
                <w:sz w:val="14"/>
              </w:rPr>
              <w:t>$1.65</w:t>
            </w:r>
          </w:p>
        </w:tc>
        <w:tc>
          <w:tcPr>
            <w:tcW w:w="450" w:type="dxa"/>
          </w:tcPr>
          <w:p w14:paraId="7511058F" w14:textId="77777777" w:rsidR="00A25833" w:rsidRDefault="009A31A5">
            <w:pPr>
              <w:spacing w:before="5" w:after="5"/>
              <w:jc w:val="center"/>
            </w:pPr>
            <w:r>
              <w:rPr>
                <w:sz w:val="14"/>
              </w:rPr>
              <w:t>44</w:t>
            </w:r>
          </w:p>
        </w:tc>
        <w:tc>
          <w:tcPr>
            <w:tcW w:w="450" w:type="dxa"/>
          </w:tcPr>
          <w:p w14:paraId="290F22C1" w14:textId="77777777" w:rsidR="00A25833" w:rsidRDefault="009A31A5">
            <w:pPr>
              <w:spacing w:before="5" w:after="5"/>
              <w:jc w:val="center"/>
            </w:pPr>
            <w:r>
              <w:rPr>
                <w:sz w:val="14"/>
              </w:rPr>
              <w:t>II</w:t>
            </w:r>
          </w:p>
        </w:tc>
        <w:tc>
          <w:tcPr>
            <w:tcW w:w="750" w:type="dxa"/>
          </w:tcPr>
          <w:p w14:paraId="44B51DDB" w14:textId="77777777" w:rsidR="00A25833" w:rsidRDefault="009A31A5">
            <w:pPr>
              <w:spacing w:before="5" w:after="5"/>
              <w:jc w:val="center"/>
            </w:pPr>
            <w:r>
              <w:rPr>
                <w:sz w:val="14"/>
              </w:rPr>
              <w:t>$1.65</w:t>
            </w:r>
          </w:p>
        </w:tc>
        <w:tc>
          <w:tcPr>
            <w:tcW w:w="450" w:type="dxa"/>
          </w:tcPr>
          <w:p w14:paraId="734728EE" w14:textId="77777777" w:rsidR="00A25833" w:rsidRDefault="009A31A5">
            <w:pPr>
              <w:spacing w:before="5" w:after="5"/>
              <w:jc w:val="center"/>
            </w:pPr>
            <w:r>
              <w:rPr>
                <w:sz w:val="14"/>
              </w:rPr>
              <w:t>38</w:t>
            </w:r>
          </w:p>
        </w:tc>
        <w:tc>
          <w:tcPr>
            <w:tcW w:w="450" w:type="dxa"/>
          </w:tcPr>
          <w:p w14:paraId="0BFA3284" w14:textId="77777777" w:rsidR="00A25833" w:rsidRDefault="009A31A5">
            <w:pPr>
              <w:spacing w:before="5" w:after="5"/>
              <w:jc w:val="center"/>
            </w:pPr>
            <w:r>
              <w:rPr>
                <w:sz w:val="14"/>
              </w:rPr>
              <w:t>II</w:t>
            </w:r>
          </w:p>
        </w:tc>
        <w:tc>
          <w:tcPr>
            <w:tcW w:w="500" w:type="dxa"/>
          </w:tcPr>
          <w:p w14:paraId="1870B5C4" w14:textId="77777777" w:rsidR="00A25833" w:rsidRDefault="009A31A5">
            <w:pPr>
              <w:spacing w:before="5" w:after="5"/>
              <w:jc w:val="center"/>
            </w:pPr>
            <w:r>
              <w:rPr>
                <w:sz w:val="14"/>
              </w:rPr>
              <w:t>DD</w:t>
            </w:r>
          </w:p>
        </w:tc>
      </w:tr>
      <w:tr w:rsidR="00A25833" w14:paraId="69752E39" w14:textId="77777777">
        <w:trPr>
          <w:jc w:val="center"/>
        </w:trPr>
        <w:tc>
          <w:tcPr>
            <w:tcW w:w="1800" w:type="dxa"/>
          </w:tcPr>
          <w:p w14:paraId="2B70D268" w14:textId="77777777" w:rsidR="00A25833" w:rsidRDefault="009A31A5">
            <w:pPr>
              <w:spacing w:before="5" w:after="5"/>
            </w:pPr>
            <w:r>
              <w:rPr>
                <w:sz w:val="14"/>
              </w:rPr>
              <w:t>New Zealand</w:t>
            </w:r>
          </w:p>
        </w:tc>
        <w:tc>
          <w:tcPr>
            <w:tcW w:w="750" w:type="dxa"/>
          </w:tcPr>
          <w:p w14:paraId="2244B2F4" w14:textId="77777777" w:rsidR="00A25833" w:rsidRDefault="009A31A5">
            <w:pPr>
              <w:spacing w:before="5" w:after="5"/>
              <w:jc w:val="center"/>
            </w:pPr>
            <w:r>
              <w:rPr>
                <w:sz w:val="14"/>
              </w:rPr>
              <w:t>$1.65</w:t>
            </w:r>
          </w:p>
        </w:tc>
        <w:tc>
          <w:tcPr>
            <w:tcW w:w="450" w:type="dxa"/>
          </w:tcPr>
          <w:p w14:paraId="409205F2" w14:textId="77777777" w:rsidR="00A25833" w:rsidRDefault="009A31A5">
            <w:pPr>
              <w:spacing w:before="5" w:after="5"/>
              <w:jc w:val="center"/>
            </w:pPr>
            <w:r>
              <w:rPr>
                <w:sz w:val="14"/>
              </w:rPr>
              <w:t>40</w:t>
            </w:r>
          </w:p>
        </w:tc>
        <w:tc>
          <w:tcPr>
            <w:tcW w:w="450" w:type="dxa"/>
          </w:tcPr>
          <w:p w14:paraId="3CFADD72" w14:textId="77777777" w:rsidR="00A25833" w:rsidRDefault="009A31A5">
            <w:pPr>
              <w:spacing w:before="5" w:after="5"/>
              <w:jc w:val="center"/>
            </w:pPr>
            <w:r>
              <w:rPr>
                <w:sz w:val="14"/>
              </w:rPr>
              <w:t>II</w:t>
            </w:r>
          </w:p>
        </w:tc>
        <w:tc>
          <w:tcPr>
            <w:tcW w:w="750" w:type="dxa"/>
          </w:tcPr>
          <w:p w14:paraId="7F0E31A8" w14:textId="77777777" w:rsidR="00A25833" w:rsidRDefault="009A31A5">
            <w:pPr>
              <w:spacing w:before="5" w:after="5"/>
              <w:jc w:val="center"/>
            </w:pPr>
            <w:r>
              <w:rPr>
                <w:sz w:val="14"/>
              </w:rPr>
              <w:t>$1.65</w:t>
            </w:r>
          </w:p>
        </w:tc>
        <w:tc>
          <w:tcPr>
            <w:tcW w:w="450" w:type="dxa"/>
          </w:tcPr>
          <w:p w14:paraId="5E93F2AA" w14:textId="77777777" w:rsidR="00A25833" w:rsidRDefault="009A31A5">
            <w:pPr>
              <w:spacing w:before="5" w:after="5"/>
              <w:jc w:val="center"/>
            </w:pPr>
            <w:r>
              <w:rPr>
                <w:sz w:val="14"/>
              </w:rPr>
              <w:t>39</w:t>
            </w:r>
          </w:p>
        </w:tc>
        <w:tc>
          <w:tcPr>
            <w:tcW w:w="450" w:type="dxa"/>
          </w:tcPr>
          <w:p w14:paraId="6CD14EAE" w14:textId="77777777" w:rsidR="00A25833" w:rsidRDefault="009A31A5">
            <w:pPr>
              <w:spacing w:before="5" w:after="5"/>
              <w:jc w:val="center"/>
            </w:pPr>
            <w:r>
              <w:rPr>
                <w:sz w:val="14"/>
              </w:rPr>
              <w:t>II</w:t>
            </w:r>
          </w:p>
        </w:tc>
        <w:tc>
          <w:tcPr>
            <w:tcW w:w="500" w:type="dxa"/>
          </w:tcPr>
          <w:p w14:paraId="34C44AC5" w14:textId="77777777" w:rsidR="00A25833" w:rsidRDefault="009A31A5">
            <w:pPr>
              <w:spacing w:before="5" w:after="5"/>
              <w:jc w:val="center"/>
            </w:pPr>
            <w:r>
              <w:rPr>
                <w:sz w:val="14"/>
              </w:rPr>
              <w:t>II</w:t>
            </w:r>
          </w:p>
        </w:tc>
      </w:tr>
      <w:tr w:rsidR="00A25833" w14:paraId="7B81621E" w14:textId="77777777">
        <w:trPr>
          <w:jc w:val="center"/>
        </w:trPr>
        <w:tc>
          <w:tcPr>
            <w:tcW w:w="1800" w:type="dxa"/>
          </w:tcPr>
          <w:p w14:paraId="4F7B258F" w14:textId="77777777" w:rsidR="00A25833" w:rsidRDefault="009A31A5">
            <w:pPr>
              <w:spacing w:before="5" w:after="5"/>
            </w:pPr>
            <w:r>
              <w:rPr>
                <w:sz w:val="14"/>
              </w:rPr>
              <w:t>UAE</w:t>
            </w:r>
          </w:p>
        </w:tc>
        <w:tc>
          <w:tcPr>
            <w:tcW w:w="750" w:type="dxa"/>
          </w:tcPr>
          <w:p w14:paraId="425CCB85" w14:textId="77777777" w:rsidR="00A25833" w:rsidRDefault="009A31A5">
            <w:pPr>
              <w:spacing w:before="5" w:after="5"/>
              <w:jc w:val="center"/>
            </w:pPr>
            <w:r>
              <w:rPr>
                <w:sz w:val="14"/>
              </w:rPr>
              <w:t>$1.62</w:t>
            </w:r>
          </w:p>
        </w:tc>
        <w:tc>
          <w:tcPr>
            <w:tcW w:w="450" w:type="dxa"/>
          </w:tcPr>
          <w:p w14:paraId="7CF88EB8" w14:textId="77777777" w:rsidR="00A25833" w:rsidRDefault="009A31A5">
            <w:pPr>
              <w:spacing w:before="5" w:after="5"/>
              <w:jc w:val="center"/>
            </w:pPr>
            <w:r>
              <w:rPr>
                <w:sz w:val="14"/>
              </w:rPr>
              <w:t>27</w:t>
            </w:r>
          </w:p>
        </w:tc>
        <w:tc>
          <w:tcPr>
            <w:tcW w:w="450" w:type="dxa"/>
          </w:tcPr>
          <w:p w14:paraId="66882E24" w14:textId="77777777" w:rsidR="00A25833" w:rsidRDefault="009A31A5">
            <w:pPr>
              <w:spacing w:before="5" w:after="5"/>
              <w:jc w:val="center"/>
            </w:pPr>
            <w:r>
              <w:rPr>
                <w:sz w:val="14"/>
              </w:rPr>
              <w:t>II</w:t>
            </w:r>
          </w:p>
        </w:tc>
        <w:tc>
          <w:tcPr>
            <w:tcW w:w="750" w:type="dxa"/>
          </w:tcPr>
          <w:p w14:paraId="115EFA51" w14:textId="77777777" w:rsidR="00A25833" w:rsidRDefault="009A31A5">
            <w:pPr>
              <w:spacing w:before="5" w:after="5"/>
              <w:jc w:val="center"/>
            </w:pPr>
            <w:r>
              <w:rPr>
                <w:sz w:val="14"/>
              </w:rPr>
              <w:t>$1.65</w:t>
            </w:r>
          </w:p>
        </w:tc>
        <w:tc>
          <w:tcPr>
            <w:tcW w:w="450" w:type="dxa"/>
          </w:tcPr>
          <w:p w14:paraId="03B5A3BC" w14:textId="77777777" w:rsidR="00A25833" w:rsidRDefault="009A31A5">
            <w:pPr>
              <w:spacing w:before="5" w:after="5"/>
              <w:jc w:val="center"/>
            </w:pPr>
            <w:r>
              <w:rPr>
                <w:sz w:val="14"/>
              </w:rPr>
              <w:t>40</w:t>
            </w:r>
          </w:p>
        </w:tc>
        <w:tc>
          <w:tcPr>
            <w:tcW w:w="450" w:type="dxa"/>
          </w:tcPr>
          <w:p w14:paraId="6A572083" w14:textId="77777777" w:rsidR="00A25833" w:rsidRDefault="009A31A5">
            <w:pPr>
              <w:spacing w:before="5" w:after="5"/>
              <w:jc w:val="center"/>
            </w:pPr>
            <w:r>
              <w:rPr>
                <w:sz w:val="14"/>
              </w:rPr>
              <w:t>II</w:t>
            </w:r>
          </w:p>
        </w:tc>
        <w:tc>
          <w:tcPr>
            <w:tcW w:w="500" w:type="dxa"/>
          </w:tcPr>
          <w:p w14:paraId="2B872ACA" w14:textId="77777777" w:rsidR="00A25833" w:rsidRDefault="009A31A5">
            <w:pPr>
              <w:spacing w:before="5" w:after="5"/>
              <w:jc w:val="center"/>
            </w:pPr>
            <w:r>
              <w:rPr>
                <w:sz w:val="14"/>
              </w:rPr>
              <w:t>DD</w:t>
            </w:r>
          </w:p>
        </w:tc>
      </w:tr>
      <w:tr w:rsidR="00A25833" w14:paraId="5BA4950F" w14:textId="77777777">
        <w:trPr>
          <w:jc w:val="center"/>
        </w:trPr>
        <w:tc>
          <w:tcPr>
            <w:tcW w:w="1800" w:type="dxa"/>
          </w:tcPr>
          <w:p w14:paraId="2D9E17D4" w14:textId="77777777" w:rsidR="00A25833" w:rsidRDefault="009A31A5">
            <w:pPr>
              <w:spacing w:before="5" w:after="5"/>
            </w:pPr>
            <w:r>
              <w:rPr>
                <w:sz w:val="14"/>
              </w:rPr>
              <w:t>Chile</w:t>
            </w:r>
          </w:p>
        </w:tc>
        <w:tc>
          <w:tcPr>
            <w:tcW w:w="750" w:type="dxa"/>
          </w:tcPr>
          <w:p w14:paraId="2504EE78" w14:textId="77777777" w:rsidR="00A25833" w:rsidRDefault="009A31A5">
            <w:pPr>
              <w:spacing w:before="5" w:after="5"/>
              <w:jc w:val="center"/>
            </w:pPr>
            <w:r>
              <w:rPr>
                <w:sz w:val="14"/>
              </w:rPr>
              <w:t>$1.65</w:t>
            </w:r>
          </w:p>
        </w:tc>
        <w:tc>
          <w:tcPr>
            <w:tcW w:w="450" w:type="dxa"/>
          </w:tcPr>
          <w:p w14:paraId="493D2BE3" w14:textId="77777777" w:rsidR="00A25833" w:rsidRDefault="009A31A5">
            <w:pPr>
              <w:spacing w:before="5" w:after="5"/>
              <w:jc w:val="center"/>
            </w:pPr>
            <w:r>
              <w:rPr>
                <w:sz w:val="14"/>
              </w:rPr>
              <w:t>45</w:t>
            </w:r>
          </w:p>
        </w:tc>
        <w:tc>
          <w:tcPr>
            <w:tcW w:w="450" w:type="dxa"/>
          </w:tcPr>
          <w:p w14:paraId="4AC98971" w14:textId="77777777" w:rsidR="00A25833" w:rsidRDefault="009A31A5">
            <w:pPr>
              <w:spacing w:before="5" w:after="5"/>
              <w:jc w:val="center"/>
            </w:pPr>
            <w:r>
              <w:rPr>
                <w:sz w:val="14"/>
              </w:rPr>
              <w:t>II</w:t>
            </w:r>
          </w:p>
        </w:tc>
        <w:tc>
          <w:tcPr>
            <w:tcW w:w="750" w:type="dxa"/>
          </w:tcPr>
          <w:p w14:paraId="30AA960F" w14:textId="77777777" w:rsidR="00A25833" w:rsidRDefault="009A31A5">
            <w:pPr>
              <w:spacing w:before="5" w:after="5"/>
              <w:jc w:val="center"/>
            </w:pPr>
            <w:r>
              <w:rPr>
                <w:sz w:val="14"/>
              </w:rPr>
              <w:t>$1.65</w:t>
            </w:r>
          </w:p>
        </w:tc>
        <w:tc>
          <w:tcPr>
            <w:tcW w:w="450" w:type="dxa"/>
          </w:tcPr>
          <w:p w14:paraId="1B4B8768" w14:textId="77777777" w:rsidR="00A25833" w:rsidRDefault="009A31A5">
            <w:pPr>
              <w:spacing w:before="5" w:after="5"/>
              <w:jc w:val="center"/>
            </w:pPr>
            <w:r>
              <w:rPr>
                <w:sz w:val="14"/>
              </w:rPr>
              <w:t>41</w:t>
            </w:r>
          </w:p>
        </w:tc>
        <w:tc>
          <w:tcPr>
            <w:tcW w:w="450" w:type="dxa"/>
          </w:tcPr>
          <w:p w14:paraId="3B965EF9" w14:textId="77777777" w:rsidR="00A25833" w:rsidRDefault="009A31A5">
            <w:pPr>
              <w:spacing w:before="5" w:after="5"/>
              <w:jc w:val="center"/>
            </w:pPr>
            <w:r>
              <w:rPr>
                <w:sz w:val="14"/>
              </w:rPr>
              <w:t>II</w:t>
            </w:r>
          </w:p>
        </w:tc>
        <w:tc>
          <w:tcPr>
            <w:tcW w:w="500" w:type="dxa"/>
          </w:tcPr>
          <w:p w14:paraId="12C64728" w14:textId="77777777" w:rsidR="00A25833" w:rsidRDefault="009A31A5">
            <w:pPr>
              <w:spacing w:before="5" w:after="5"/>
              <w:jc w:val="center"/>
            </w:pPr>
            <w:r>
              <w:rPr>
                <w:sz w:val="14"/>
              </w:rPr>
              <w:t>II</w:t>
            </w:r>
          </w:p>
        </w:tc>
      </w:tr>
      <w:tr w:rsidR="00A25833" w14:paraId="20D9F343" w14:textId="77777777">
        <w:trPr>
          <w:jc w:val="center"/>
        </w:trPr>
        <w:tc>
          <w:tcPr>
            <w:tcW w:w="1800" w:type="dxa"/>
          </w:tcPr>
          <w:p w14:paraId="53F73DE2" w14:textId="77777777" w:rsidR="00A25833" w:rsidRDefault="009A31A5">
            <w:pPr>
              <w:spacing w:before="5" w:after="5"/>
            </w:pPr>
            <w:r>
              <w:rPr>
                <w:sz w:val="14"/>
              </w:rPr>
              <w:t>UK</w:t>
            </w:r>
          </w:p>
        </w:tc>
        <w:tc>
          <w:tcPr>
            <w:tcW w:w="750" w:type="dxa"/>
          </w:tcPr>
          <w:p w14:paraId="4F0DF459" w14:textId="77777777" w:rsidR="00A25833" w:rsidRDefault="009A31A5">
            <w:pPr>
              <w:spacing w:before="5" w:after="5"/>
              <w:jc w:val="center"/>
            </w:pPr>
            <w:r>
              <w:rPr>
                <w:sz w:val="14"/>
              </w:rPr>
              <w:t>$1.65</w:t>
            </w:r>
          </w:p>
        </w:tc>
        <w:tc>
          <w:tcPr>
            <w:tcW w:w="450" w:type="dxa"/>
          </w:tcPr>
          <w:p w14:paraId="6563CDBA" w14:textId="77777777" w:rsidR="00A25833" w:rsidRDefault="009A31A5">
            <w:pPr>
              <w:spacing w:before="5" w:after="5"/>
              <w:jc w:val="center"/>
            </w:pPr>
            <w:r>
              <w:rPr>
                <w:sz w:val="14"/>
              </w:rPr>
              <w:t>37</w:t>
            </w:r>
          </w:p>
        </w:tc>
        <w:tc>
          <w:tcPr>
            <w:tcW w:w="450" w:type="dxa"/>
          </w:tcPr>
          <w:p w14:paraId="40D838C7" w14:textId="77777777" w:rsidR="00A25833" w:rsidRDefault="009A31A5">
            <w:pPr>
              <w:spacing w:before="5" w:after="5"/>
              <w:jc w:val="center"/>
            </w:pPr>
            <w:r>
              <w:rPr>
                <w:sz w:val="14"/>
              </w:rPr>
              <w:t>II</w:t>
            </w:r>
          </w:p>
        </w:tc>
        <w:tc>
          <w:tcPr>
            <w:tcW w:w="750" w:type="dxa"/>
          </w:tcPr>
          <w:p w14:paraId="42070CD3" w14:textId="77777777" w:rsidR="00A25833" w:rsidRDefault="009A31A5">
            <w:pPr>
              <w:spacing w:before="5" w:after="5"/>
              <w:jc w:val="center"/>
            </w:pPr>
            <w:r>
              <w:rPr>
                <w:sz w:val="14"/>
              </w:rPr>
              <w:t>$1.65</w:t>
            </w:r>
          </w:p>
        </w:tc>
        <w:tc>
          <w:tcPr>
            <w:tcW w:w="450" w:type="dxa"/>
          </w:tcPr>
          <w:p w14:paraId="2383CF06" w14:textId="77777777" w:rsidR="00A25833" w:rsidRDefault="009A31A5">
            <w:pPr>
              <w:spacing w:before="5" w:after="5"/>
              <w:jc w:val="center"/>
            </w:pPr>
            <w:r>
              <w:rPr>
                <w:sz w:val="14"/>
              </w:rPr>
              <w:t>42</w:t>
            </w:r>
          </w:p>
        </w:tc>
        <w:tc>
          <w:tcPr>
            <w:tcW w:w="450" w:type="dxa"/>
          </w:tcPr>
          <w:p w14:paraId="12A9E0E4" w14:textId="77777777" w:rsidR="00A25833" w:rsidRDefault="009A31A5">
            <w:pPr>
              <w:spacing w:before="5" w:after="5"/>
              <w:jc w:val="center"/>
            </w:pPr>
            <w:r>
              <w:rPr>
                <w:sz w:val="14"/>
              </w:rPr>
              <w:t>II</w:t>
            </w:r>
          </w:p>
        </w:tc>
        <w:tc>
          <w:tcPr>
            <w:tcW w:w="500" w:type="dxa"/>
          </w:tcPr>
          <w:p w14:paraId="1A2537CA" w14:textId="77777777" w:rsidR="00A25833" w:rsidRDefault="009A31A5">
            <w:pPr>
              <w:spacing w:before="5" w:after="5"/>
              <w:jc w:val="center"/>
            </w:pPr>
            <w:r>
              <w:rPr>
                <w:sz w:val="14"/>
              </w:rPr>
              <w:t>II</w:t>
            </w:r>
          </w:p>
        </w:tc>
      </w:tr>
      <w:tr w:rsidR="00A25833" w14:paraId="67D7CADD" w14:textId="77777777">
        <w:trPr>
          <w:jc w:val="center"/>
        </w:trPr>
        <w:tc>
          <w:tcPr>
            <w:tcW w:w="1800" w:type="dxa"/>
          </w:tcPr>
          <w:p w14:paraId="645611A0" w14:textId="77777777" w:rsidR="00A25833" w:rsidRDefault="009A31A5">
            <w:pPr>
              <w:spacing w:before="5" w:after="5"/>
            </w:pPr>
            <w:r>
              <w:rPr>
                <w:sz w:val="14"/>
              </w:rPr>
              <w:t>Malaysia</w:t>
            </w:r>
          </w:p>
        </w:tc>
        <w:tc>
          <w:tcPr>
            <w:tcW w:w="750" w:type="dxa"/>
          </w:tcPr>
          <w:p w14:paraId="54EF217B" w14:textId="77777777" w:rsidR="00A25833" w:rsidRDefault="009A31A5">
            <w:pPr>
              <w:spacing w:before="5" w:after="5"/>
              <w:jc w:val="center"/>
            </w:pPr>
            <w:r>
              <w:rPr>
                <w:sz w:val="14"/>
              </w:rPr>
              <w:t>$1.66</w:t>
            </w:r>
          </w:p>
        </w:tc>
        <w:tc>
          <w:tcPr>
            <w:tcW w:w="450" w:type="dxa"/>
          </w:tcPr>
          <w:p w14:paraId="74E45D46" w14:textId="77777777" w:rsidR="00A25833" w:rsidRDefault="009A31A5">
            <w:pPr>
              <w:spacing w:before="5" w:after="5"/>
              <w:jc w:val="center"/>
            </w:pPr>
            <w:r>
              <w:rPr>
                <w:sz w:val="14"/>
              </w:rPr>
              <w:t>50</w:t>
            </w:r>
          </w:p>
        </w:tc>
        <w:tc>
          <w:tcPr>
            <w:tcW w:w="450" w:type="dxa"/>
          </w:tcPr>
          <w:p w14:paraId="77DB2E5A" w14:textId="77777777" w:rsidR="00A25833" w:rsidRDefault="009A31A5">
            <w:pPr>
              <w:spacing w:before="5" w:after="5"/>
              <w:jc w:val="center"/>
            </w:pPr>
            <w:r>
              <w:rPr>
                <w:sz w:val="14"/>
              </w:rPr>
              <w:t>II</w:t>
            </w:r>
          </w:p>
        </w:tc>
        <w:tc>
          <w:tcPr>
            <w:tcW w:w="750" w:type="dxa"/>
          </w:tcPr>
          <w:p w14:paraId="2E8E3080" w14:textId="77777777" w:rsidR="00A25833" w:rsidRDefault="009A31A5">
            <w:pPr>
              <w:spacing w:before="5" w:after="5"/>
              <w:jc w:val="center"/>
            </w:pPr>
            <w:r>
              <w:rPr>
                <w:sz w:val="14"/>
              </w:rPr>
              <w:t>$1.66</w:t>
            </w:r>
          </w:p>
        </w:tc>
        <w:tc>
          <w:tcPr>
            <w:tcW w:w="450" w:type="dxa"/>
          </w:tcPr>
          <w:p w14:paraId="1FE77771" w14:textId="77777777" w:rsidR="00A25833" w:rsidRDefault="009A31A5">
            <w:pPr>
              <w:spacing w:before="5" w:after="5"/>
              <w:jc w:val="center"/>
            </w:pPr>
            <w:r>
              <w:rPr>
                <w:sz w:val="14"/>
              </w:rPr>
              <w:t>43</w:t>
            </w:r>
          </w:p>
        </w:tc>
        <w:tc>
          <w:tcPr>
            <w:tcW w:w="450" w:type="dxa"/>
          </w:tcPr>
          <w:p w14:paraId="0DDDF4D5" w14:textId="77777777" w:rsidR="00A25833" w:rsidRDefault="009A31A5">
            <w:pPr>
              <w:spacing w:before="5" w:after="5"/>
              <w:jc w:val="center"/>
            </w:pPr>
            <w:r>
              <w:rPr>
                <w:sz w:val="14"/>
              </w:rPr>
              <w:t>II</w:t>
            </w:r>
          </w:p>
        </w:tc>
        <w:tc>
          <w:tcPr>
            <w:tcW w:w="500" w:type="dxa"/>
          </w:tcPr>
          <w:p w14:paraId="17064D7F" w14:textId="77777777" w:rsidR="00A25833" w:rsidRDefault="009A31A5">
            <w:pPr>
              <w:spacing w:before="5" w:after="5"/>
              <w:jc w:val="center"/>
            </w:pPr>
            <w:r>
              <w:rPr>
                <w:sz w:val="14"/>
              </w:rPr>
              <w:t>II</w:t>
            </w:r>
          </w:p>
        </w:tc>
      </w:tr>
      <w:tr w:rsidR="00A25833" w14:paraId="407A46D0" w14:textId="77777777">
        <w:trPr>
          <w:jc w:val="center"/>
        </w:trPr>
        <w:tc>
          <w:tcPr>
            <w:tcW w:w="1800" w:type="dxa"/>
          </w:tcPr>
          <w:p w14:paraId="5C8E764C" w14:textId="77777777" w:rsidR="00A25833" w:rsidRDefault="009A31A5">
            <w:pPr>
              <w:spacing w:before="5" w:after="5"/>
            </w:pPr>
            <w:r>
              <w:rPr>
                <w:sz w:val="14"/>
              </w:rPr>
              <w:t>Philippines</w:t>
            </w:r>
          </w:p>
        </w:tc>
        <w:tc>
          <w:tcPr>
            <w:tcW w:w="750" w:type="dxa"/>
          </w:tcPr>
          <w:p w14:paraId="605D1EAB" w14:textId="77777777" w:rsidR="00A25833" w:rsidRDefault="009A31A5">
            <w:pPr>
              <w:spacing w:before="5" w:after="5"/>
              <w:jc w:val="center"/>
            </w:pPr>
            <w:r>
              <w:rPr>
                <w:sz w:val="14"/>
              </w:rPr>
              <w:t>$1.66</w:t>
            </w:r>
          </w:p>
        </w:tc>
        <w:tc>
          <w:tcPr>
            <w:tcW w:w="450" w:type="dxa"/>
          </w:tcPr>
          <w:p w14:paraId="6F6E76E3" w14:textId="77777777" w:rsidR="00A25833" w:rsidRDefault="009A31A5">
            <w:pPr>
              <w:spacing w:before="5" w:after="5"/>
              <w:jc w:val="center"/>
            </w:pPr>
            <w:r>
              <w:rPr>
                <w:sz w:val="14"/>
              </w:rPr>
              <w:t>51</w:t>
            </w:r>
          </w:p>
        </w:tc>
        <w:tc>
          <w:tcPr>
            <w:tcW w:w="450" w:type="dxa"/>
          </w:tcPr>
          <w:p w14:paraId="7BD3CA76" w14:textId="77777777" w:rsidR="00A25833" w:rsidRDefault="009A31A5">
            <w:pPr>
              <w:spacing w:before="5" w:after="5"/>
              <w:jc w:val="center"/>
            </w:pPr>
            <w:r>
              <w:rPr>
                <w:sz w:val="14"/>
              </w:rPr>
              <w:t>II</w:t>
            </w:r>
          </w:p>
        </w:tc>
        <w:tc>
          <w:tcPr>
            <w:tcW w:w="750" w:type="dxa"/>
          </w:tcPr>
          <w:p w14:paraId="070B1592" w14:textId="77777777" w:rsidR="00A25833" w:rsidRDefault="009A31A5">
            <w:pPr>
              <w:spacing w:before="5" w:after="5"/>
              <w:jc w:val="center"/>
            </w:pPr>
            <w:r>
              <w:rPr>
                <w:sz w:val="14"/>
              </w:rPr>
              <w:t>$1.66</w:t>
            </w:r>
          </w:p>
        </w:tc>
        <w:tc>
          <w:tcPr>
            <w:tcW w:w="450" w:type="dxa"/>
          </w:tcPr>
          <w:p w14:paraId="4F472987" w14:textId="77777777" w:rsidR="00A25833" w:rsidRDefault="009A31A5">
            <w:pPr>
              <w:spacing w:before="5" w:after="5"/>
              <w:jc w:val="center"/>
            </w:pPr>
            <w:r>
              <w:rPr>
                <w:sz w:val="14"/>
              </w:rPr>
              <w:t>44</w:t>
            </w:r>
          </w:p>
        </w:tc>
        <w:tc>
          <w:tcPr>
            <w:tcW w:w="450" w:type="dxa"/>
          </w:tcPr>
          <w:p w14:paraId="7810EF50" w14:textId="77777777" w:rsidR="00A25833" w:rsidRDefault="009A31A5">
            <w:pPr>
              <w:spacing w:before="5" w:after="5"/>
              <w:jc w:val="center"/>
            </w:pPr>
            <w:r>
              <w:rPr>
                <w:sz w:val="14"/>
              </w:rPr>
              <w:t>II</w:t>
            </w:r>
          </w:p>
        </w:tc>
        <w:tc>
          <w:tcPr>
            <w:tcW w:w="500" w:type="dxa"/>
          </w:tcPr>
          <w:p w14:paraId="3CB9D702" w14:textId="77777777" w:rsidR="00A25833" w:rsidRDefault="009A31A5">
            <w:pPr>
              <w:spacing w:before="5" w:after="5"/>
              <w:jc w:val="center"/>
            </w:pPr>
            <w:r>
              <w:rPr>
                <w:sz w:val="14"/>
              </w:rPr>
              <w:t>II</w:t>
            </w:r>
          </w:p>
        </w:tc>
      </w:tr>
      <w:tr w:rsidR="00A25833" w14:paraId="55D359C1" w14:textId="77777777">
        <w:trPr>
          <w:jc w:val="center"/>
        </w:trPr>
        <w:tc>
          <w:tcPr>
            <w:tcW w:w="1800" w:type="dxa"/>
          </w:tcPr>
          <w:p w14:paraId="2DFB604C" w14:textId="77777777" w:rsidR="00A25833" w:rsidRDefault="009A31A5">
            <w:pPr>
              <w:spacing w:before="5" w:after="5"/>
            </w:pPr>
            <w:r>
              <w:rPr>
                <w:sz w:val="14"/>
              </w:rPr>
              <w:t>Israel</w:t>
            </w:r>
          </w:p>
        </w:tc>
        <w:tc>
          <w:tcPr>
            <w:tcW w:w="750" w:type="dxa"/>
          </w:tcPr>
          <w:p w14:paraId="1FAA0912" w14:textId="77777777" w:rsidR="00A25833" w:rsidRDefault="009A31A5">
            <w:pPr>
              <w:spacing w:before="5" w:after="5"/>
              <w:jc w:val="center"/>
            </w:pPr>
            <w:r>
              <w:rPr>
                <w:sz w:val="14"/>
              </w:rPr>
              <w:t>$1.66</w:t>
            </w:r>
          </w:p>
        </w:tc>
        <w:tc>
          <w:tcPr>
            <w:tcW w:w="450" w:type="dxa"/>
          </w:tcPr>
          <w:p w14:paraId="592AB9A0" w14:textId="77777777" w:rsidR="00A25833" w:rsidRDefault="009A31A5">
            <w:pPr>
              <w:spacing w:before="5" w:after="5"/>
              <w:jc w:val="center"/>
            </w:pPr>
            <w:r>
              <w:rPr>
                <w:sz w:val="14"/>
              </w:rPr>
              <w:t>52</w:t>
            </w:r>
          </w:p>
        </w:tc>
        <w:tc>
          <w:tcPr>
            <w:tcW w:w="450" w:type="dxa"/>
          </w:tcPr>
          <w:p w14:paraId="572010E8" w14:textId="77777777" w:rsidR="00A25833" w:rsidRDefault="009A31A5">
            <w:pPr>
              <w:spacing w:before="5" w:after="5"/>
              <w:jc w:val="center"/>
            </w:pPr>
            <w:r>
              <w:rPr>
                <w:sz w:val="14"/>
              </w:rPr>
              <w:t>II</w:t>
            </w:r>
          </w:p>
        </w:tc>
        <w:tc>
          <w:tcPr>
            <w:tcW w:w="750" w:type="dxa"/>
          </w:tcPr>
          <w:p w14:paraId="04356FB3" w14:textId="77777777" w:rsidR="00A25833" w:rsidRDefault="009A31A5">
            <w:pPr>
              <w:spacing w:before="5" w:after="5"/>
              <w:jc w:val="center"/>
            </w:pPr>
            <w:r>
              <w:rPr>
                <w:sz w:val="14"/>
              </w:rPr>
              <w:t>$1.66</w:t>
            </w:r>
          </w:p>
        </w:tc>
        <w:tc>
          <w:tcPr>
            <w:tcW w:w="450" w:type="dxa"/>
          </w:tcPr>
          <w:p w14:paraId="110ACA39" w14:textId="77777777" w:rsidR="00A25833" w:rsidRDefault="009A31A5">
            <w:pPr>
              <w:spacing w:before="5" w:after="5"/>
              <w:jc w:val="center"/>
            </w:pPr>
            <w:r>
              <w:rPr>
                <w:sz w:val="14"/>
              </w:rPr>
              <w:t>45</w:t>
            </w:r>
          </w:p>
        </w:tc>
        <w:tc>
          <w:tcPr>
            <w:tcW w:w="450" w:type="dxa"/>
          </w:tcPr>
          <w:p w14:paraId="65FC95EA" w14:textId="77777777" w:rsidR="00A25833" w:rsidRDefault="009A31A5">
            <w:pPr>
              <w:spacing w:before="5" w:after="5"/>
              <w:jc w:val="center"/>
            </w:pPr>
            <w:r>
              <w:rPr>
                <w:sz w:val="14"/>
              </w:rPr>
              <w:t>II</w:t>
            </w:r>
          </w:p>
        </w:tc>
        <w:tc>
          <w:tcPr>
            <w:tcW w:w="500" w:type="dxa"/>
          </w:tcPr>
          <w:p w14:paraId="26102E77" w14:textId="77777777" w:rsidR="00A25833" w:rsidRDefault="009A31A5">
            <w:pPr>
              <w:spacing w:before="5" w:after="5"/>
              <w:jc w:val="center"/>
            </w:pPr>
            <w:r>
              <w:rPr>
                <w:sz w:val="14"/>
              </w:rPr>
              <w:t>II</w:t>
            </w:r>
          </w:p>
        </w:tc>
      </w:tr>
      <w:tr w:rsidR="00A25833" w14:paraId="111A7A23" w14:textId="77777777">
        <w:trPr>
          <w:jc w:val="center"/>
        </w:trPr>
        <w:tc>
          <w:tcPr>
            <w:tcW w:w="1800" w:type="dxa"/>
          </w:tcPr>
          <w:p w14:paraId="282728BE" w14:textId="77777777" w:rsidR="00A25833" w:rsidRDefault="009A31A5">
            <w:pPr>
              <w:spacing w:before="5" w:after="5"/>
            </w:pPr>
            <w:r>
              <w:rPr>
                <w:sz w:val="14"/>
              </w:rPr>
              <w:t>Thailand</w:t>
            </w:r>
          </w:p>
        </w:tc>
        <w:tc>
          <w:tcPr>
            <w:tcW w:w="750" w:type="dxa"/>
          </w:tcPr>
          <w:p w14:paraId="0152BC85" w14:textId="77777777" w:rsidR="00A25833" w:rsidRDefault="009A31A5">
            <w:pPr>
              <w:spacing w:before="5" w:after="5"/>
              <w:jc w:val="center"/>
            </w:pPr>
            <w:r>
              <w:rPr>
                <w:sz w:val="14"/>
              </w:rPr>
              <w:t>$1.66</w:t>
            </w:r>
          </w:p>
        </w:tc>
        <w:tc>
          <w:tcPr>
            <w:tcW w:w="450" w:type="dxa"/>
          </w:tcPr>
          <w:p w14:paraId="5E16F655" w14:textId="77777777" w:rsidR="00A25833" w:rsidRDefault="009A31A5">
            <w:pPr>
              <w:spacing w:before="5" w:after="5"/>
              <w:jc w:val="center"/>
            </w:pPr>
            <w:r>
              <w:rPr>
                <w:sz w:val="14"/>
              </w:rPr>
              <w:t>54</w:t>
            </w:r>
          </w:p>
        </w:tc>
        <w:tc>
          <w:tcPr>
            <w:tcW w:w="450" w:type="dxa"/>
          </w:tcPr>
          <w:p w14:paraId="31F507AD" w14:textId="77777777" w:rsidR="00A25833" w:rsidRDefault="009A31A5">
            <w:pPr>
              <w:spacing w:before="5" w:after="5"/>
              <w:jc w:val="center"/>
            </w:pPr>
            <w:r>
              <w:rPr>
                <w:sz w:val="14"/>
              </w:rPr>
              <w:t>II</w:t>
            </w:r>
          </w:p>
        </w:tc>
        <w:tc>
          <w:tcPr>
            <w:tcW w:w="750" w:type="dxa"/>
          </w:tcPr>
          <w:p w14:paraId="20345343" w14:textId="77777777" w:rsidR="00A25833" w:rsidRDefault="009A31A5">
            <w:pPr>
              <w:spacing w:before="5" w:after="5"/>
              <w:jc w:val="center"/>
            </w:pPr>
            <w:r>
              <w:rPr>
                <w:sz w:val="14"/>
              </w:rPr>
              <w:t>$1.66</w:t>
            </w:r>
          </w:p>
        </w:tc>
        <w:tc>
          <w:tcPr>
            <w:tcW w:w="450" w:type="dxa"/>
          </w:tcPr>
          <w:p w14:paraId="126AFBE6" w14:textId="77777777" w:rsidR="00A25833" w:rsidRDefault="009A31A5">
            <w:pPr>
              <w:spacing w:before="5" w:after="5"/>
              <w:jc w:val="center"/>
            </w:pPr>
            <w:r>
              <w:rPr>
                <w:sz w:val="14"/>
              </w:rPr>
              <w:t>46</w:t>
            </w:r>
          </w:p>
        </w:tc>
        <w:tc>
          <w:tcPr>
            <w:tcW w:w="450" w:type="dxa"/>
          </w:tcPr>
          <w:p w14:paraId="2D4E4FC4" w14:textId="77777777" w:rsidR="00A25833" w:rsidRDefault="009A31A5">
            <w:pPr>
              <w:spacing w:before="5" w:after="5"/>
              <w:jc w:val="center"/>
            </w:pPr>
            <w:r>
              <w:rPr>
                <w:sz w:val="14"/>
              </w:rPr>
              <w:t>II</w:t>
            </w:r>
          </w:p>
        </w:tc>
        <w:tc>
          <w:tcPr>
            <w:tcW w:w="500" w:type="dxa"/>
          </w:tcPr>
          <w:p w14:paraId="3056E84C" w14:textId="77777777" w:rsidR="00A25833" w:rsidRDefault="009A31A5">
            <w:pPr>
              <w:spacing w:before="5" w:after="5"/>
              <w:jc w:val="center"/>
            </w:pPr>
            <w:r>
              <w:rPr>
                <w:sz w:val="14"/>
              </w:rPr>
              <w:t>II</w:t>
            </w:r>
          </w:p>
        </w:tc>
      </w:tr>
      <w:tr w:rsidR="00A25833" w14:paraId="0DD92A0B" w14:textId="77777777">
        <w:trPr>
          <w:jc w:val="center"/>
        </w:trPr>
        <w:tc>
          <w:tcPr>
            <w:tcW w:w="1800" w:type="dxa"/>
          </w:tcPr>
          <w:p w14:paraId="3FCC51FA" w14:textId="77777777" w:rsidR="00A25833" w:rsidRDefault="009A31A5">
            <w:pPr>
              <w:spacing w:before="5" w:after="5"/>
            </w:pPr>
            <w:r>
              <w:rPr>
                <w:sz w:val="14"/>
              </w:rPr>
              <w:t>Portugal</w:t>
            </w:r>
          </w:p>
        </w:tc>
        <w:tc>
          <w:tcPr>
            <w:tcW w:w="750" w:type="dxa"/>
          </w:tcPr>
          <w:p w14:paraId="1C71C5AE" w14:textId="77777777" w:rsidR="00A25833" w:rsidRDefault="009A31A5">
            <w:pPr>
              <w:spacing w:before="5" w:after="5"/>
              <w:jc w:val="center"/>
            </w:pPr>
            <w:r>
              <w:rPr>
                <w:sz w:val="14"/>
              </w:rPr>
              <w:t>$1.65</w:t>
            </w:r>
          </w:p>
        </w:tc>
        <w:tc>
          <w:tcPr>
            <w:tcW w:w="450" w:type="dxa"/>
          </w:tcPr>
          <w:p w14:paraId="53B9603A" w14:textId="77777777" w:rsidR="00A25833" w:rsidRDefault="009A31A5">
            <w:pPr>
              <w:spacing w:before="5" w:after="5"/>
              <w:jc w:val="center"/>
            </w:pPr>
            <w:r>
              <w:rPr>
                <w:sz w:val="14"/>
              </w:rPr>
              <w:t>48</w:t>
            </w:r>
          </w:p>
        </w:tc>
        <w:tc>
          <w:tcPr>
            <w:tcW w:w="450" w:type="dxa"/>
          </w:tcPr>
          <w:p w14:paraId="09AD7DDF" w14:textId="77777777" w:rsidR="00A25833" w:rsidRDefault="009A31A5">
            <w:pPr>
              <w:spacing w:before="5" w:after="5"/>
              <w:jc w:val="center"/>
            </w:pPr>
            <w:r>
              <w:rPr>
                <w:sz w:val="14"/>
              </w:rPr>
              <w:t>II</w:t>
            </w:r>
          </w:p>
        </w:tc>
        <w:tc>
          <w:tcPr>
            <w:tcW w:w="750" w:type="dxa"/>
          </w:tcPr>
          <w:p w14:paraId="5FC27D98" w14:textId="77777777" w:rsidR="00A25833" w:rsidRDefault="009A31A5">
            <w:pPr>
              <w:spacing w:before="5" w:after="5"/>
              <w:jc w:val="center"/>
            </w:pPr>
            <w:r>
              <w:rPr>
                <w:sz w:val="14"/>
              </w:rPr>
              <w:t>$1.66</w:t>
            </w:r>
          </w:p>
        </w:tc>
        <w:tc>
          <w:tcPr>
            <w:tcW w:w="450" w:type="dxa"/>
          </w:tcPr>
          <w:p w14:paraId="43592927" w14:textId="77777777" w:rsidR="00A25833" w:rsidRDefault="009A31A5">
            <w:pPr>
              <w:spacing w:before="5" w:after="5"/>
              <w:jc w:val="center"/>
            </w:pPr>
            <w:r>
              <w:rPr>
                <w:sz w:val="14"/>
              </w:rPr>
              <w:t>47</w:t>
            </w:r>
          </w:p>
        </w:tc>
        <w:tc>
          <w:tcPr>
            <w:tcW w:w="450" w:type="dxa"/>
          </w:tcPr>
          <w:p w14:paraId="4E8C9D73" w14:textId="77777777" w:rsidR="00A25833" w:rsidRDefault="009A31A5">
            <w:pPr>
              <w:spacing w:before="5" w:after="5"/>
              <w:jc w:val="center"/>
            </w:pPr>
            <w:r>
              <w:rPr>
                <w:sz w:val="14"/>
              </w:rPr>
              <w:t>II</w:t>
            </w:r>
          </w:p>
        </w:tc>
        <w:tc>
          <w:tcPr>
            <w:tcW w:w="500" w:type="dxa"/>
          </w:tcPr>
          <w:p w14:paraId="03812E48" w14:textId="77777777" w:rsidR="00A25833" w:rsidRDefault="009A31A5">
            <w:pPr>
              <w:spacing w:before="5" w:after="5"/>
              <w:jc w:val="center"/>
            </w:pPr>
            <w:r>
              <w:rPr>
                <w:sz w:val="14"/>
              </w:rPr>
              <w:t>II</w:t>
            </w:r>
          </w:p>
        </w:tc>
      </w:tr>
      <w:tr w:rsidR="00A25833" w14:paraId="03FD1E56" w14:textId="77777777">
        <w:trPr>
          <w:jc w:val="center"/>
        </w:trPr>
        <w:tc>
          <w:tcPr>
            <w:tcW w:w="1800" w:type="dxa"/>
          </w:tcPr>
          <w:p w14:paraId="5F2EB013" w14:textId="77777777" w:rsidR="00A25833" w:rsidRDefault="009A31A5">
            <w:pPr>
              <w:spacing w:before="5" w:after="5"/>
            </w:pPr>
            <w:r>
              <w:rPr>
                <w:sz w:val="14"/>
              </w:rPr>
              <w:t>France</w:t>
            </w:r>
          </w:p>
        </w:tc>
        <w:tc>
          <w:tcPr>
            <w:tcW w:w="750" w:type="dxa"/>
          </w:tcPr>
          <w:p w14:paraId="1D25BF11" w14:textId="77777777" w:rsidR="00A25833" w:rsidRDefault="009A31A5">
            <w:pPr>
              <w:spacing w:before="5" w:after="5"/>
              <w:jc w:val="center"/>
            </w:pPr>
            <w:r>
              <w:rPr>
                <w:sz w:val="14"/>
              </w:rPr>
              <w:t>$1.65</w:t>
            </w:r>
          </w:p>
        </w:tc>
        <w:tc>
          <w:tcPr>
            <w:tcW w:w="450" w:type="dxa"/>
          </w:tcPr>
          <w:p w14:paraId="4C1FB3CF" w14:textId="77777777" w:rsidR="00A25833" w:rsidRDefault="009A31A5">
            <w:pPr>
              <w:spacing w:before="5" w:after="5"/>
              <w:jc w:val="center"/>
            </w:pPr>
            <w:r>
              <w:rPr>
                <w:sz w:val="14"/>
              </w:rPr>
              <w:t>43</w:t>
            </w:r>
          </w:p>
        </w:tc>
        <w:tc>
          <w:tcPr>
            <w:tcW w:w="450" w:type="dxa"/>
          </w:tcPr>
          <w:p w14:paraId="7741F4B9" w14:textId="77777777" w:rsidR="00A25833" w:rsidRDefault="009A31A5">
            <w:pPr>
              <w:spacing w:before="5" w:after="5"/>
              <w:jc w:val="center"/>
            </w:pPr>
            <w:r>
              <w:rPr>
                <w:sz w:val="14"/>
              </w:rPr>
              <w:t>II</w:t>
            </w:r>
          </w:p>
        </w:tc>
        <w:tc>
          <w:tcPr>
            <w:tcW w:w="750" w:type="dxa"/>
          </w:tcPr>
          <w:p w14:paraId="385645F5" w14:textId="77777777" w:rsidR="00A25833" w:rsidRDefault="009A31A5">
            <w:pPr>
              <w:spacing w:before="5" w:after="5"/>
              <w:jc w:val="center"/>
            </w:pPr>
            <w:r>
              <w:rPr>
                <w:sz w:val="14"/>
              </w:rPr>
              <w:t>$1.66</w:t>
            </w:r>
          </w:p>
        </w:tc>
        <w:tc>
          <w:tcPr>
            <w:tcW w:w="450" w:type="dxa"/>
          </w:tcPr>
          <w:p w14:paraId="60C69F72" w14:textId="77777777" w:rsidR="00A25833" w:rsidRDefault="009A31A5">
            <w:pPr>
              <w:spacing w:before="5" w:after="5"/>
              <w:jc w:val="center"/>
            </w:pPr>
            <w:r>
              <w:rPr>
                <w:sz w:val="14"/>
              </w:rPr>
              <w:t>48</w:t>
            </w:r>
          </w:p>
        </w:tc>
        <w:tc>
          <w:tcPr>
            <w:tcW w:w="450" w:type="dxa"/>
          </w:tcPr>
          <w:p w14:paraId="3EDFB148" w14:textId="77777777" w:rsidR="00A25833" w:rsidRDefault="009A31A5">
            <w:pPr>
              <w:spacing w:before="5" w:after="5"/>
              <w:jc w:val="center"/>
            </w:pPr>
            <w:r>
              <w:rPr>
                <w:sz w:val="14"/>
              </w:rPr>
              <w:t>II</w:t>
            </w:r>
          </w:p>
        </w:tc>
        <w:tc>
          <w:tcPr>
            <w:tcW w:w="500" w:type="dxa"/>
          </w:tcPr>
          <w:p w14:paraId="26A0DAF8" w14:textId="77777777" w:rsidR="00A25833" w:rsidRDefault="009A31A5">
            <w:pPr>
              <w:spacing w:before="5" w:after="5"/>
              <w:jc w:val="center"/>
            </w:pPr>
            <w:r>
              <w:rPr>
                <w:sz w:val="14"/>
              </w:rPr>
              <w:t>II</w:t>
            </w:r>
          </w:p>
        </w:tc>
      </w:tr>
      <w:tr w:rsidR="00A25833" w14:paraId="54D7F89F" w14:textId="77777777">
        <w:trPr>
          <w:jc w:val="center"/>
        </w:trPr>
        <w:tc>
          <w:tcPr>
            <w:tcW w:w="1800" w:type="dxa"/>
          </w:tcPr>
          <w:p w14:paraId="20816C3C" w14:textId="77777777" w:rsidR="00A25833" w:rsidRDefault="009A31A5">
            <w:pPr>
              <w:spacing w:before="5" w:after="5"/>
            </w:pPr>
            <w:r>
              <w:rPr>
                <w:sz w:val="14"/>
              </w:rPr>
              <w:t>Serbia</w:t>
            </w:r>
          </w:p>
        </w:tc>
        <w:tc>
          <w:tcPr>
            <w:tcW w:w="750" w:type="dxa"/>
          </w:tcPr>
          <w:p w14:paraId="20220CF8" w14:textId="77777777" w:rsidR="00A25833" w:rsidRDefault="009A31A5">
            <w:pPr>
              <w:spacing w:before="5" w:after="5"/>
              <w:jc w:val="center"/>
            </w:pPr>
            <w:r>
              <w:rPr>
                <w:sz w:val="14"/>
              </w:rPr>
              <w:t>$1.66</w:t>
            </w:r>
          </w:p>
        </w:tc>
        <w:tc>
          <w:tcPr>
            <w:tcW w:w="450" w:type="dxa"/>
          </w:tcPr>
          <w:p w14:paraId="55585165" w14:textId="77777777" w:rsidR="00A25833" w:rsidRDefault="009A31A5">
            <w:pPr>
              <w:spacing w:before="5" w:after="5"/>
              <w:jc w:val="center"/>
            </w:pPr>
            <w:r>
              <w:rPr>
                <w:sz w:val="14"/>
              </w:rPr>
              <w:t>56</w:t>
            </w:r>
          </w:p>
        </w:tc>
        <w:tc>
          <w:tcPr>
            <w:tcW w:w="450" w:type="dxa"/>
          </w:tcPr>
          <w:p w14:paraId="38377E96" w14:textId="77777777" w:rsidR="00A25833" w:rsidRDefault="009A31A5">
            <w:pPr>
              <w:spacing w:before="5" w:after="5"/>
              <w:jc w:val="center"/>
            </w:pPr>
            <w:r>
              <w:rPr>
                <w:sz w:val="14"/>
              </w:rPr>
              <w:t>II</w:t>
            </w:r>
          </w:p>
        </w:tc>
        <w:tc>
          <w:tcPr>
            <w:tcW w:w="750" w:type="dxa"/>
          </w:tcPr>
          <w:p w14:paraId="440013BD" w14:textId="77777777" w:rsidR="00A25833" w:rsidRDefault="009A31A5">
            <w:pPr>
              <w:spacing w:before="5" w:after="5"/>
              <w:jc w:val="center"/>
            </w:pPr>
            <w:r>
              <w:rPr>
                <w:sz w:val="14"/>
              </w:rPr>
              <w:t>$1.66</w:t>
            </w:r>
          </w:p>
        </w:tc>
        <w:tc>
          <w:tcPr>
            <w:tcW w:w="450" w:type="dxa"/>
          </w:tcPr>
          <w:p w14:paraId="52020BEE" w14:textId="77777777" w:rsidR="00A25833" w:rsidRDefault="009A31A5">
            <w:pPr>
              <w:spacing w:before="5" w:after="5"/>
              <w:jc w:val="center"/>
            </w:pPr>
            <w:r>
              <w:rPr>
                <w:sz w:val="14"/>
              </w:rPr>
              <w:t>49</w:t>
            </w:r>
          </w:p>
        </w:tc>
        <w:tc>
          <w:tcPr>
            <w:tcW w:w="450" w:type="dxa"/>
          </w:tcPr>
          <w:p w14:paraId="3390943C" w14:textId="77777777" w:rsidR="00A25833" w:rsidRDefault="009A31A5">
            <w:pPr>
              <w:spacing w:before="5" w:after="5"/>
              <w:jc w:val="center"/>
            </w:pPr>
            <w:r>
              <w:rPr>
                <w:sz w:val="14"/>
              </w:rPr>
              <w:t>II</w:t>
            </w:r>
          </w:p>
        </w:tc>
        <w:tc>
          <w:tcPr>
            <w:tcW w:w="500" w:type="dxa"/>
          </w:tcPr>
          <w:p w14:paraId="4C93956B" w14:textId="77777777" w:rsidR="00A25833" w:rsidRDefault="009A31A5">
            <w:pPr>
              <w:spacing w:before="5" w:after="5"/>
              <w:jc w:val="center"/>
            </w:pPr>
            <w:r>
              <w:rPr>
                <w:sz w:val="14"/>
              </w:rPr>
              <w:t>II</w:t>
            </w:r>
          </w:p>
        </w:tc>
      </w:tr>
      <w:tr w:rsidR="00A25833" w14:paraId="0DC24530" w14:textId="77777777">
        <w:trPr>
          <w:jc w:val="center"/>
        </w:trPr>
        <w:tc>
          <w:tcPr>
            <w:tcW w:w="1800" w:type="dxa"/>
          </w:tcPr>
          <w:p w14:paraId="7C69C1ED" w14:textId="77777777" w:rsidR="00A25833" w:rsidRDefault="009A31A5">
            <w:pPr>
              <w:spacing w:before="5" w:after="5"/>
            </w:pPr>
            <w:r>
              <w:rPr>
                <w:sz w:val="14"/>
              </w:rPr>
              <w:t>Latvia</w:t>
            </w:r>
          </w:p>
        </w:tc>
        <w:tc>
          <w:tcPr>
            <w:tcW w:w="750" w:type="dxa"/>
          </w:tcPr>
          <w:p w14:paraId="00419CF5" w14:textId="77777777" w:rsidR="00A25833" w:rsidRDefault="009A31A5">
            <w:pPr>
              <w:spacing w:before="5" w:after="5"/>
              <w:jc w:val="center"/>
            </w:pPr>
            <w:r>
              <w:rPr>
                <w:sz w:val="14"/>
              </w:rPr>
              <w:t>$1.65</w:t>
            </w:r>
          </w:p>
        </w:tc>
        <w:tc>
          <w:tcPr>
            <w:tcW w:w="450" w:type="dxa"/>
          </w:tcPr>
          <w:p w14:paraId="702F2038" w14:textId="77777777" w:rsidR="00A25833" w:rsidRDefault="009A31A5">
            <w:pPr>
              <w:spacing w:before="5" w:after="5"/>
              <w:jc w:val="center"/>
            </w:pPr>
            <w:r>
              <w:rPr>
                <w:sz w:val="14"/>
              </w:rPr>
              <w:t>47</w:t>
            </w:r>
          </w:p>
        </w:tc>
        <w:tc>
          <w:tcPr>
            <w:tcW w:w="450" w:type="dxa"/>
          </w:tcPr>
          <w:p w14:paraId="5AF3ED8B" w14:textId="77777777" w:rsidR="00A25833" w:rsidRDefault="009A31A5">
            <w:pPr>
              <w:spacing w:before="5" w:after="5"/>
              <w:jc w:val="center"/>
            </w:pPr>
            <w:r>
              <w:rPr>
                <w:sz w:val="14"/>
              </w:rPr>
              <w:t>II</w:t>
            </w:r>
          </w:p>
        </w:tc>
        <w:tc>
          <w:tcPr>
            <w:tcW w:w="750" w:type="dxa"/>
          </w:tcPr>
          <w:p w14:paraId="5AECD69F" w14:textId="77777777" w:rsidR="00A25833" w:rsidRDefault="009A31A5">
            <w:pPr>
              <w:spacing w:before="5" w:after="5"/>
              <w:jc w:val="center"/>
            </w:pPr>
            <w:r>
              <w:rPr>
                <w:sz w:val="14"/>
              </w:rPr>
              <w:t>$1.66</w:t>
            </w:r>
          </w:p>
        </w:tc>
        <w:tc>
          <w:tcPr>
            <w:tcW w:w="450" w:type="dxa"/>
          </w:tcPr>
          <w:p w14:paraId="4AF26588" w14:textId="77777777" w:rsidR="00A25833" w:rsidRDefault="009A31A5">
            <w:pPr>
              <w:spacing w:before="5" w:after="5"/>
              <w:jc w:val="center"/>
            </w:pPr>
            <w:r>
              <w:rPr>
                <w:sz w:val="14"/>
              </w:rPr>
              <w:t>50</w:t>
            </w:r>
          </w:p>
        </w:tc>
        <w:tc>
          <w:tcPr>
            <w:tcW w:w="450" w:type="dxa"/>
          </w:tcPr>
          <w:p w14:paraId="502DEF18" w14:textId="77777777" w:rsidR="00A25833" w:rsidRDefault="009A31A5">
            <w:pPr>
              <w:spacing w:before="5" w:after="5"/>
              <w:jc w:val="center"/>
            </w:pPr>
            <w:r>
              <w:rPr>
                <w:sz w:val="14"/>
              </w:rPr>
              <w:t>II</w:t>
            </w:r>
          </w:p>
        </w:tc>
        <w:tc>
          <w:tcPr>
            <w:tcW w:w="500" w:type="dxa"/>
          </w:tcPr>
          <w:p w14:paraId="0D3A39A6" w14:textId="77777777" w:rsidR="00A25833" w:rsidRDefault="009A31A5">
            <w:pPr>
              <w:spacing w:before="5" w:after="5"/>
              <w:jc w:val="center"/>
            </w:pPr>
            <w:r>
              <w:rPr>
                <w:sz w:val="14"/>
              </w:rPr>
              <w:t>II</w:t>
            </w:r>
          </w:p>
        </w:tc>
      </w:tr>
      <w:tr w:rsidR="00A25833" w14:paraId="41ABE78A" w14:textId="77777777">
        <w:trPr>
          <w:jc w:val="center"/>
        </w:trPr>
        <w:tc>
          <w:tcPr>
            <w:tcW w:w="1800" w:type="dxa"/>
          </w:tcPr>
          <w:p w14:paraId="70E4F888" w14:textId="77777777" w:rsidR="00A25833" w:rsidRDefault="009A31A5">
            <w:pPr>
              <w:spacing w:before="5" w:after="5"/>
            </w:pPr>
            <w:r>
              <w:rPr>
                <w:sz w:val="14"/>
              </w:rPr>
              <w:t>Pakistan</w:t>
            </w:r>
          </w:p>
        </w:tc>
        <w:tc>
          <w:tcPr>
            <w:tcW w:w="750" w:type="dxa"/>
          </w:tcPr>
          <w:p w14:paraId="1B1F7F28" w14:textId="77777777" w:rsidR="00A25833" w:rsidRDefault="009A31A5">
            <w:pPr>
              <w:spacing w:before="5" w:after="5"/>
              <w:jc w:val="center"/>
            </w:pPr>
            <w:r>
              <w:rPr>
                <w:sz w:val="14"/>
              </w:rPr>
              <w:t>$1.67</w:t>
            </w:r>
          </w:p>
        </w:tc>
        <w:tc>
          <w:tcPr>
            <w:tcW w:w="450" w:type="dxa"/>
          </w:tcPr>
          <w:p w14:paraId="225DDDDA" w14:textId="77777777" w:rsidR="00A25833" w:rsidRDefault="009A31A5">
            <w:pPr>
              <w:spacing w:before="5" w:after="5"/>
              <w:jc w:val="center"/>
            </w:pPr>
            <w:r>
              <w:rPr>
                <w:sz w:val="14"/>
              </w:rPr>
              <w:t>57</w:t>
            </w:r>
          </w:p>
        </w:tc>
        <w:tc>
          <w:tcPr>
            <w:tcW w:w="450" w:type="dxa"/>
          </w:tcPr>
          <w:p w14:paraId="0614B024" w14:textId="77777777" w:rsidR="00A25833" w:rsidRDefault="009A31A5">
            <w:pPr>
              <w:spacing w:before="5" w:after="5"/>
              <w:jc w:val="center"/>
            </w:pPr>
            <w:r>
              <w:rPr>
                <w:sz w:val="14"/>
              </w:rPr>
              <w:t>II</w:t>
            </w:r>
          </w:p>
        </w:tc>
        <w:tc>
          <w:tcPr>
            <w:tcW w:w="750" w:type="dxa"/>
          </w:tcPr>
          <w:p w14:paraId="62B6148A" w14:textId="77777777" w:rsidR="00A25833" w:rsidRDefault="009A31A5">
            <w:pPr>
              <w:spacing w:before="5" w:after="5"/>
              <w:jc w:val="center"/>
            </w:pPr>
            <w:r>
              <w:rPr>
                <w:sz w:val="14"/>
              </w:rPr>
              <w:t>$1.67</w:t>
            </w:r>
          </w:p>
        </w:tc>
        <w:tc>
          <w:tcPr>
            <w:tcW w:w="450" w:type="dxa"/>
          </w:tcPr>
          <w:p w14:paraId="7E3EEC90" w14:textId="77777777" w:rsidR="00A25833" w:rsidRDefault="009A31A5">
            <w:pPr>
              <w:spacing w:before="5" w:after="5"/>
              <w:jc w:val="center"/>
            </w:pPr>
            <w:r>
              <w:rPr>
                <w:sz w:val="14"/>
              </w:rPr>
              <w:t>51</w:t>
            </w:r>
          </w:p>
        </w:tc>
        <w:tc>
          <w:tcPr>
            <w:tcW w:w="450" w:type="dxa"/>
          </w:tcPr>
          <w:p w14:paraId="4F0648DF" w14:textId="77777777" w:rsidR="00A25833" w:rsidRDefault="009A31A5">
            <w:pPr>
              <w:spacing w:before="5" w:after="5"/>
              <w:jc w:val="center"/>
            </w:pPr>
            <w:r>
              <w:rPr>
                <w:sz w:val="14"/>
              </w:rPr>
              <w:t>II</w:t>
            </w:r>
          </w:p>
        </w:tc>
        <w:tc>
          <w:tcPr>
            <w:tcW w:w="500" w:type="dxa"/>
          </w:tcPr>
          <w:p w14:paraId="3F2676E4" w14:textId="77777777" w:rsidR="00A25833" w:rsidRDefault="009A31A5">
            <w:pPr>
              <w:spacing w:before="5" w:after="5"/>
              <w:jc w:val="center"/>
            </w:pPr>
            <w:r>
              <w:rPr>
                <w:sz w:val="14"/>
              </w:rPr>
              <w:t>II</w:t>
            </w:r>
          </w:p>
        </w:tc>
      </w:tr>
      <w:tr w:rsidR="00A25833" w14:paraId="2F32F562" w14:textId="77777777">
        <w:trPr>
          <w:jc w:val="center"/>
        </w:trPr>
        <w:tc>
          <w:tcPr>
            <w:tcW w:w="1800" w:type="dxa"/>
          </w:tcPr>
          <w:p w14:paraId="7ADE6362" w14:textId="77777777" w:rsidR="00A25833" w:rsidRDefault="009A31A5">
            <w:pPr>
              <w:spacing w:before="5" w:after="5"/>
            </w:pPr>
            <w:r>
              <w:rPr>
                <w:sz w:val="14"/>
              </w:rPr>
              <w:t>Saudi Arabia</w:t>
            </w:r>
          </w:p>
        </w:tc>
        <w:tc>
          <w:tcPr>
            <w:tcW w:w="750" w:type="dxa"/>
          </w:tcPr>
          <w:p w14:paraId="4097A707" w14:textId="77777777" w:rsidR="00A25833" w:rsidRDefault="009A31A5">
            <w:pPr>
              <w:spacing w:before="5" w:after="5"/>
              <w:jc w:val="center"/>
            </w:pPr>
            <w:r>
              <w:rPr>
                <w:sz w:val="14"/>
              </w:rPr>
              <w:t>$1.62</w:t>
            </w:r>
          </w:p>
        </w:tc>
        <w:tc>
          <w:tcPr>
            <w:tcW w:w="450" w:type="dxa"/>
          </w:tcPr>
          <w:p w14:paraId="14EF9E46" w14:textId="77777777" w:rsidR="00A25833" w:rsidRDefault="009A31A5">
            <w:pPr>
              <w:spacing w:before="5" w:after="5"/>
              <w:jc w:val="center"/>
            </w:pPr>
            <w:r>
              <w:rPr>
                <w:sz w:val="14"/>
              </w:rPr>
              <w:t>25</w:t>
            </w:r>
          </w:p>
        </w:tc>
        <w:tc>
          <w:tcPr>
            <w:tcW w:w="450" w:type="dxa"/>
          </w:tcPr>
          <w:p w14:paraId="47979807" w14:textId="77777777" w:rsidR="00A25833" w:rsidRDefault="009A31A5">
            <w:pPr>
              <w:spacing w:before="5" w:after="5"/>
              <w:jc w:val="center"/>
            </w:pPr>
            <w:r>
              <w:rPr>
                <w:sz w:val="14"/>
              </w:rPr>
              <w:t>II</w:t>
            </w:r>
          </w:p>
        </w:tc>
        <w:tc>
          <w:tcPr>
            <w:tcW w:w="750" w:type="dxa"/>
          </w:tcPr>
          <w:p w14:paraId="1DB03204" w14:textId="77777777" w:rsidR="00A25833" w:rsidRDefault="009A31A5">
            <w:pPr>
              <w:spacing w:before="5" w:after="5"/>
              <w:jc w:val="center"/>
            </w:pPr>
            <w:r>
              <w:rPr>
                <w:sz w:val="14"/>
              </w:rPr>
              <w:t>$1.67</w:t>
            </w:r>
          </w:p>
        </w:tc>
        <w:tc>
          <w:tcPr>
            <w:tcW w:w="450" w:type="dxa"/>
          </w:tcPr>
          <w:p w14:paraId="0B7B8565" w14:textId="77777777" w:rsidR="00A25833" w:rsidRDefault="009A31A5">
            <w:pPr>
              <w:spacing w:before="5" w:after="5"/>
              <w:jc w:val="center"/>
            </w:pPr>
            <w:r>
              <w:rPr>
                <w:sz w:val="14"/>
              </w:rPr>
              <w:t>52</w:t>
            </w:r>
          </w:p>
        </w:tc>
        <w:tc>
          <w:tcPr>
            <w:tcW w:w="450" w:type="dxa"/>
          </w:tcPr>
          <w:p w14:paraId="1CB9212D" w14:textId="77777777" w:rsidR="00A25833" w:rsidRDefault="009A31A5">
            <w:pPr>
              <w:spacing w:before="5" w:after="5"/>
              <w:jc w:val="center"/>
            </w:pPr>
            <w:r>
              <w:rPr>
                <w:sz w:val="14"/>
              </w:rPr>
              <w:t>II</w:t>
            </w:r>
          </w:p>
        </w:tc>
        <w:tc>
          <w:tcPr>
            <w:tcW w:w="500" w:type="dxa"/>
          </w:tcPr>
          <w:p w14:paraId="053A78A5" w14:textId="77777777" w:rsidR="00A25833" w:rsidRDefault="009A31A5">
            <w:pPr>
              <w:spacing w:before="5" w:after="5"/>
              <w:jc w:val="center"/>
            </w:pPr>
            <w:r>
              <w:rPr>
                <w:sz w:val="14"/>
              </w:rPr>
              <w:t>II</w:t>
            </w:r>
          </w:p>
        </w:tc>
      </w:tr>
      <w:tr w:rsidR="00A25833" w14:paraId="1D40BA57" w14:textId="77777777">
        <w:trPr>
          <w:jc w:val="center"/>
        </w:trPr>
        <w:tc>
          <w:tcPr>
            <w:tcW w:w="1800" w:type="dxa"/>
          </w:tcPr>
          <w:p w14:paraId="50FC8738" w14:textId="77777777" w:rsidR="00A25833" w:rsidRDefault="009A31A5">
            <w:pPr>
              <w:spacing w:before="5" w:after="5"/>
            </w:pPr>
            <w:r>
              <w:rPr>
                <w:sz w:val="14"/>
              </w:rPr>
              <w:t>Qatar</w:t>
            </w:r>
          </w:p>
        </w:tc>
        <w:tc>
          <w:tcPr>
            <w:tcW w:w="750" w:type="dxa"/>
          </w:tcPr>
          <w:p w14:paraId="02DC484A" w14:textId="77777777" w:rsidR="00A25833" w:rsidRDefault="009A31A5">
            <w:pPr>
              <w:spacing w:before="5" w:after="5"/>
              <w:jc w:val="center"/>
            </w:pPr>
            <w:r>
              <w:rPr>
                <w:sz w:val="14"/>
              </w:rPr>
              <w:t>$1.61</w:t>
            </w:r>
          </w:p>
        </w:tc>
        <w:tc>
          <w:tcPr>
            <w:tcW w:w="450" w:type="dxa"/>
          </w:tcPr>
          <w:p w14:paraId="57CDE34C" w14:textId="77777777" w:rsidR="00A25833" w:rsidRDefault="009A31A5">
            <w:pPr>
              <w:spacing w:before="5" w:after="5"/>
              <w:jc w:val="center"/>
            </w:pPr>
            <w:r>
              <w:rPr>
                <w:sz w:val="14"/>
              </w:rPr>
              <w:t>15</w:t>
            </w:r>
          </w:p>
        </w:tc>
        <w:tc>
          <w:tcPr>
            <w:tcW w:w="450" w:type="dxa"/>
          </w:tcPr>
          <w:p w14:paraId="1095BF18" w14:textId="77777777" w:rsidR="00A25833" w:rsidRDefault="009A31A5">
            <w:pPr>
              <w:spacing w:before="5" w:after="5"/>
              <w:jc w:val="center"/>
            </w:pPr>
            <w:r>
              <w:rPr>
                <w:sz w:val="14"/>
              </w:rPr>
              <w:t>II</w:t>
            </w:r>
          </w:p>
        </w:tc>
        <w:tc>
          <w:tcPr>
            <w:tcW w:w="750" w:type="dxa"/>
          </w:tcPr>
          <w:p w14:paraId="5BD0B616" w14:textId="77777777" w:rsidR="00A25833" w:rsidRDefault="009A31A5">
            <w:pPr>
              <w:spacing w:before="5" w:after="5"/>
              <w:jc w:val="center"/>
            </w:pPr>
            <w:r>
              <w:rPr>
                <w:sz w:val="14"/>
              </w:rPr>
              <w:t>$1.67</w:t>
            </w:r>
          </w:p>
        </w:tc>
        <w:tc>
          <w:tcPr>
            <w:tcW w:w="450" w:type="dxa"/>
          </w:tcPr>
          <w:p w14:paraId="70E656EF" w14:textId="77777777" w:rsidR="00A25833" w:rsidRDefault="009A31A5">
            <w:pPr>
              <w:spacing w:before="5" w:after="5"/>
              <w:jc w:val="center"/>
            </w:pPr>
            <w:r>
              <w:rPr>
                <w:sz w:val="14"/>
              </w:rPr>
              <w:t>53</w:t>
            </w:r>
          </w:p>
        </w:tc>
        <w:tc>
          <w:tcPr>
            <w:tcW w:w="450" w:type="dxa"/>
          </w:tcPr>
          <w:p w14:paraId="4FA21312" w14:textId="77777777" w:rsidR="00A25833" w:rsidRDefault="009A31A5">
            <w:pPr>
              <w:spacing w:before="5" w:after="5"/>
              <w:jc w:val="center"/>
            </w:pPr>
            <w:r>
              <w:rPr>
                <w:sz w:val="14"/>
              </w:rPr>
              <w:t>II</w:t>
            </w:r>
          </w:p>
        </w:tc>
        <w:tc>
          <w:tcPr>
            <w:tcW w:w="500" w:type="dxa"/>
          </w:tcPr>
          <w:p w14:paraId="17C28A4F" w14:textId="77777777" w:rsidR="00A25833" w:rsidRDefault="009A31A5">
            <w:pPr>
              <w:spacing w:before="5" w:after="5"/>
              <w:jc w:val="center"/>
            </w:pPr>
            <w:r>
              <w:rPr>
                <w:sz w:val="14"/>
              </w:rPr>
              <w:t>II</w:t>
            </w:r>
          </w:p>
        </w:tc>
      </w:tr>
      <w:tr w:rsidR="00A25833" w14:paraId="62E21480" w14:textId="77777777">
        <w:trPr>
          <w:jc w:val="center"/>
        </w:trPr>
        <w:tc>
          <w:tcPr>
            <w:tcW w:w="1800" w:type="dxa"/>
          </w:tcPr>
          <w:p w14:paraId="57395393" w14:textId="77777777" w:rsidR="00A25833" w:rsidRDefault="009A31A5">
            <w:pPr>
              <w:spacing w:before="5" w:after="5"/>
            </w:pPr>
            <w:r>
              <w:rPr>
                <w:sz w:val="14"/>
              </w:rPr>
              <w:t>Luxembourg</w:t>
            </w:r>
          </w:p>
        </w:tc>
        <w:tc>
          <w:tcPr>
            <w:tcW w:w="750" w:type="dxa"/>
          </w:tcPr>
          <w:p w14:paraId="4D48228A" w14:textId="77777777" w:rsidR="00A25833" w:rsidRDefault="009A31A5">
            <w:pPr>
              <w:spacing w:before="5" w:after="5"/>
              <w:jc w:val="center"/>
            </w:pPr>
            <w:r>
              <w:rPr>
                <w:sz w:val="14"/>
              </w:rPr>
              <w:t>$1.67</w:t>
            </w:r>
          </w:p>
        </w:tc>
        <w:tc>
          <w:tcPr>
            <w:tcW w:w="450" w:type="dxa"/>
          </w:tcPr>
          <w:p w14:paraId="6361F6CD" w14:textId="77777777" w:rsidR="00A25833" w:rsidRDefault="009A31A5">
            <w:pPr>
              <w:spacing w:before="5" w:after="5"/>
              <w:jc w:val="center"/>
            </w:pPr>
            <w:r>
              <w:rPr>
                <w:sz w:val="14"/>
              </w:rPr>
              <w:t>58</w:t>
            </w:r>
          </w:p>
        </w:tc>
        <w:tc>
          <w:tcPr>
            <w:tcW w:w="450" w:type="dxa"/>
          </w:tcPr>
          <w:p w14:paraId="4045FB2D" w14:textId="77777777" w:rsidR="00A25833" w:rsidRDefault="009A31A5">
            <w:pPr>
              <w:spacing w:before="5" w:after="5"/>
              <w:jc w:val="center"/>
            </w:pPr>
            <w:r>
              <w:rPr>
                <w:sz w:val="14"/>
              </w:rPr>
              <w:t>II</w:t>
            </w:r>
          </w:p>
        </w:tc>
        <w:tc>
          <w:tcPr>
            <w:tcW w:w="750" w:type="dxa"/>
          </w:tcPr>
          <w:p w14:paraId="57C1CBFB" w14:textId="77777777" w:rsidR="00A25833" w:rsidRDefault="009A31A5">
            <w:pPr>
              <w:spacing w:before="5" w:after="5"/>
              <w:jc w:val="center"/>
            </w:pPr>
            <w:r>
              <w:rPr>
                <w:sz w:val="14"/>
              </w:rPr>
              <w:t>$1.67</w:t>
            </w:r>
          </w:p>
        </w:tc>
        <w:tc>
          <w:tcPr>
            <w:tcW w:w="450" w:type="dxa"/>
          </w:tcPr>
          <w:p w14:paraId="40BB45D5" w14:textId="77777777" w:rsidR="00A25833" w:rsidRDefault="009A31A5">
            <w:pPr>
              <w:spacing w:before="5" w:after="5"/>
              <w:jc w:val="center"/>
            </w:pPr>
            <w:r>
              <w:rPr>
                <w:sz w:val="14"/>
              </w:rPr>
              <w:t>54</w:t>
            </w:r>
          </w:p>
        </w:tc>
        <w:tc>
          <w:tcPr>
            <w:tcW w:w="450" w:type="dxa"/>
          </w:tcPr>
          <w:p w14:paraId="6B72DA90" w14:textId="77777777" w:rsidR="00A25833" w:rsidRDefault="009A31A5">
            <w:pPr>
              <w:spacing w:before="5" w:after="5"/>
              <w:jc w:val="center"/>
            </w:pPr>
            <w:r>
              <w:rPr>
                <w:sz w:val="14"/>
              </w:rPr>
              <w:t>II</w:t>
            </w:r>
          </w:p>
        </w:tc>
        <w:tc>
          <w:tcPr>
            <w:tcW w:w="500" w:type="dxa"/>
          </w:tcPr>
          <w:p w14:paraId="3037AC84" w14:textId="77777777" w:rsidR="00A25833" w:rsidRDefault="009A31A5">
            <w:pPr>
              <w:spacing w:before="5" w:after="5"/>
              <w:jc w:val="center"/>
            </w:pPr>
            <w:r>
              <w:rPr>
                <w:sz w:val="14"/>
              </w:rPr>
              <w:t>II</w:t>
            </w:r>
          </w:p>
        </w:tc>
      </w:tr>
      <w:tr w:rsidR="00A25833" w14:paraId="2CB95DD9" w14:textId="77777777">
        <w:trPr>
          <w:jc w:val="center"/>
        </w:trPr>
        <w:tc>
          <w:tcPr>
            <w:tcW w:w="1800" w:type="dxa"/>
          </w:tcPr>
          <w:p w14:paraId="16395675" w14:textId="77777777" w:rsidR="00A25833" w:rsidRDefault="009A31A5">
            <w:pPr>
              <w:spacing w:before="5" w:after="5"/>
            </w:pPr>
            <w:r>
              <w:rPr>
                <w:sz w:val="14"/>
              </w:rPr>
              <w:t>Moldova</w:t>
            </w:r>
          </w:p>
        </w:tc>
        <w:tc>
          <w:tcPr>
            <w:tcW w:w="750" w:type="dxa"/>
          </w:tcPr>
          <w:p w14:paraId="30B685D2" w14:textId="77777777" w:rsidR="00A25833" w:rsidRDefault="009A31A5">
            <w:pPr>
              <w:spacing w:before="5" w:after="5"/>
              <w:jc w:val="center"/>
            </w:pPr>
            <w:r>
              <w:rPr>
                <w:sz w:val="14"/>
              </w:rPr>
              <w:t>$1.67</w:t>
            </w:r>
          </w:p>
        </w:tc>
        <w:tc>
          <w:tcPr>
            <w:tcW w:w="450" w:type="dxa"/>
          </w:tcPr>
          <w:p w14:paraId="65388F6C" w14:textId="77777777" w:rsidR="00A25833" w:rsidRDefault="009A31A5">
            <w:pPr>
              <w:spacing w:before="5" w:after="5"/>
              <w:jc w:val="center"/>
            </w:pPr>
            <w:r>
              <w:rPr>
                <w:sz w:val="14"/>
              </w:rPr>
              <w:t>62</w:t>
            </w:r>
          </w:p>
        </w:tc>
        <w:tc>
          <w:tcPr>
            <w:tcW w:w="450" w:type="dxa"/>
          </w:tcPr>
          <w:p w14:paraId="45E2FCAC" w14:textId="77777777" w:rsidR="00A25833" w:rsidRDefault="009A31A5">
            <w:pPr>
              <w:spacing w:before="5" w:after="5"/>
              <w:jc w:val="center"/>
            </w:pPr>
            <w:r>
              <w:rPr>
                <w:sz w:val="14"/>
              </w:rPr>
              <w:t>II</w:t>
            </w:r>
          </w:p>
        </w:tc>
        <w:tc>
          <w:tcPr>
            <w:tcW w:w="750" w:type="dxa"/>
          </w:tcPr>
          <w:p w14:paraId="3004358A" w14:textId="77777777" w:rsidR="00A25833" w:rsidRDefault="009A31A5">
            <w:pPr>
              <w:spacing w:before="5" w:after="5"/>
              <w:jc w:val="center"/>
            </w:pPr>
            <w:r>
              <w:rPr>
                <w:sz w:val="14"/>
              </w:rPr>
              <w:t>$1.67</w:t>
            </w:r>
          </w:p>
        </w:tc>
        <w:tc>
          <w:tcPr>
            <w:tcW w:w="450" w:type="dxa"/>
          </w:tcPr>
          <w:p w14:paraId="2C86CDEB" w14:textId="77777777" w:rsidR="00A25833" w:rsidRDefault="009A31A5">
            <w:pPr>
              <w:spacing w:before="5" w:after="5"/>
              <w:jc w:val="center"/>
            </w:pPr>
            <w:r>
              <w:rPr>
                <w:sz w:val="14"/>
              </w:rPr>
              <w:t>55</w:t>
            </w:r>
          </w:p>
        </w:tc>
        <w:tc>
          <w:tcPr>
            <w:tcW w:w="450" w:type="dxa"/>
          </w:tcPr>
          <w:p w14:paraId="4A968198" w14:textId="77777777" w:rsidR="00A25833" w:rsidRDefault="009A31A5">
            <w:pPr>
              <w:spacing w:before="5" w:after="5"/>
              <w:jc w:val="center"/>
            </w:pPr>
            <w:r>
              <w:rPr>
                <w:sz w:val="14"/>
              </w:rPr>
              <w:t>II</w:t>
            </w:r>
          </w:p>
        </w:tc>
        <w:tc>
          <w:tcPr>
            <w:tcW w:w="500" w:type="dxa"/>
          </w:tcPr>
          <w:p w14:paraId="0AF67A2A" w14:textId="77777777" w:rsidR="00A25833" w:rsidRDefault="009A31A5">
            <w:pPr>
              <w:spacing w:before="5" w:after="5"/>
              <w:jc w:val="center"/>
            </w:pPr>
            <w:r>
              <w:rPr>
                <w:sz w:val="14"/>
              </w:rPr>
              <w:t>II</w:t>
            </w:r>
          </w:p>
        </w:tc>
      </w:tr>
      <w:tr w:rsidR="00A25833" w14:paraId="70DF360E" w14:textId="77777777">
        <w:trPr>
          <w:jc w:val="center"/>
        </w:trPr>
        <w:tc>
          <w:tcPr>
            <w:tcW w:w="1800" w:type="dxa"/>
          </w:tcPr>
          <w:p w14:paraId="5E521756" w14:textId="77777777" w:rsidR="00A25833" w:rsidRDefault="009A31A5">
            <w:pPr>
              <w:spacing w:before="5" w:after="5"/>
            </w:pPr>
            <w:r>
              <w:rPr>
                <w:sz w:val="14"/>
              </w:rPr>
              <w:t>N. Macedonia</w:t>
            </w:r>
          </w:p>
        </w:tc>
        <w:tc>
          <w:tcPr>
            <w:tcW w:w="750" w:type="dxa"/>
          </w:tcPr>
          <w:p w14:paraId="0E561F5A" w14:textId="77777777" w:rsidR="00A25833" w:rsidRDefault="009A31A5">
            <w:pPr>
              <w:spacing w:before="5" w:after="5"/>
              <w:jc w:val="center"/>
            </w:pPr>
            <w:r>
              <w:rPr>
                <w:sz w:val="14"/>
              </w:rPr>
              <w:t>$1.68</w:t>
            </w:r>
          </w:p>
        </w:tc>
        <w:tc>
          <w:tcPr>
            <w:tcW w:w="450" w:type="dxa"/>
          </w:tcPr>
          <w:p w14:paraId="18FD82C2" w14:textId="77777777" w:rsidR="00A25833" w:rsidRDefault="009A31A5">
            <w:pPr>
              <w:spacing w:before="5" w:after="5"/>
              <w:jc w:val="center"/>
            </w:pPr>
            <w:r>
              <w:rPr>
                <w:sz w:val="14"/>
              </w:rPr>
              <w:t>65</w:t>
            </w:r>
          </w:p>
        </w:tc>
        <w:tc>
          <w:tcPr>
            <w:tcW w:w="450" w:type="dxa"/>
          </w:tcPr>
          <w:p w14:paraId="508E15C1" w14:textId="77777777" w:rsidR="00A25833" w:rsidRDefault="009A31A5">
            <w:pPr>
              <w:spacing w:before="5" w:after="5"/>
              <w:jc w:val="center"/>
            </w:pPr>
            <w:r>
              <w:rPr>
                <w:sz w:val="14"/>
              </w:rPr>
              <w:t>II</w:t>
            </w:r>
          </w:p>
        </w:tc>
        <w:tc>
          <w:tcPr>
            <w:tcW w:w="750" w:type="dxa"/>
          </w:tcPr>
          <w:p w14:paraId="75E57FAD" w14:textId="77777777" w:rsidR="00A25833" w:rsidRDefault="009A31A5">
            <w:pPr>
              <w:spacing w:before="5" w:after="5"/>
              <w:jc w:val="center"/>
            </w:pPr>
            <w:r>
              <w:rPr>
                <w:sz w:val="14"/>
              </w:rPr>
              <w:t>$1.68</w:t>
            </w:r>
          </w:p>
        </w:tc>
        <w:tc>
          <w:tcPr>
            <w:tcW w:w="450" w:type="dxa"/>
          </w:tcPr>
          <w:p w14:paraId="006005A4" w14:textId="77777777" w:rsidR="00A25833" w:rsidRDefault="009A31A5">
            <w:pPr>
              <w:spacing w:before="5" w:after="5"/>
              <w:jc w:val="center"/>
            </w:pPr>
            <w:r>
              <w:rPr>
                <w:sz w:val="14"/>
              </w:rPr>
              <w:t>56</w:t>
            </w:r>
          </w:p>
        </w:tc>
        <w:tc>
          <w:tcPr>
            <w:tcW w:w="450" w:type="dxa"/>
          </w:tcPr>
          <w:p w14:paraId="7EC5065E" w14:textId="77777777" w:rsidR="00A25833" w:rsidRDefault="009A31A5">
            <w:pPr>
              <w:spacing w:before="5" w:after="5"/>
              <w:jc w:val="center"/>
            </w:pPr>
            <w:r>
              <w:rPr>
                <w:sz w:val="14"/>
              </w:rPr>
              <w:t>II</w:t>
            </w:r>
          </w:p>
        </w:tc>
        <w:tc>
          <w:tcPr>
            <w:tcW w:w="500" w:type="dxa"/>
          </w:tcPr>
          <w:p w14:paraId="67924147" w14:textId="77777777" w:rsidR="00A25833" w:rsidRDefault="009A31A5">
            <w:pPr>
              <w:spacing w:before="5" w:after="5"/>
              <w:jc w:val="center"/>
            </w:pPr>
            <w:r>
              <w:rPr>
                <w:sz w:val="14"/>
              </w:rPr>
              <w:t>II</w:t>
            </w:r>
          </w:p>
        </w:tc>
      </w:tr>
      <w:tr w:rsidR="00A25833" w14:paraId="25D945AC" w14:textId="77777777">
        <w:trPr>
          <w:jc w:val="center"/>
        </w:trPr>
        <w:tc>
          <w:tcPr>
            <w:tcW w:w="1800" w:type="dxa"/>
          </w:tcPr>
          <w:p w14:paraId="3E299B31" w14:textId="77777777" w:rsidR="00A25833" w:rsidRDefault="009A31A5">
            <w:pPr>
              <w:spacing w:before="5" w:after="5"/>
            </w:pPr>
            <w:r>
              <w:rPr>
                <w:sz w:val="14"/>
              </w:rPr>
              <w:t>Ghana</w:t>
            </w:r>
          </w:p>
        </w:tc>
        <w:tc>
          <w:tcPr>
            <w:tcW w:w="750" w:type="dxa"/>
          </w:tcPr>
          <w:p w14:paraId="5D33740D" w14:textId="77777777" w:rsidR="00A25833" w:rsidRDefault="009A31A5">
            <w:pPr>
              <w:spacing w:before="5" w:after="5"/>
              <w:jc w:val="center"/>
            </w:pPr>
            <w:r>
              <w:rPr>
                <w:sz w:val="14"/>
              </w:rPr>
              <w:t>$1.68</w:t>
            </w:r>
          </w:p>
        </w:tc>
        <w:tc>
          <w:tcPr>
            <w:tcW w:w="450" w:type="dxa"/>
          </w:tcPr>
          <w:p w14:paraId="19F7FAFB" w14:textId="77777777" w:rsidR="00A25833" w:rsidRDefault="009A31A5">
            <w:pPr>
              <w:spacing w:before="5" w:after="5"/>
              <w:jc w:val="center"/>
            </w:pPr>
            <w:r>
              <w:rPr>
                <w:sz w:val="14"/>
              </w:rPr>
              <w:t>66</w:t>
            </w:r>
          </w:p>
        </w:tc>
        <w:tc>
          <w:tcPr>
            <w:tcW w:w="450" w:type="dxa"/>
          </w:tcPr>
          <w:p w14:paraId="59642402" w14:textId="77777777" w:rsidR="00A25833" w:rsidRDefault="009A31A5">
            <w:pPr>
              <w:spacing w:before="5" w:after="5"/>
              <w:jc w:val="center"/>
            </w:pPr>
            <w:r>
              <w:rPr>
                <w:sz w:val="14"/>
              </w:rPr>
              <w:t>II</w:t>
            </w:r>
          </w:p>
        </w:tc>
        <w:tc>
          <w:tcPr>
            <w:tcW w:w="750" w:type="dxa"/>
          </w:tcPr>
          <w:p w14:paraId="71C63CBC" w14:textId="77777777" w:rsidR="00A25833" w:rsidRDefault="009A31A5">
            <w:pPr>
              <w:spacing w:before="5" w:after="5"/>
              <w:jc w:val="center"/>
            </w:pPr>
            <w:r>
              <w:rPr>
                <w:sz w:val="14"/>
              </w:rPr>
              <w:t>$1.68</w:t>
            </w:r>
          </w:p>
        </w:tc>
        <w:tc>
          <w:tcPr>
            <w:tcW w:w="450" w:type="dxa"/>
          </w:tcPr>
          <w:p w14:paraId="5D14FA99" w14:textId="77777777" w:rsidR="00A25833" w:rsidRDefault="009A31A5">
            <w:pPr>
              <w:spacing w:before="5" w:after="5"/>
              <w:jc w:val="center"/>
            </w:pPr>
            <w:r>
              <w:rPr>
                <w:sz w:val="14"/>
              </w:rPr>
              <w:t>57</w:t>
            </w:r>
          </w:p>
        </w:tc>
        <w:tc>
          <w:tcPr>
            <w:tcW w:w="450" w:type="dxa"/>
          </w:tcPr>
          <w:p w14:paraId="08DE94A1" w14:textId="77777777" w:rsidR="00A25833" w:rsidRDefault="009A31A5">
            <w:pPr>
              <w:spacing w:before="5" w:after="5"/>
              <w:jc w:val="center"/>
            </w:pPr>
            <w:r>
              <w:rPr>
                <w:sz w:val="14"/>
              </w:rPr>
              <w:t>II</w:t>
            </w:r>
          </w:p>
        </w:tc>
        <w:tc>
          <w:tcPr>
            <w:tcW w:w="500" w:type="dxa"/>
          </w:tcPr>
          <w:p w14:paraId="5DF89E2E" w14:textId="77777777" w:rsidR="00A25833" w:rsidRDefault="009A31A5">
            <w:pPr>
              <w:spacing w:before="5" w:after="5"/>
              <w:jc w:val="center"/>
            </w:pPr>
            <w:r>
              <w:rPr>
                <w:sz w:val="14"/>
              </w:rPr>
              <w:t>II</w:t>
            </w:r>
          </w:p>
        </w:tc>
      </w:tr>
      <w:tr w:rsidR="00A25833" w14:paraId="6126EFBA" w14:textId="77777777">
        <w:trPr>
          <w:jc w:val="center"/>
        </w:trPr>
        <w:tc>
          <w:tcPr>
            <w:tcW w:w="1800" w:type="dxa"/>
          </w:tcPr>
          <w:p w14:paraId="1B528DBC" w14:textId="77777777" w:rsidR="00A25833" w:rsidRDefault="009A31A5">
            <w:pPr>
              <w:spacing w:before="5" w:after="5"/>
            </w:pPr>
            <w:r>
              <w:rPr>
                <w:sz w:val="14"/>
              </w:rPr>
              <w:t>Spain</w:t>
            </w:r>
          </w:p>
        </w:tc>
        <w:tc>
          <w:tcPr>
            <w:tcW w:w="750" w:type="dxa"/>
          </w:tcPr>
          <w:p w14:paraId="49142C41" w14:textId="77777777" w:rsidR="00A25833" w:rsidRDefault="009A31A5">
            <w:pPr>
              <w:spacing w:before="5" w:after="5"/>
              <w:jc w:val="center"/>
            </w:pPr>
            <w:r>
              <w:rPr>
                <w:sz w:val="14"/>
              </w:rPr>
              <w:t>$1.66</w:t>
            </w:r>
          </w:p>
        </w:tc>
        <w:tc>
          <w:tcPr>
            <w:tcW w:w="450" w:type="dxa"/>
          </w:tcPr>
          <w:p w14:paraId="25F293FB" w14:textId="77777777" w:rsidR="00A25833" w:rsidRDefault="009A31A5">
            <w:pPr>
              <w:spacing w:before="5" w:after="5"/>
              <w:jc w:val="center"/>
            </w:pPr>
            <w:r>
              <w:rPr>
                <w:sz w:val="14"/>
              </w:rPr>
              <w:t>53</w:t>
            </w:r>
          </w:p>
        </w:tc>
        <w:tc>
          <w:tcPr>
            <w:tcW w:w="450" w:type="dxa"/>
          </w:tcPr>
          <w:p w14:paraId="6623B9E8" w14:textId="77777777" w:rsidR="00A25833" w:rsidRDefault="009A31A5">
            <w:pPr>
              <w:spacing w:before="5" w:after="5"/>
              <w:jc w:val="center"/>
            </w:pPr>
            <w:r>
              <w:rPr>
                <w:sz w:val="14"/>
              </w:rPr>
              <w:t>II</w:t>
            </w:r>
          </w:p>
        </w:tc>
        <w:tc>
          <w:tcPr>
            <w:tcW w:w="750" w:type="dxa"/>
          </w:tcPr>
          <w:p w14:paraId="039FDC31" w14:textId="77777777" w:rsidR="00A25833" w:rsidRDefault="009A31A5">
            <w:pPr>
              <w:spacing w:before="5" w:after="5"/>
              <w:jc w:val="center"/>
            </w:pPr>
            <w:r>
              <w:rPr>
                <w:sz w:val="14"/>
              </w:rPr>
              <w:t>$1.68</w:t>
            </w:r>
          </w:p>
        </w:tc>
        <w:tc>
          <w:tcPr>
            <w:tcW w:w="450" w:type="dxa"/>
          </w:tcPr>
          <w:p w14:paraId="26CEEE49" w14:textId="77777777" w:rsidR="00A25833" w:rsidRDefault="009A31A5">
            <w:pPr>
              <w:spacing w:before="5" w:after="5"/>
              <w:jc w:val="center"/>
            </w:pPr>
            <w:r>
              <w:rPr>
                <w:sz w:val="14"/>
              </w:rPr>
              <w:t>58</w:t>
            </w:r>
          </w:p>
        </w:tc>
        <w:tc>
          <w:tcPr>
            <w:tcW w:w="450" w:type="dxa"/>
          </w:tcPr>
          <w:p w14:paraId="6B983FFB" w14:textId="77777777" w:rsidR="00A25833" w:rsidRDefault="009A31A5">
            <w:pPr>
              <w:spacing w:before="5" w:after="5"/>
              <w:jc w:val="center"/>
            </w:pPr>
            <w:r>
              <w:rPr>
                <w:sz w:val="14"/>
              </w:rPr>
              <w:t>II</w:t>
            </w:r>
          </w:p>
        </w:tc>
        <w:tc>
          <w:tcPr>
            <w:tcW w:w="500" w:type="dxa"/>
          </w:tcPr>
          <w:p w14:paraId="4ADB7BBD" w14:textId="77777777" w:rsidR="00A25833" w:rsidRDefault="009A31A5">
            <w:pPr>
              <w:spacing w:before="5" w:after="5"/>
              <w:jc w:val="center"/>
            </w:pPr>
            <w:r>
              <w:rPr>
                <w:sz w:val="14"/>
              </w:rPr>
              <w:t>II</w:t>
            </w:r>
          </w:p>
        </w:tc>
      </w:tr>
      <w:tr w:rsidR="00A25833" w14:paraId="175E01E9" w14:textId="77777777">
        <w:trPr>
          <w:jc w:val="center"/>
        </w:trPr>
        <w:tc>
          <w:tcPr>
            <w:tcW w:w="1800" w:type="dxa"/>
          </w:tcPr>
          <w:p w14:paraId="2DC7AC41" w14:textId="77777777" w:rsidR="00A25833" w:rsidRDefault="009A31A5">
            <w:pPr>
              <w:spacing w:before="5" w:after="5"/>
            </w:pPr>
            <w:r>
              <w:rPr>
                <w:sz w:val="14"/>
              </w:rPr>
              <w:t>Belgium</w:t>
            </w:r>
          </w:p>
        </w:tc>
        <w:tc>
          <w:tcPr>
            <w:tcW w:w="750" w:type="dxa"/>
          </w:tcPr>
          <w:p w14:paraId="602812DA" w14:textId="77777777" w:rsidR="00A25833" w:rsidRDefault="009A31A5">
            <w:pPr>
              <w:spacing w:before="5" w:after="5"/>
              <w:jc w:val="center"/>
            </w:pPr>
            <w:r>
              <w:rPr>
                <w:sz w:val="14"/>
              </w:rPr>
              <w:t>$1.66</w:t>
            </w:r>
          </w:p>
        </w:tc>
        <w:tc>
          <w:tcPr>
            <w:tcW w:w="450" w:type="dxa"/>
          </w:tcPr>
          <w:p w14:paraId="7C681BD8" w14:textId="77777777" w:rsidR="00A25833" w:rsidRDefault="009A31A5">
            <w:pPr>
              <w:spacing w:before="5" w:after="5"/>
              <w:jc w:val="center"/>
            </w:pPr>
            <w:r>
              <w:rPr>
                <w:sz w:val="14"/>
              </w:rPr>
              <w:t>55</w:t>
            </w:r>
          </w:p>
        </w:tc>
        <w:tc>
          <w:tcPr>
            <w:tcW w:w="450" w:type="dxa"/>
          </w:tcPr>
          <w:p w14:paraId="410127D4" w14:textId="77777777" w:rsidR="00A25833" w:rsidRDefault="009A31A5">
            <w:pPr>
              <w:spacing w:before="5" w:after="5"/>
              <w:jc w:val="center"/>
            </w:pPr>
            <w:r>
              <w:rPr>
                <w:sz w:val="14"/>
              </w:rPr>
              <w:t>II</w:t>
            </w:r>
          </w:p>
        </w:tc>
        <w:tc>
          <w:tcPr>
            <w:tcW w:w="750" w:type="dxa"/>
          </w:tcPr>
          <w:p w14:paraId="6461BB51" w14:textId="77777777" w:rsidR="00A25833" w:rsidRDefault="009A31A5">
            <w:pPr>
              <w:spacing w:before="5" w:after="5"/>
              <w:jc w:val="center"/>
            </w:pPr>
            <w:r>
              <w:rPr>
                <w:sz w:val="14"/>
              </w:rPr>
              <w:t>$1.68</w:t>
            </w:r>
          </w:p>
        </w:tc>
        <w:tc>
          <w:tcPr>
            <w:tcW w:w="450" w:type="dxa"/>
          </w:tcPr>
          <w:p w14:paraId="145C0153" w14:textId="77777777" w:rsidR="00A25833" w:rsidRDefault="009A31A5">
            <w:pPr>
              <w:spacing w:before="5" w:after="5"/>
              <w:jc w:val="center"/>
            </w:pPr>
            <w:r>
              <w:rPr>
                <w:sz w:val="14"/>
              </w:rPr>
              <w:t>59</w:t>
            </w:r>
          </w:p>
        </w:tc>
        <w:tc>
          <w:tcPr>
            <w:tcW w:w="450" w:type="dxa"/>
          </w:tcPr>
          <w:p w14:paraId="28AB7A09" w14:textId="77777777" w:rsidR="00A25833" w:rsidRDefault="009A31A5">
            <w:pPr>
              <w:spacing w:before="5" w:after="5"/>
              <w:jc w:val="center"/>
            </w:pPr>
            <w:r>
              <w:rPr>
                <w:sz w:val="14"/>
              </w:rPr>
              <w:t>II</w:t>
            </w:r>
          </w:p>
        </w:tc>
        <w:tc>
          <w:tcPr>
            <w:tcW w:w="500" w:type="dxa"/>
          </w:tcPr>
          <w:p w14:paraId="55757D8A" w14:textId="77777777" w:rsidR="00A25833" w:rsidRDefault="009A31A5">
            <w:pPr>
              <w:spacing w:before="5" w:after="5"/>
              <w:jc w:val="center"/>
            </w:pPr>
            <w:r>
              <w:rPr>
                <w:sz w:val="14"/>
              </w:rPr>
              <w:t>II</w:t>
            </w:r>
          </w:p>
        </w:tc>
      </w:tr>
      <w:tr w:rsidR="00A25833" w14:paraId="0C8E59B4" w14:textId="77777777">
        <w:trPr>
          <w:jc w:val="center"/>
        </w:trPr>
        <w:tc>
          <w:tcPr>
            <w:tcW w:w="1800" w:type="dxa"/>
          </w:tcPr>
          <w:p w14:paraId="0C7BF4E8" w14:textId="77777777" w:rsidR="00A25833" w:rsidRDefault="009A31A5">
            <w:pPr>
              <w:spacing w:before="5" w:after="5"/>
            </w:pPr>
            <w:r>
              <w:rPr>
                <w:sz w:val="14"/>
              </w:rPr>
              <w:t>Malta</w:t>
            </w:r>
          </w:p>
        </w:tc>
        <w:tc>
          <w:tcPr>
            <w:tcW w:w="750" w:type="dxa"/>
          </w:tcPr>
          <w:p w14:paraId="0A6F10AC" w14:textId="77777777" w:rsidR="00A25833" w:rsidRDefault="009A31A5">
            <w:pPr>
              <w:spacing w:before="5" w:after="5"/>
              <w:jc w:val="center"/>
            </w:pPr>
            <w:r>
              <w:rPr>
                <w:sz w:val="14"/>
              </w:rPr>
              <w:t>$1.66</w:t>
            </w:r>
          </w:p>
        </w:tc>
        <w:tc>
          <w:tcPr>
            <w:tcW w:w="450" w:type="dxa"/>
          </w:tcPr>
          <w:p w14:paraId="61DF4649" w14:textId="77777777" w:rsidR="00A25833" w:rsidRDefault="009A31A5">
            <w:pPr>
              <w:spacing w:before="5" w:after="5"/>
              <w:jc w:val="center"/>
            </w:pPr>
            <w:r>
              <w:rPr>
                <w:sz w:val="14"/>
              </w:rPr>
              <w:t>49</w:t>
            </w:r>
          </w:p>
        </w:tc>
        <w:tc>
          <w:tcPr>
            <w:tcW w:w="450" w:type="dxa"/>
          </w:tcPr>
          <w:p w14:paraId="4D985A60" w14:textId="77777777" w:rsidR="00A25833" w:rsidRDefault="009A31A5">
            <w:pPr>
              <w:spacing w:before="5" w:after="5"/>
              <w:jc w:val="center"/>
            </w:pPr>
            <w:r>
              <w:rPr>
                <w:sz w:val="14"/>
              </w:rPr>
              <w:t>II</w:t>
            </w:r>
          </w:p>
        </w:tc>
        <w:tc>
          <w:tcPr>
            <w:tcW w:w="750" w:type="dxa"/>
          </w:tcPr>
          <w:p w14:paraId="68CFF861" w14:textId="77777777" w:rsidR="00A25833" w:rsidRDefault="009A31A5">
            <w:pPr>
              <w:spacing w:before="5" w:after="5"/>
              <w:jc w:val="center"/>
            </w:pPr>
            <w:r>
              <w:rPr>
                <w:sz w:val="14"/>
              </w:rPr>
              <w:t>$1.68</w:t>
            </w:r>
          </w:p>
        </w:tc>
        <w:tc>
          <w:tcPr>
            <w:tcW w:w="450" w:type="dxa"/>
          </w:tcPr>
          <w:p w14:paraId="0D788379" w14:textId="77777777" w:rsidR="00A25833" w:rsidRDefault="009A31A5">
            <w:pPr>
              <w:spacing w:before="5" w:after="5"/>
              <w:jc w:val="center"/>
            </w:pPr>
            <w:r>
              <w:rPr>
                <w:sz w:val="14"/>
              </w:rPr>
              <w:t>60</w:t>
            </w:r>
          </w:p>
        </w:tc>
        <w:tc>
          <w:tcPr>
            <w:tcW w:w="450" w:type="dxa"/>
          </w:tcPr>
          <w:p w14:paraId="63587173" w14:textId="77777777" w:rsidR="00A25833" w:rsidRDefault="009A31A5">
            <w:pPr>
              <w:spacing w:before="5" w:after="5"/>
              <w:jc w:val="center"/>
            </w:pPr>
            <w:r>
              <w:rPr>
                <w:sz w:val="14"/>
              </w:rPr>
              <w:t>II</w:t>
            </w:r>
          </w:p>
        </w:tc>
        <w:tc>
          <w:tcPr>
            <w:tcW w:w="500" w:type="dxa"/>
          </w:tcPr>
          <w:p w14:paraId="53054755" w14:textId="77777777" w:rsidR="00A25833" w:rsidRDefault="009A31A5">
            <w:pPr>
              <w:spacing w:before="5" w:after="5"/>
              <w:jc w:val="center"/>
            </w:pPr>
            <w:r>
              <w:rPr>
                <w:sz w:val="14"/>
              </w:rPr>
              <w:t>II</w:t>
            </w:r>
          </w:p>
        </w:tc>
      </w:tr>
      <w:tr w:rsidR="00A25833" w14:paraId="2E3FA86F" w14:textId="77777777">
        <w:trPr>
          <w:jc w:val="center"/>
        </w:trPr>
        <w:tc>
          <w:tcPr>
            <w:tcW w:w="1800" w:type="dxa"/>
          </w:tcPr>
          <w:p w14:paraId="4C140F5A" w14:textId="77777777" w:rsidR="00A25833" w:rsidRDefault="009A31A5">
            <w:pPr>
              <w:spacing w:before="5" w:after="5"/>
            </w:pPr>
            <w:r>
              <w:rPr>
                <w:sz w:val="14"/>
              </w:rPr>
              <w:t>Denmark</w:t>
            </w:r>
          </w:p>
        </w:tc>
        <w:tc>
          <w:tcPr>
            <w:tcW w:w="750" w:type="dxa"/>
          </w:tcPr>
          <w:p w14:paraId="389DDC0B" w14:textId="77777777" w:rsidR="00A25833" w:rsidRDefault="009A31A5">
            <w:pPr>
              <w:spacing w:before="5" w:after="5"/>
              <w:jc w:val="center"/>
            </w:pPr>
            <w:r>
              <w:rPr>
                <w:sz w:val="14"/>
              </w:rPr>
              <w:t>$1.67</w:t>
            </w:r>
          </w:p>
        </w:tc>
        <w:tc>
          <w:tcPr>
            <w:tcW w:w="450" w:type="dxa"/>
          </w:tcPr>
          <w:p w14:paraId="1B0F5E80" w14:textId="77777777" w:rsidR="00A25833" w:rsidRDefault="009A31A5">
            <w:pPr>
              <w:spacing w:before="5" w:after="5"/>
              <w:jc w:val="center"/>
            </w:pPr>
            <w:r>
              <w:rPr>
                <w:sz w:val="14"/>
              </w:rPr>
              <w:t>63</w:t>
            </w:r>
          </w:p>
        </w:tc>
        <w:tc>
          <w:tcPr>
            <w:tcW w:w="450" w:type="dxa"/>
          </w:tcPr>
          <w:p w14:paraId="37A9196F" w14:textId="77777777" w:rsidR="00A25833" w:rsidRDefault="009A31A5">
            <w:pPr>
              <w:spacing w:before="5" w:after="5"/>
              <w:jc w:val="center"/>
            </w:pPr>
            <w:r>
              <w:rPr>
                <w:sz w:val="14"/>
              </w:rPr>
              <w:t>II</w:t>
            </w:r>
          </w:p>
        </w:tc>
        <w:tc>
          <w:tcPr>
            <w:tcW w:w="750" w:type="dxa"/>
          </w:tcPr>
          <w:p w14:paraId="6D41955B" w14:textId="77777777" w:rsidR="00A25833" w:rsidRDefault="009A31A5">
            <w:pPr>
              <w:spacing w:before="5" w:after="5"/>
              <w:jc w:val="center"/>
            </w:pPr>
            <w:r>
              <w:rPr>
                <w:sz w:val="14"/>
              </w:rPr>
              <w:t>$1.68</w:t>
            </w:r>
          </w:p>
        </w:tc>
        <w:tc>
          <w:tcPr>
            <w:tcW w:w="450" w:type="dxa"/>
          </w:tcPr>
          <w:p w14:paraId="080BC2B1" w14:textId="77777777" w:rsidR="00A25833" w:rsidRDefault="009A31A5">
            <w:pPr>
              <w:spacing w:before="5" w:after="5"/>
              <w:jc w:val="center"/>
            </w:pPr>
            <w:r>
              <w:rPr>
                <w:sz w:val="14"/>
              </w:rPr>
              <w:t>61</w:t>
            </w:r>
          </w:p>
        </w:tc>
        <w:tc>
          <w:tcPr>
            <w:tcW w:w="450" w:type="dxa"/>
          </w:tcPr>
          <w:p w14:paraId="4638B2E1" w14:textId="77777777" w:rsidR="00A25833" w:rsidRDefault="009A31A5">
            <w:pPr>
              <w:spacing w:before="5" w:after="5"/>
              <w:jc w:val="center"/>
            </w:pPr>
            <w:r>
              <w:rPr>
                <w:sz w:val="14"/>
              </w:rPr>
              <w:t>II</w:t>
            </w:r>
          </w:p>
        </w:tc>
        <w:tc>
          <w:tcPr>
            <w:tcW w:w="500" w:type="dxa"/>
          </w:tcPr>
          <w:p w14:paraId="08332C85" w14:textId="77777777" w:rsidR="00A25833" w:rsidRDefault="009A31A5">
            <w:pPr>
              <w:spacing w:before="5" w:after="5"/>
              <w:jc w:val="center"/>
            </w:pPr>
            <w:r>
              <w:rPr>
                <w:sz w:val="14"/>
              </w:rPr>
              <w:t>II</w:t>
            </w:r>
          </w:p>
        </w:tc>
      </w:tr>
      <w:tr w:rsidR="00A25833" w14:paraId="508FDA1E" w14:textId="77777777">
        <w:trPr>
          <w:jc w:val="center"/>
        </w:trPr>
        <w:tc>
          <w:tcPr>
            <w:tcW w:w="1800" w:type="dxa"/>
          </w:tcPr>
          <w:p w14:paraId="5B2D740D" w14:textId="77777777" w:rsidR="00A25833" w:rsidRDefault="009A31A5">
            <w:pPr>
              <w:spacing w:before="5" w:after="5"/>
            </w:pPr>
            <w:r>
              <w:rPr>
                <w:sz w:val="14"/>
              </w:rPr>
              <w:t>Lithuania</w:t>
            </w:r>
          </w:p>
        </w:tc>
        <w:tc>
          <w:tcPr>
            <w:tcW w:w="750" w:type="dxa"/>
          </w:tcPr>
          <w:p w14:paraId="79CA0CBB" w14:textId="77777777" w:rsidR="00A25833" w:rsidRDefault="009A31A5">
            <w:pPr>
              <w:spacing w:before="5" w:after="5"/>
              <w:jc w:val="center"/>
            </w:pPr>
            <w:r>
              <w:rPr>
                <w:sz w:val="14"/>
              </w:rPr>
              <w:t>$1.67</w:t>
            </w:r>
          </w:p>
        </w:tc>
        <w:tc>
          <w:tcPr>
            <w:tcW w:w="450" w:type="dxa"/>
          </w:tcPr>
          <w:p w14:paraId="5757655B" w14:textId="77777777" w:rsidR="00A25833" w:rsidRDefault="009A31A5">
            <w:pPr>
              <w:spacing w:before="5" w:after="5"/>
              <w:jc w:val="center"/>
            </w:pPr>
            <w:r>
              <w:rPr>
                <w:sz w:val="14"/>
              </w:rPr>
              <w:t>64</w:t>
            </w:r>
          </w:p>
        </w:tc>
        <w:tc>
          <w:tcPr>
            <w:tcW w:w="450" w:type="dxa"/>
          </w:tcPr>
          <w:p w14:paraId="4ED844FA" w14:textId="77777777" w:rsidR="00A25833" w:rsidRDefault="009A31A5">
            <w:pPr>
              <w:spacing w:before="5" w:after="5"/>
              <w:jc w:val="center"/>
            </w:pPr>
            <w:r>
              <w:rPr>
                <w:sz w:val="14"/>
              </w:rPr>
              <w:t>II</w:t>
            </w:r>
          </w:p>
        </w:tc>
        <w:tc>
          <w:tcPr>
            <w:tcW w:w="750" w:type="dxa"/>
          </w:tcPr>
          <w:p w14:paraId="59DAFA65" w14:textId="77777777" w:rsidR="00A25833" w:rsidRDefault="009A31A5">
            <w:pPr>
              <w:spacing w:before="5" w:after="5"/>
              <w:jc w:val="center"/>
            </w:pPr>
            <w:r>
              <w:rPr>
                <w:sz w:val="14"/>
              </w:rPr>
              <w:t>$1.68</w:t>
            </w:r>
          </w:p>
        </w:tc>
        <w:tc>
          <w:tcPr>
            <w:tcW w:w="450" w:type="dxa"/>
          </w:tcPr>
          <w:p w14:paraId="40C4CAC9" w14:textId="77777777" w:rsidR="00A25833" w:rsidRDefault="009A31A5">
            <w:pPr>
              <w:spacing w:before="5" w:after="5"/>
              <w:jc w:val="center"/>
            </w:pPr>
            <w:r>
              <w:rPr>
                <w:sz w:val="14"/>
              </w:rPr>
              <w:t>62</w:t>
            </w:r>
          </w:p>
        </w:tc>
        <w:tc>
          <w:tcPr>
            <w:tcW w:w="450" w:type="dxa"/>
          </w:tcPr>
          <w:p w14:paraId="58A44F8B" w14:textId="77777777" w:rsidR="00A25833" w:rsidRDefault="009A31A5">
            <w:pPr>
              <w:spacing w:before="5" w:after="5"/>
              <w:jc w:val="center"/>
            </w:pPr>
            <w:r>
              <w:rPr>
                <w:sz w:val="14"/>
              </w:rPr>
              <w:t>II</w:t>
            </w:r>
          </w:p>
        </w:tc>
        <w:tc>
          <w:tcPr>
            <w:tcW w:w="500" w:type="dxa"/>
          </w:tcPr>
          <w:p w14:paraId="328C6F20" w14:textId="77777777" w:rsidR="00A25833" w:rsidRDefault="009A31A5">
            <w:pPr>
              <w:spacing w:before="5" w:after="5"/>
              <w:jc w:val="center"/>
            </w:pPr>
            <w:r>
              <w:rPr>
                <w:sz w:val="14"/>
              </w:rPr>
              <w:t>II</w:t>
            </w:r>
          </w:p>
        </w:tc>
      </w:tr>
      <w:tr w:rsidR="00A25833" w14:paraId="4A93D264" w14:textId="77777777">
        <w:trPr>
          <w:jc w:val="center"/>
        </w:trPr>
        <w:tc>
          <w:tcPr>
            <w:tcW w:w="1800" w:type="dxa"/>
          </w:tcPr>
          <w:p w14:paraId="39AF9348" w14:textId="77777777" w:rsidR="00A25833" w:rsidRDefault="009A31A5">
            <w:pPr>
              <w:spacing w:before="5" w:after="5"/>
            </w:pPr>
            <w:r>
              <w:rPr>
                <w:sz w:val="14"/>
              </w:rPr>
              <w:t>Albania</w:t>
            </w:r>
          </w:p>
        </w:tc>
        <w:tc>
          <w:tcPr>
            <w:tcW w:w="750" w:type="dxa"/>
          </w:tcPr>
          <w:p w14:paraId="1FB1F797" w14:textId="77777777" w:rsidR="00A25833" w:rsidRDefault="009A31A5">
            <w:pPr>
              <w:spacing w:before="5" w:after="5"/>
              <w:jc w:val="center"/>
            </w:pPr>
            <w:r>
              <w:rPr>
                <w:sz w:val="14"/>
              </w:rPr>
              <w:t>$1.68</w:t>
            </w:r>
          </w:p>
        </w:tc>
        <w:tc>
          <w:tcPr>
            <w:tcW w:w="450" w:type="dxa"/>
          </w:tcPr>
          <w:p w14:paraId="09742BCF" w14:textId="77777777" w:rsidR="00A25833" w:rsidRDefault="009A31A5">
            <w:pPr>
              <w:spacing w:before="5" w:after="5"/>
              <w:jc w:val="center"/>
            </w:pPr>
            <w:r>
              <w:rPr>
                <w:sz w:val="14"/>
              </w:rPr>
              <w:t>68</w:t>
            </w:r>
          </w:p>
        </w:tc>
        <w:tc>
          <w:tcPr>
            <w:tcW w:w="450" w:type="dxa"/>
          </w:tcPr>
          <w:p w14:paraId="48C15068" w14:textId="77777777" w:rsidR="00A25833" w:rsidRDefault="009A31A5">
            <w:pPr>
              <w:spacing w:before="5" w:after="5"/>
              <w:jc w:val="center"/>
            </w:pPr>
            <w:r>
              <w:rPr>
                <w:sz w:val="14"/>
              </w:rPr>
              <w:t>II</w:t>
            </w:r>
          </w:p>
        </w:tc>
        <w:tc>
          <w:tcPr>
            <w:tcW w:w="750" w:type="dxa"/>
          </w:tcPr>
          <w:p w14:paraId="3B368611" w14:textId="77777777" w:rsidR="00A25833" w:rsidRDefault="009A31A5">
            <w:pPr>
              <w:spacing w:before="5" w:after="5"/>
              <w:jc w:val="center"/>
            </w:pPr>
            <w:r>
              <w:rPr>
                <w:sz w:val="14"/>
              </w:rPr>
              <w:t>$1.68</w:t>
            </w:r>
          </w:p>
        </w:tc>
        <w:tc>
          <w:tcPr>
            <w:tcW w:w="450" w:type="dxa"/>
          </w:tcPr>
          <w:p w14:paraId="35C1FD50" w14:textId="77777777" w:rsidR="00A25833" w:rsidRDefault="009A31A5">
            <w:pPr>
              <w:spacing w:before="5" w:after="5"/>
              <w:jc w:val="center"/>
            </w:pPr>
            <w:r>
              <w:rPr>
                <w:sz w:val="14"/>
              </w:rPr>
              <w:t>63</w:t>
            </w:r>
          </w:p>
        </w:tc>
        <w:tc>
          <w:tcPr>
            <w:tcW w:w="450" w:type="dxa"/>
          </w:tcPr>
          <w:p w14:paraId="6E1FB64F" w14:textId="77777777" w:rsidR="00A25833" w:rsidRDefault="009A31A5">
            <w:pPr>
              <w:spacing w:before="5" w:after="5"/>
              <w:jc w:val="center"/>
            </w:pPr>
            <w:r>
              <w:rPr>
                <w:sz w:val="14"/>
              </w:rPr>
              <w:t>II</w:t>
            </w:r>
          </w:p>
        </w:tc>
        <w:tc>
          <w:tcPr>
            <w:tcW w:w="500" w:type="dxa"/>
          </w:tcPr>
          <w:p w14:paraId="51A1E325" w14:textId="77777777" w:rsidR="00A25833" w:rsidRDefault="009A31A5">
            <w:pPr>
              <w:spacing w:before="5" w:after="5"/>
              <w:jc w:val="center"/>
            </w:pPr>
            <w:r>
              <w:rPr>
                <w:sz w:val="14"/>
              </w:rPr>
              <w:t>II</w:t>
            </w:r>
          </w:p>
        </w:tc>
      </w:tr>
      <w:tr w:rsidR="00A25833" w14:paraId="59521162" w14:textId="77777777">
        <w:trPr>
          <w:jc w:val="center"/>
        </w:trPr>
        <w:tc>
          <w:tcPr>
            <w:tcW w:w="1800" w:type="dxa"/>
          </w:tcPr>
          <w:p w14:paraId="23FB18E7" w14:textId="77777777" w:rsidR="00A25833" w:rsidRDefault="009A31A5">
            <w:pPr>
              <w:spacing w:before="5" w:after="5"/>
            </w:pPr>
            <w:r>
              <w:rPr>
                <w:sz w:val="14"/>
              </w:rPr>
              <w:t>South Korea</w:t>
            </w:r>
          </w:p>
        </w:tc>
        <w:tc>
          <w:tcPr>
            <w:tcW w:w="750" w:type="dxa"/>
          </w:tcPr>
          <w:p w14:paraId="72F70FD6" w14:textId="77777777" w:rsidR="00A25833" w:rsidRDefault="009A31A5">
            <w:pPr>
              <w:spacing w:before="5" w:after="5"/>
              <w:jc w:val="center"/>
            </w:pPr>
            <w:r>
              <w:rPr>
                <w:sz w:val="14"/>
              </w:rPr>
              <w:t>$1.67</w:t>
            </w:r>
          </w:p>
        </w:tc>
        <w:tc>
          <w:tcPr>
            <w:tcW w:w="450" w:type="dxa"/>
          </w:tcPr>
          <w:p w14:paraId="0B276E3F" w14:textId="77777777" w:rsidR="00A25833" w:rsidRDefault="009A31A5">
            <w:pPr>
              <w:spacing w:before="5" w:after="5"/>
              <w:jc w:val="center"/>
            </w:pPr>
            <w:r>
              <w:rPr>
                <w:sz w:val="14"/>
              </w:rPr>
              <w:t>61</w:t>
            </w:r>
          </w:p>
        </w:tc>
        <w:tc>
          <w:tcPr>
            <w:tcW w:w="450" w:type="dxa"/>
          </w:tcPr>
          <w:p w14:paraId="02BD10C7" w14:textId="77777777" w:rsidR="00A25833" w:rsidRDefault="009A31A5">
            <w:pPr>
              <w:spacing w:before="5" w:after="5"/>
              <w:jc w:val="center"/>
            </w:pPr>
            <w:r>
              <w:rPr>
                <w:sz w:val="14"/>
              </w:rPr>
              <w:t>II</w:t>
            </w:r>
          </w:p>
        </w:tc>
        <w:tc>
          <w:tcPr>
            <w:tcW w:w="750" w:type="dxa"/>
          </w:tcPr>
          <w:p w14:paraId="2A394403" w14:textId="77777777" w:rsidR="00A25833" w:rsidRDefault="009A31A5">
            <w:pPr>
              <w:spacing w:before="5" w:after="5"/>
              <w:jc w:val="center"/>
            </w:pPr>
            <w:r>
              <w:rPr>
                <w:sz w:val="14"/>
              </w:rPr>
              <w:t>$1.69</w:t>
            </w:r>
          </w:p>
        </w:tc>
        <w:tc>
          <w:tcPr>
            <w:tcW w:w="450" w:type="dxa"/>
          </w:tcPr>
          <w:p w14:paraId="71F2F6E3" w14:textId="77777777" w:rsidR="00A25833" w:rsidRDefault="009A31A5">
            <w:pPr>
              <w:spacing w:before="5" w:after="5"/>
              <w:jc w:val="center"/>
            </w:pPr>
            <w:r>
              <w:rPr>
                <w:sz w:val="14"/>
              </w:rPr>
              <w:t>64</w:t>
            </w:r>
          </w:p>
        </w:tc>
        <w:tc>
          <w:tcPr>
            <w:tcW w:w="450" w:type="dxa"/>
          </w:tcPr>
          <w:p w14:paraId="10F66478" w14:textId="77777777" w:rsidR="00A25833" w:rsidRDefault="009A31A5">
            <w:pPr>
              <w:spacing w:before="5" w:after="5"/>
              <w:jc w:val="center"/>
            </w:pPr>
            <w:r>
              <w:rPr>
                <w:sz w:val="14"/>
              </w:rPr>
              <w:t>II</w:t>
            </w:r>
          </w:p>
        </w:tc>
        <w:tc>
          <w:tcPr>
            <w:tcW w:w="500" w:type="dxa"/>
          </w:tcPr>
          <w:p w14:paraId="577908C3" w14:textId="77777777" w:rsidR="00A25833" w:rsidRDefault="009A31A5">
            <w:pPr>
              <w:spacing w:before="5" w:after="5"/>
              <w:jc w:val="center"/>
            </w:pPr>
            <w:r>
              <w:rPr>
                <w:sz w:val="14"/>
              </w:rPr>
              <w:t>II</w:t>
            </w:r>
          </w:p>
        </w:tc>
      </w:tr>
      <w:tr w:rsidR="00A25833" w14:paraId="37845E18" w14:textId="77777777">
        <w:trPr>
          <w:jc w:val="center"/>
        </w:trPr>
        <w:tc>
          <w:tcPr>
            <w:tcW w:w="1800" w:type="dxa"/>
          </w:tcPr>
          <w:p w14:paraId="3C71AFB3" w14:textId="77777777" w:rsidR="00A25833" w:rsidRDefault="009A31A5">
            <w:pPr>
              <w:spacing w:before="5" w:after="5"/>
            </w:pPr>
            <w:r>
              <w:rPr>
                <w:sz w:val="14"/>
              </w:rPr>
              <w:t>Poland</w:t>
            </w:r>
          </w:p>
        </w:tc>
        <w:tc>
          <w:tcPr>
            <w:tcW w:w="750" w:type="dxa"/>
          </w:tcPr>
          <w:p w14:paraId="706E2A5C" w14:textId="77777777" w:rsidR="00A25833" w:rsidRDefault="009A31A5">
            <w:pPr>
              <w:spacing w:before="5" w:after="5"/>
              <w:jc w:val="center"/>
            </w:pPr>
            <w:r>
              <w:rPr>
                <w:sz w:val="14"/>
              </w:rPr>
              <w:t>$1.65</w:t>
            </w:r>
          </w:p>
        </w:tc>
        <w:tc>
          <w:tcPr>
            <w:tcW w:w="450" w:type="dxa"/>
          </w:tcPr>
          <w:p w14:paraId="4D5BFE70" w14:textId="77777777" w:rsidR="00A25833" w:rsidRDefault="009A31A5">
            <w:pPr>
              <w:spacing w:before="5" w:after="5"/>
              <w:jc w:val="center"/>
            </w:pPr>
            <w:r>
              <w:rPr>
                <w:sz w:val="14"/>
              </w:rPr>
              <w:t>46</w:t>
            </w:r>
          </w:p>
        </w:tc>
        <w:tc>
          <w:tcPr>
            <w:tcW w:w="450" w:type="dxa"/>
          </w:tcPr>
          <w:p w14:paraId="5D3CE1A2" w14:textId="77777777" w:rsidR="00A25833" w:rsidRDefault="009A31A5">
            <w:pPr>
              <w:spacing w:before="5" w:after="5"/>
              <w:jc w:val="center"/>
            </w:pPr>
            <w:r>
              <w:rPr>
                <w:sz w:val="14"/>
              </w:rPr>
              <w:t>II</w:t>
            </w:r>
          </w:p>
        </w:tc>
        <w:tc>
          <w:tcPr>
            <w:tcW w:w="750" w:type="dxa"/>
          </w:tcPr>
          <w:p w14:paraId="03A8E09E" w14:textId="77777777" w:rsidR="00A25833" w:rsidRDefault="009A31A5">
            <w:pPr>
              <w:spacing w:before="5" w:after="5"/>
              <w:jc w:val="center"/>
            </w:pPr>
            <w:r>
              <w:rPr>
                <w:sz w:val="14"/>
              </w:rPr>
              <w:t>$1.69</w:t>
            </w:r>
          </w:p>
        </w:tc>
        <w:tc>
          <w:tcPr>
            <w:tcW w:w="450" w:type="dxa"/>
          </w:tcPr>
          <w:p w14:paraId="00BDBBEF" w14:textId="77777777" w:rsidR="00A25833" w:rsidRDefault="009A31A5">
            <w:pPr>
              <w:spacing w:before="5" w:after="5"/>
              <w:jc w:val="center"/>
            </w:pPr>
            <w:r>
              <w:rPr>
                <w:sz w:val="14"/>
              </w:rPr>
              <w:t>65</w:t>
            </w:r>
          </w:p>
        </w:tc>
        <w:tc>
          <w:tcPr>
            <w:tcW w:w="450" w:type="dxa"/>
          </w:tcPr>
          <w:p w14:paraId="09DF6B96" w14:textId="77777777" w:rsidR="00A25833" w:rsidRDefault="009A31A5">
            <w:pPr>
              <w:spacing w:before="5" w:after="5"/>
              <w:jc w:val="center"/>
            </w:pPr>
            <w:r>
              <w:rPr>
                <w:sz w:val="14"/>
              </w:rPr>
              <w:t>II</w:t>
            </w:r>
          </w:p>
        </w:tc>
        <w:tc>
          <w:tcPr>
            <w:tcW w:w="500" w:type="dxa"/>
          </w:tcPr>
          <w:p w14:paraId="5B2F0FF7" w14:textId="77777777" w:rsidR="00A25833" w:rsidRDefault="009A31A5">
            <w:pPr>
              <w:spacing w:before="5" w:after="5"/>
              <w:jc w:val="center"/>
            </w:pPr>
            <w:r>
              <w:rPr>
                <w:sz w:val="14"/>
              </w:rPr>
              <w:t>II</w:t>
            </w:r>
          </w:p>
        </w:tc>
      </w:tr>
      <w:tr w:rsidR="00A25833" w14:paraId="36B934E7" w14:textId="77777777">
        <w:trPr>
          <w:jc w:val="center"/>
        </w:trPr>
        <w:tc>
          <w:tcPr>
            <w:tcW w:w="1800" w:type="dxa"/>
          </w:tcPr>
          <w:p w14:paraId="6C1A9B54" w14:textId="77777777" w:rsidR="00A25833" w:rsidRDefault="009A31A5">
            <w:pPr>
              <w:spacing w:before="5" w:after="5"/>
            </w:pPr>
            <w:r>
              <w:rPr>
                <w:sz w:val="14"/>
              </w:rPr>
              <w:t>Slovenia</w:t>
            </w:r>
          </w:p>
        </w:tc>
        <w:tc>
          <w:tcPr>
            <w:tcW w:w="750" w:type="dxa"/>
          </w:tcPr>
          <w:p w14:paraId="53C5D2D6" w14:textId="77777777" w:rsidR="00A25833" w:rsidRDefault="009A31A5">
            <w:pPr>
              <w:spacing w:before="5" w:after="5"/>
              <w:jc w:val="center"/>
            </w:pPr>
            <w:r>
              <w:rPr>
                <w:sz w:val="14"/>
              </w:rPr>
              <w:t>$1.68</w:t>
            </w:r>
          </w:p>
        </w:tc>
        <w:tc>
          <w:tcPr>
            <w:tcW w:w="450" w:type="dxa"/>
          </w:tcPr>
          <w:p w14:paraId="6736362E" w14:textId="77777777" w:rsidR="00A25833" w:rsidRDefault="009A31A5">
            <w:pPr>
              <w:spacing w:before="5" w:after="5"/>
              <w:jc w:val="center"/>
            </w:pPr>
            <w:r>
              <w:rPr>
                <w:sz w:val="14"/>
              </w:rPr>
              <w:t>67</w:t>
            </w:r>
          </w:p>
        </w:tc>
        <w:tc>
          <w:tcPr>
            <w:tcW w:w="450" w:type="dxa"/>
          </w:tcPr>
          <w:p w14:paraId="25C965C5" w14:textId="77777777" w:rsidR="00A25833" w:rsidRDefault="009A31A5">
            <w:pPr>
              <w:spacing w:before="5" w:after="5"/>
              <w:jc w:val="center"/>
            </w:pPr>
            <w:r>
              <w:rPr>
                <w:sz w:val="14"/>
              </w:rPr>
              <w:t>II</w:t>
            </w:r>
          </w:p>
        </w:tc>
        <w:tc>
          <w:tcPr>
            <w:tcW w:w="750" w:type="dxa"/>
          </w:tcPr>
          <w:p w14:paraId="3A51EEFD" w14:textId="77777777" w:rsidR="00A25833" w:rsidRDefault="009A31A5">
            <w:pPr>
              <w:spacing w:before="5" w:after="5"/>
              <w:jc w:val="center"/>
            </w:pPr>
            <w:r>
              <w:rPr>
                <w:sz w:val="14"/>
              </w:rPr>
              <w:t>$1.70</w:t>
            </w:r>
          </w:p>
        </w:tc>
        <w:tc>
          <w:tcPr>
            <w:tcW w:w="450" w:type="dxa"/>
          </w:tcPr>
          <w:p w14:paraId="744A3121" w14:textId="77777777" w:rsidR="00A25833" w:rsidRDefault="009A31A5">
            <w:pPr>
              <w:spacing w:before="5" w:after="5"/>
              <w:jc w:val="center"/>
            </w:pPr>
            <w:r>
              <w:rPr>
                <w:sz w:val="14"/>
              </w:rPr>
              <w:t>66</w:t>
            </w:r>
          </w:p>
        </w:tc>
        <w:tc>
          <w:tcPr>
            <w:tcW w:w="450" w:type="dxa"/>
          </w:tcPr>
          <w:p w14:paraId="5D4BBB4B" w14:textId="77777777" w:rsidR="00A25833" w:rsidRDefault="009A31A5">
            <w:pPr>
              <w:spacing w:before="5" w:after="5"/>
              <w:jc w:val="center"/>
            </w:pPr>
            <w:r>
              <w:rPr>
                <w:sz w:val="14"/>
              </w:rPr>
              <w:t>II</w:t>
            </w:r>
          </w:p>
        </w:tc>
        <w:tc>
          <w:tcPr>
            <w:tcW w:w="500" w:type="dxa"/>
          </w:tcPr>
          <w:p w14:paraId="3D5D1346" w14:textId="77777777" w:rsidR="00A25833" w:rsidRDefault="009A31A5">
            <w:pPr>
              <w:spacing w:before="5" w:after="5"/>
              <w:jc w:val="center"/>
            </w:pPr>
            <w:r>
              <w:rPr>
                <w:sz w:val="14"/>
              </w:rPr>
              <w:t>II</w:t>
            </w:r>
          </w:p>
        </w:tc>
      </w:tr>
      <w:tr w:rsidR="00A25833" w14:paraId="223B2D25" w14:textId="77777777">
        <w:trPr>
          <w:jc w:val="center"/>
        </w:trPr>
        <w:tc>
          <w:tcPr>
            <w:tcW w:w="1800" w:type="dxa"/>
          </w:tcPr>
          <w:p w14:paraId="7A2F5EE7" w14:textId="77777777" w:rsidR="00A25833" w:rsidRDefault="009A31A5">
            <w:pPr>
              <w:spacing w:before="5" w:after="5"/>
            </w:pPr>
            <w:r>
              <w:rPr>
                <w:sz w:val="14"/>
              </w:rPr>
              <w:t>Netherlands</w:t>
            </w:r>
          </w:p>
        </w:tc>
        <w:tc>
          <w:tcPr>
            <w:tcW w:w="750" w:type="dxa"/>
          </w:tcPr>
          <w:p w14:paraId="0658ADB8" w14:textId="77777777" w:rsidR="00A25833" w:rsidRDefault="009A31A5">
            <w:pPr>
              <w:spacing w:before="5" w:after="5"/>
              <w:jc w:val="center"/>
            </w:pPr>
            <w:r>
              <w:rPr>
                <w:sz w:val="14"/>
              </w:rPr>
              <w:t>$1.67</w:t>
            </w:r>
          </w:p>
        </w:tc>
        <w:tc>
          <w:tcPr>
            <w:tcW w:w="450" w:type="dxa"/>
          </w:tcPr>
          <w:p w14:paraId="130D319B" w14:textId="77777777" w:rsidR="00A25833" w:rsidRDefault="009A31A5">
            <w:pPr>
              <w:spacing w:before="5" w:after="5"/>
              <w:jc w:val="center"/>
            </w:pPr>
            <w:r>
              <w:rPr>
                <w:sz w:val="14"/>
              </w:rPr>
              <w:t>59</w:t>
            </w:r>
          </w:p>
        </w:tc>
        <w:tc>
          <w:tcPr>
            <w:tcW w:w="450" w:type="dxa"/>
          </w:tcPr>
          <w:p w14:paraId="7C34BEE7" w14:textId="77777777" w:rsidR="00A25833" w:rsidRDefault="009A31A5">
            <w:pPr>
              <w:spacing w:before="5" w:after="5"/>
              <w:jc w:val="center"/>
            </w:pPr>
            <w:r>
              <w:rPr>
                <w:sz w:val="14"/>
              </w:rPr>
              <w:t>II</w:t>
            </w:r>
          </w:p>
        </w:tc>
        <w:tc>
          <w:tcPr>
            <w:tcW w:w="750" w:type="dxa"/>
          </w:tcPr>
          <w:p w14:paraId="0E8C9B95" w14:textId="77777777" w:rsidR="00A25833" w:rsidRDefault="009A31A5">
            <w:pPr>
              <w:spacing w:before="5" w:after="5"/>
              <w:jc w:val="center"/>
            </w:pPr>
            <w:r>
              <w:rPr>
                <w:sz w:val="14"/>
              </w:rPr>
              <w:t>$1.70</w:t>
            </w:r>
          </w:p>
        </w:tc>
        <w:tc>
          <w:tcPr>
            <w:tcW w:w="450" w:type="dxa"/>
          </w:tcPr>
          <w:p w14:paraId="433959C0" w14:textId="77777777" w:rsidR="00A25833" w:rsidRDefault="009A31A5">
            <w:pPr>
              <w:spacing w:before="5" w:after="5"/>
              <w:jc w:val="center"/>
            </w:pPr>
            <w:r>
              <w:rPr>
                <w:sz w:val="14"/>
              </w:rPr>
              <w:t>67</w:t>
            </w:r>
          </w:p>
        </w:tc>
        <w:tc>
          <w:tcPr>
            <w:tcW w:w="450" w:type="dxa"/>
          </w:tcPr>
          <w:p w14:paraId="0A35048D" w14:textId="77777777" w:rsidR="00A25833" w:rsidRDefault="009A31A5">
            <w:pPr>
              <w:spacing w:before="5" w:after="5"/>
              <w:jc w:val="center"/>
            </w:pPr>
            <w:r>
              <w:rPr>
                <w:sz w:val="14"/>
              </w:rPr>
              <w:t>II</w:t>
            </w:r>
          </w:p>
        </w:tc>
        <w:tc>
          <w:tcPr>
            <w:tcW w:w="500" w:type="dxa"/>
          </w:tcPr>
          <w:p w14:paraId="2EFC5AFB" w14:textId="77777777" w:rsidR="00A25833" w:rsidRDefault="009A31A5">
            <w:pPr>
              <w:spacing w:before="5" w:after="5"/>
              <w:jc w:val="center"/>
            </w:pPr>
            <w:r>
              <w:rPr>
                <w:sz w:val="14"/>
              </w:rPr>
              <w:t>II</w:t>
            </w:r>
          </w:p>
        </w:tc>
      </w:tr>
      <w:tr w:rsidR="00A25833" w14:paraId="6DB38DEA" w14:textId="77777777">
        <w:trPr>
          <w:jc w:val="center"/>
        </w:trPr>
        <w:tc>
          <w:tcPr>
            <w:tcW w:w="1800" w:type="dxa"/>
          </w:tcPr>
          <w:p w14:paraId="533FB5BD" w14:textId="77777777" w:rsidR="00A25833" w:rsidRDefault="009A31A5">
            <w:pPr>
              <w:spacing w:before="5" w:after="5"/>
            </w:pPr>
            <w:r>
              <w:rPr>
                <w:sz w:val="14"/>
              </w:rPr>
              <w:t>Estonia</w:t>
            </w:r>
          </w:p>
        </w:tc>
        <w:tc>
          <w:tcPr>
            <w:tcW w:w="750" w:type="dxa"/>
          </w:tcPr>
          <w:p w14:paraId="4E2BF092" w14:textId="77777777" w:rsidR="00A25833" w:rsidRDefault="009A31A5">
            <w:pPr>
              <w:spacing w:before="5" w:after="5"/>
              <w:jc w:val="center"/>
            </w:pPr>
            <w:r>
              <w:rPr>
                <w:sz w:val="14"/>
              </w:rPr>
              <w:t>$1.67</w:t>
            </w:r>
          </w:p>
        </w:tc>
        <w:tc>
          <w:tcPr>
            <w:tcW w:w="450" w:type="dxa"/>
          </w:tcPr>
          <w:p w14:paraId="06B8F3E0" w14:textId="77777777" w:rsidR="00A25833" w:rsidRDefault="009A31A5">
            <w:pPr>
              <w:spacing w:before="5" w:after="5"/>
              <w:jc w:val="center"/>
            </w:pPr>
            <w:r>
              <w:rPr>
                <w:sz w:val="14"/>
              </w:rPr>
              <w:t>60</w:t>
            </w:r>
          </w:p>
        </w:tc>
        <w:tc>
          <w:tcPr>
            <w:tcW w:w="450" w:type="dxa"/>
          </w:tcPr>
          <w:p w14:paraId="00707BE5" w14:textId="77777777" w:rsidR="00A25833" w:rsidRDefault="009A31A5">
            <w:pPr>
              <w:spacing w:before="5" w:after="5"/>
              <w:jc w:val="center"/>
            </w:pPr>
            <w:r>
              <w:rPr>
                <w:sz w:val="14"/>
              </w:rPr>
              <w:t>II</w:t>
            </w:r>
          </w:p>
        </w:tc>
        <w:tc>
          <w:tcPr>
            <w:tcW w:w="750" w:type="dxa"/>
          </w:tcPr>
          <w:p w14:paraId="764DB769" w14:textId="77777777" w:rsidR="00A25833" w:rsidRDefault="009A31A5">
            <w:pPr>
              <w:spacing w:before="5" w:after="5"/>
              <w:jc w:val="center"/>
            </w:pPr>
            <w:r>
              <w:rPr>
                <w:sz w:val="14"/>
              </w:rPr>
              <w:t>$1.70</w:t>
            </w:r>
          </w:p>
        </w:tc>
        <w:tc>
          <w:tcPr>
            <w:tcW w:w="450" w:type="dxa"/>
          </w:tcPr>
          <w:p w14:paraId="1E823255" w14:textId="77777777" w:rsidR="00A25833" w:rsidRDefault="009A31A5">
            <w:pPr>
              <w:spacing w:before="5" w:after="5"/>
              <w:jc w:val="center"/>
            </w:pPr>
            <w:r>
              <w:rPr>
                <w:sz w:val="14"/>
              </w:rPr>
              <w:t>68</w:t>
            </w:r>
          </w:p>
        </w:tc>
        <w:tc>
          <w:tcPr>
            <w:tcW w:w="450" w:type="dxa"/>
          </w:tcPr>
          <w:p w14:paraId="03D19736" w14:textId="77777777" w:rsidR="00A25833" w:rsidRDefault="009A31A5">
            <w:pPr>
              <w:spacing w:before="5" w:after="5"/>
              <w:jc w:val="center"/>
            </w:pPr>
            <w:r>
              <w:rPr>
                <w:sz w:val="14"/>
              </w:rPr>
              <w:t>II</w:t>
            </w:r>
          </w:p>
        </w:tc>
        <w:tc>
          <w:tcPr>
            <w:tcW w:w="500" w:type="dxa"/>
          </w:tcPr>
          <w:p w14:paraId="1AA2AC2A" w14:textId="77777777" w:rsidR="00A25833" w:rsidRDefault="009A31A5">
            <w:pPr>
              <w:spacing w:before="5" w:after="5"/>
              <w:jc w:val="center"/>
            </w:pPr>
            <w:r>
              <w:rPr>
                <w:sz w:val="14"/>
              </w:rPr>
              <w:t>II</w:t>
            </w:r>
          </w:p>
        </w:tc>
      </w:tr>
      <w:tr w:rsidR="00A25833" w14:paraId="080E1336" w14:textId="77777777">
        <w:trPr>
          <w:jc w:val="center"/>
        </w:trPr>
        <w:tc>
          <w:tcPr>
            <w:tcW w:w="1800" w:type="dxa"/>
          </w:tcPr>
          <w:p w14:paraId="1C582EDD" w14:textId="77777777" w:rsidR="00A25833" w:rsidRDefault="009A31A5">
            <w:pPr>
              <w:spacing w:before="5" w:after="5"/>
            </w:pPr>
            <w:r>
              <w:rPr>
                <w:sz w:val="14"/>
              </w:rPr>
              <w:t>Romania</w:t>
            </w:r>
          </w:p>
        </w:tc>
        <w:tc>
          <w:tcPr>
            <w:tcW w:w="750" w:type="dxa"/>
          </w:tcPr>
          <w:p w14:paraId="7E0A9AA4" w14:textId="77777777" w:rsidR="00A25833" w:rsidRDefault="009A31A5">
            <w:pPr>
              <w:spacing w:before="5" w:after="5"/>
              <w:jc w:val="center"/>
            </w:pPr>
            <w:r>
              <w:rPr>
                <w:sz w:val="14"/>
              </w:rPr>
              <w:t>$1.69</w:t>
            </w:r>
          </w:p>
        </w:tc>
        <w:tc>
          <w:tcPr>
            <w:tcW w:w="450" w:type="dxa"/>
          </w:tcPr>
          <w:p w14:paraId="77DB74EB" w14:textId="77777777" w:rsidR="00A25833" w:rsidRDefault="009A31A5">
            <w:pPr>
              <w:spacing w:before="5" w:after="5"/>
              <w:jc w:val="center"/>
            </w:pPr>
            <w:r>
              <w:rPr>
                <w:sz w:val="14"/>
              </w:rPr>
              <w:t>69</w:t>
            </w:r>
          </w:p>
        </w:tc>
        <w:tc>
          <w:tcPr>
            <w:tcW w:w="450" w:type="dxa"/>
          </w:tcPr>
          <w:p w14:paraId="39215894" w14:textId="77777777" w:rsidR="00A25833" w:rsidRDefault="009A31A5">
            <w:pPr>
              <w:spacing w:before="5" w:after="5"/>
              <w:jc w:val="center"/>
            </w:pPr>
            <w:r>
              <w:rPr>
                <w:sz w:val="14"/>
              </w:rPr>
              <w:t>II</w:t>
            </w:r>
          </w:p>
        </w:tc>
        <w:tc>
          <w:tcPr>
            <w:tcW w:w="750" w:type="dxa"/>
          </w:tcPr>
          <w:p w14:paraId="4F4FED52" w14:textId="77777777" w:rsidR="00A25833" w:rsidRDefault="009A31A5">
            <w:pPr>
              <w:spacing w:before="5" w:after="5"/>
              <w:jc w:val="center"/>
            </w:pPr>
            <w:r>
              <w:rPr>
                <w:sz w:val="14"/>
              </w:rPr>
              <w:t>$1.70</w:t>
            </w:r>
          </w:p>
        </w:tc>
        <w:tc>
          <w:tcPr>
            <w:tcW w:w="450" w:type="dxa"/>
          </w:tcPr>
          <w:p w14:paraId="48504E89" w14:textId="77777777" w:rsidR="00A25833" w:rsidRDefault="009A31A5">
            <w:pPr>
              <w:spacing w:before="5" w:after="5"/>
              <w:jc w:val="center"/>
            </w:pPr>
            <w:r>
              <w:rPr>
                <w:sz w:val="14"/>
              </w:rPr>
              <w:t>69</w:t>
            </w:r>
          </w:p>
        </w:tc>
        <w:tc>
          <w:tcPr>
            <w:tcW w:w="450" w:type="dxa"/>
          </w:tcPr>
          <w:p w14:paraId="4BE1BF40" w14:textId="77777777" w:rsidR="00A25833" w:rsidRDefault="009A31A5">
            <w:pPr>
              <w:spacing w:before="5" w:after="5"/>
              <w:jc w:val="center"/>
            </w:pPr>
            <w:r>
              <w:rPr>
                <w:sz w:val="14"/>
              </w:rPr>
              <w:t>II</w:t>
            </w:r>
          </w:p>
        </w:tc>
        <w:tc>
          <w:tcPr>
            <w:tcW w:w="500" w:type="dxa"/>
          </w:tcPr>
          <w:p w14:paraId="2E72E027" w14:textId="77777777" w:rsidR="00A25833" w:rsidRDefault="009A31A5">
            <w:pPr>
              <w:spacing w:before="5" w:after="5"/>
              <w:jc w:val="center"/>
            </w:pPr>
            <w:r>
              <w:rPr>
                <w:sz w:val="14"/>
              </w:rPr>
              <w:t>II</w:t>
            </w:r>
          </w:p>
        </w:tc>
      </w:tr>
      <w:tr w:rsidR="00A25833" w14:paraId="5D478126" w14:textId="77777777">
        <w:trPr>
          <w:jc w:val="center"/>
        </w:trPr>
        <w:tc>
          <w:tcPr>
            <w:tcW w:w="1800" w:type="dxa"/>
          </w:tcPr>
          <w:p w14:paraId="1F03A655" w14:textId="77777777" w:rsidR="00A25833" w:rsidRDefault="009A31A5">
            <w:pPr>
              <w:spacing w:before="5" w:after="5"/>
            </w:pPr>
            <w:r>
              <w:rPr>
                <w:sz w:val="14"/>
              </w:rPr>
              <w:t>Japan</w:t>
            </w:r>
          </w:p>
        </w:tc>
        <w:tc>
          <w:tcPr>
            <w:tcW w:w="750" w:type="dxa"/>
          </w:tcPr>
          <w:p w14:paraId="6A10C8B1" w14:textId="77777777" w:rsidR="00A25833" w:rsidRDefault="009A31A5">
            <w:pPr>
              <w:spacing w:before="5" w:after="5"/>
              <w:jc w:val="center"/>
            </w:pPr>
            <w:r>
              <w:rPr>
                <w:sz w:val="14"/>
              </w:rPr>
              <w:t>$1.70</w:t>
            </w:r>
          </w:p>
        </w:tc>
        <w:tc>
          <w:tcPr>
            <w:tcW w:w="450" w:type="dxa"/>
          </w:tcPr>
          <w:p w14:paraId="20F028E3" w14:textId="77777777" w:rsidR="00A25833" w:rsidRDefault="009A31A5">
            <w:pPr>
              <w:spacing w:before="5" w:after="5"/>
              <w:jc w:val="center"/>
            </w:pPr>
            <w:r>
              <w:rPr>
                <w:sz w:val="14"/>
              </w:rPr>
              <w:t>76</w:t>
            </w:r>
          </w:p>
        </w:tc>
        <w:tc>
          <w:tcPr>
            <w:tcW w:w="450" w:type="dxa"/>
          </w:tcPr>
          <w:p w14:paraId="385D463C" w14:textId="77777777" w:rsidR="00A25833" w:rsidRDefault="009A31A5">
            <w:pPr>
              <w:spacing w:before="5" w:after="5"/>
              <w:jc w:val="center"/>
            </w:pPr>
            <w:r>
              <w:rPr>
                <w:sz w:val="14"/>
              </w:rPr>
              <w:t>II</w:t>
            </w:r>
          </w:p>
        </w:tc>
        <w:tc>
          <w:tcPr>
            <w:tcW w:w="750" w:type="dxa"/>
          </w:tcPr>
          <w:p w14:paraId="6D5C475B" w14:textId="77777777" w:rsidR="00A25833" w:rsidRDefault="009A31A5">
            <w:pPr>
              <w:spacing w:before="5" w:after="5"/>
              <w:jc w:val="center"/>
            </w:pPr>
            <w:r>
              <w:rPr>
                <w:sz w:val="14"/>
              </w:rPr>
              <w:t>$1.70</w:t>
            </w:r>
          </w:p>
        </w:tc>
        <w:tc>
          <w:tcPr>
            <w:tcW w:w="450" w:type="dxa"/>
          </w:tcPr>
          <w:p w14:paraId="082A6CEA" w14:textId="77777777" w:rsidR="00A25833" w:rsidRDefault="009A31A5">
            <w:pPr>
              <w:spacing w:before="5" w:after="5"/>
              <w:jc w:val="center"/>
            </w:pPr>
            <w:r>
              <w:rPr>
                <w:sz w:val="14"/>
              </w:rPr>
              <w:t>70</w:t>
            </w:r>
          </w:p>
        </w:tc>
        <w:tc>
          <w:tcPr>
            <w:tcW w:w="450" w:type="dxa"/>
          </w:tcPr>
          <w:p w14:paraId="5EA1146A" w14:textId="77777777" w:rsidR="00A25833" w:rsidRDefault="009A31A5">
            <w:pPr>
              <w:spacing w:before="5" w:after="5"/>
              <w:jc w:val="center"/>
            </w:pPr>
            <w:r>
              <w:rPr>
                <w:sz w:val="14"/>
              </w:rPr>
              <w:t>II</w:t>
            </w:r>
          </w:p>
        </w:tc>
        <w:tc>
          <w:tcPr>
            <w:tcW w:w="500" w:type="dxa"/>
          </w:tcPr>
          <w:p w14:paraId="64990451" w14:textId="77777777" w:rsidR="00A25833" w:rsidRDefault="009A31A5">
            <w:pPr>
              <w:spacing w:before="5" w:after="5"/>
              <w:jc w:val="center"/>
            </w:pPr>
            <w:r>
              <w:rPr>
                <w:sz w:val="14"/>
              </w:rPr>
              <w:t>II</w:t>
            </w:r>
          </w:p>
        </w:tc>
      </w:tr>
      <w:tr w:rsidR="00A25833" w14:paraId="4C3257AA" w14:textId="77777777">
        <w:trPr>
          <w:jc w:val="center"/>
        </w:trPr>
        <w:tc>
          <w:tcPr>
            <w:tcW w:w="1800" w:type="dxa"/>
          </w:tcPr>
          <w:p w14:paraId="1B3273F6" w14:textId="77777777" w:rsidR="00A25833" w:rsidRDefault="009A31A5">
            <w:pPr>
              <w:spacing w:before="5" w:after="5"/>
            </w:pPr>
            <w:r>
              <w:rPr>
                <w:sz w:val="14"/>
              </w:rPr>
              <w:t>Slovakia</w:t>
            </w:r>
          </w:p>
        </w:tc>
        <w:tc>
          <w:tcPr>
            <w:tcW w:w="750" w:type="dxa"/>
          </w:tcPr>
          <w:p w14:paraId="79976015" w14:textId="77777777" w:rsidR="00A25833" w:rsidRDefault="009A31A5">
            <w:pPr>
              <w:spacing w:before="5" w:after="5"/>
              <w:jc w:val="center"/>
            </w:pPr>
            <w:r>
              <w:rPr>
                <w:sz w:val="14"/>
              </w:rPr>
              <w:t>$1.70</w:t>
            </w:r>
          </w:p>
        </w:tc>
        <w:tc>
          <w:tcPr>
            <w:tcW w:w="450" w:type="dxa"/>
          </w:tcPr>
          <w:p w14:paraId="3F4DFCEA" w14:textId="77777777" w:rsidR="00A25833" w:rsidRDefault="009A31A5">
            <w:pPr>
              <w:spacing w:before="5" w:after="5"/>
              <w:jc w:val="center"/>
            </w:pPr>
            <w:r>
              <w:rPr>
                <w:sz w:val="14"/>
              </w:rPr>
              <w:t>73</w:t>
            </w:r>
          </w:p>
        </w:tc>
        <w:tc>
          <w:tcPr>
            <w:tcW w:w="450" w:type="dxa"/>
          </w:tcPr>
          <w:p w14:paraId="2DEC7D71" w14:textId="77777777" w:rsidR="00A25833" w:rsidRDefault="009A31A5">
            <w:pPr>
              <w:spacing w:before="5" w:after="5"/>
              <w:jc w:val="center"/>
            </w:pPr>
            <w:r>
              <w:rPr>
                <w:sz w:val="14"/>
              </w:rPr>
              <w:t>II</w:t>
            </w:r>
          </w:p>
        </w:tc>
        <w:tc>
          <w:tcPr>
            <w:tcW w:w="750" w:type="dxa"/>
          </w:tcPr>
          <w:p w14:paraId="6495291F" w14:textId="77777777" w:rsidR="00A25833" w:rsidRDefault="009A31A5">
            <w:pPr>
              <w:spacing w:before="5" w:after="5"/>
              <w:jc w:val="center"/>
            </w:pPr>
            <w:r>
              <w:rPr>
                <w:sz w:val="14"/>
              </w:rPr>
              <w:t>$1.70</w:t>
            </w:r>
          </w:p>
        </w:tc>
        <w:tc>
          <w:tcPr>
            <w:tcW w:w="450" w:type="dxa"/>
          </w:tcPr>
          <w:p w14:paraId="495778A1" w14:textId="77777777" w:rsidR="00A25833" w:rsidRDefault="009A31A5">
            <w:pPr>
              <w:spacing w:before="5" w:after="5"/>
              <w:jc w:val="center"/>
            </w:pPr>
            <w:r>
              <w:rPr>
                <w:sz w:val="14"/>
              </w:rPr>
              <w:t>71</w:t>
            </w:r>
          </w:p>
        </w:tc>
        <w:tc>
          <w:tcPr>
            <w:tcW w:w="450" w:type="dxa"/>
          </w:tcPr>
          <w:p w14:paraId="3BBBA7AF" w14:textId="77777777" w:rsidR="00A25833" w:rsidRDefault="009A31A5">
            <w:pPr>
              <w:spacing w:before="5" w:after="5"/>
              <w:jc w:val="center"/>
            </w:pPr>
            <w:r>
              <w:rPr>
                <w:sz w:val="14"/>
              </w:rPr>
              <w:t>II</w:t>
            </w:r>
          </w:p>
        </w:tc>
        <w:tc>
          <w:tcPr>
            <w:tcW w:w="500" w:type="dxa"/>
          </w:tcPr>
          <w:p w14:paraId="291CAD55" w14:textId="77777777" w:rsidR="00A25833" w:rsidRDefault="009A31A5">
            <w:pPr>
              <w:spacing w:before="5" w:after="5"/>
              <w:jc w:val="center"/>
            </w:pPr>
            <w:r>
              <w:rPr>
                <w:sz w:val="14"/>
              </w:rPr>
              <w:t>II</w:t>
            </w:r>
          </w:p>
        </w:tc>
      </w:tr>
      <w:tr w:rsidR="00A25833" w14:paraId="6D639CC8" w14:textId="77777777">
        <w:trPr>
          <w:jc w:val="center"/>
        </w:trPr>
        <w:tc>
          <w:tcPr>
            <w:tcW w:w="1800" w:type="dxa"/>
          </w:tcPr>
          <w:p w14:paraId="425A0108" w14:textId="77777777" w:rsidR="00A25833" w:rsidRDefault="009A31A5">
            <w:pPr>
              <w:spacing w:before="5" w:after="5"/>
            </w:pPr>
            <w:r>
              <w:rPr>
                <w:sz w:val="14"/>
              </w:rPr>
              <w:t>Austria</w:t>
            </w:r>
          </w:p>
        </w:tc>
        <w:tc>
          <w:tcPr>
            <w:tcW w:w="750" w:type="dxa"/>
          </w:tcPr>
          <w:p w14:paraId="11E65571" w14:textId="77777777" w:rsidR="00A25833" w:rsidRDefault="009A31A5">
            <w:pPr>
              <w:spacing w:before="5" w:after="5"/>
              <w:jc w:val="center"/>
            </w:pPr>
            <w:r>
              <w:rPr>
                <w:sz w:val="14"/>
              </w:rPr>
              <w:t>$1.70</w:t>
            </w:r>
          </w:p>
        </w:tc>
        <w:tc>
          <w:tcPr>
            <w:tcW w:w="450" w:type="dxa"/>
          </w:tcPr>
          <w:p w14:paraId="4C68991B" w14:textId="77777777" w:rsidR="00A25833" w:rsidRDefault="009A31A5">
            <w:pPr>
              <w:spacing w:before="5" w:after="5"/>
              <w:jc w:val="center"/>
            </w:pPr>
            <w:r>
              <w:rPr>
                <w:sz w:val="14"/>
              </w:rPr>
              <w:t>74</w:t>
            </w:r>
          </w:p>
        </w:tc>
        <w:tc>
          <w:tcPr>
            <w:tcW w:w="450" w:type="dxa"/>
          </w:tcPr>
          <w:p w14:paraId="63C67E78" w14:textId="77777777" w:rsidR="00A25833" w:rsidRDefault="009A31A5">
            <w:pPr>
              <w:spacing w:before="5" w:after="5"/>
              <w:jc w:val="center"/>
            </w:pPr>
            <w:r>
              <w:rPr>
                <w:sz w:val="14"/>
              </w:rPr>
              <w:t>II</w:t>
            </w:r>
          </w:p>
        </w:tc>
        <w:tc>
          <w:tcPr>
            <w:tcW w:w="750" w:type="dxa"/>
          </w:tcPr>
          <w:p w14:paraId="50EE9D61" w14:textId="77777777" w:rsidR="00A25833" w:rsidRDefault="009A31A5">
            <w:pPr>
              <w:spacing w:before="5" w:after="5"/>
              <w:jc w:val="center"/>
            </w:pPr>
            <w:r>
              <w:rPr>
                <w:sz w:val="14"/>
              </w:rPr>
              <w:t>$1.70</w:t>
            </w:r>
          </w:p>
        </w:tc>
        <w:tc>
          <w:tcPr>
            <w:tcW w:w="450" w:type="dxa"/>
          </w:tcPr>
          <w:p w14:paraId="6D187FA2" w14:textId="77777777" w:rsidR="00A25833" w:rsidRDefault="009A31A5">
            <w:pPr>
              <w:spacing w:before="5" w:after="5"/>
              <w:jc w:val="center"/>
            </w:pPr>
            <w:r>
              <w:rPr>
                <w:sz w:val="14"/>
              </w:rPr>
              <w:t>72</w:t>
            </w:r>
          </w:p>
        </w:tc>
        <w:tc>
          <w:tcPr>
            <w:tcW w:w="450" w:type="dxa"/>
          </w:tcPr>
          <w:p w14:paraId="5FE54B2F" w14:textId="77777777" w:rsidR="00A25833" w:rsidRDefault="009A31A5">
            <w:pPr>
              <w:spacing w:before="5" w:after="5"/>
              <w:jc w:val="center"/>
            </w:pPr>
            <w:r>
              <w:rPr>
                <w:sz w:val="14"/>
              </w:rPr>
              <w:t>II</w:t>
            </w:r>
          </w:p>
        </w:tc>
        <w:tc>
          <w:tcPr>
            <w:tcW w:w="500" w:type="dxa"/>
          </w:tcPr>
          <w:p w14:paraId="7A82221D" w14:textId="77777777" w:rsidR="00A25833" w:rsidRDefault="009A31A5">
            <w:pPr>
              <w:spacing w:before="5" w:after="5"/>
              <w:jc w:val="center"/>
            </w:pPr>
            <w:r>
              <w:rPr>
                <w:sz w:val="14"/>
              </w:rPr>
              <w:t>II</w:t>
            </w:r>
          </w:p>
        </w:tc>
      </w:tr>
      <w:tr w:rsidR="00A25833" w14:paraId="0C044430" w14:textId="77777777">
        <w:trPr>
          <w:jc w:val="center"/>
        </w:trPr>
        <w:tc>
          <w:tcPr>
            <w:tcW w:w="1800" w:type="dxa"/>
          </w:tcPr>
          <w:p w14:paraId="21829460" w14:textId="77777777" w:rsidR="00A25833" w:rsidRDefault="009A31A5">
            <w:pPr>
              <w:spacing w:before="5" w:after="5"/>
            </w:pPr>
            <w:r>
              <w:rPr>
                <w:sz w:val="14"/>
              </w:rPr>
              <w:t>Switzerland</w:t>
            </w:r>
          </w:p>
        </w:tc>
        <w:tc>
          <w:tcPr>
            <w:tcW w:w="750" w:type="dxa"/>
          </w:tcPr>
          <w:p w14:paraId="2982FA1F" w14:textId="77777777" w:rsidR="00A25833" w:rsidRDefault="009A31A5">
            <w:pPr>
              <w:spacing w:before="5" w:after="5"/>
              <w:jc w:val="center"/>
            </w:pPr>
            <w:r>
              <w:rPr>
                <w:sz w:val="14"/>
              </w:rPr>
              <w:t>$1.71</w:t>
            </w:r>
          </w:p>
        </w:tc>
        <w:tc>
          <w:tcPr>
            <w:tcW w:w="450" w:type="dxa"/>
          </w:tcPr>
          <w:p w14:paraId="20C24989" w14:textId="77777777" w:rsidR="00A25833" w:rsidRDefault="009A31A5">
            <w:pPr>
              <w:spacing w:before="5" w:after="5"/>
              <w:jc w:val="center"/>
            </w:pPr>
            <w:r>
              <w:rPr>
                <w:sz w:val="14"/>
              </w:rPr>
              <w:t>78</w:t>
            </w:r>
          </w:p>
        </w:tc>
        <w:tc>
          <w:tcPr>
            <w:tcW w:w="450" w:type="dxa"/>
          </w:tcPr>
          <w:p w14:paraId="588BD12E" w14:textId="77777777" w:rsidR="00A25833" w:rsidRDefault="009A31A5">
            <w:pPr>
              <w:spacing w:before="5" w:after="5"/>
              <w:jc w:val="center"/>
            </w:pPr>
            <w:r>
              <w:rPr>
                <w:sz w:val="14"/>
              </w:rPr>
              <w:t>II</w:t>
            </w:r>
          </w:p>
        </w:tc>
        <w:tc>
          <w:tcPr>
            <w:tcW w:w="750" w:type="dxa"/>
          </w:tcPr>
          <w:p w14:paraId="06E4A556" w14:textId="77777777" w:rsidR="00A25833" w:rsidRDefault="009A31A5">
            <w:pPr>
              <w:spacing w:before="5" w:after="5"/>
              <w:jc w:val="center"/>
            </w:pPr>
            <w:r>
              <w:rPr>
                <w:sz w:val="14"/>
              </w:rPr>
              <w:t>$1.71</w:t>
            </w:r>
          </w:p>
        </w:tc>
        <w:tc>
          <w:tcPr>
            <w:tcW w:w="450" w:type="dxa"/>
          </w:tcPr>
          <w:p w14:paraId="0CA77CA2" w14:textId="77777777" w:rsidR="00A25833" w:rsidRDefault="009A31A5">
            <w:pPr>
              <w:spacing w:before="5" w:after="5"/>
              <w:jc w:val="center"/>
            </w:pPr>
            <w:r>
              <w:rPr>
                <w:sz w:val="14"/>
              </w:rPr>
              <w:t>73</w:t>
            </w:r>
          </w:p>
        </w:tc>
        <w:tc>
          <w:tcPr>
            <w:tcW w:w="450" w:type="dxa"/>
          </w:tcPr>
          <w:p w14:paraId="106502A9" w14:textId="77777777" w:rsidR="00A25833" w:rsidRDefault="009A31A5">
            <w:pPr>
              <w:spacing w:before="5" w:after="5"/>
              <w:jc w:val="center"/>
            </w:pPr>
            <w:r>
              <w:rPr>
                <w:sz w:val="14"/>
              </w:rPr>
              <w:t>II</w:t>
            </w:r>
          </w:p>
        </w:tc>
        <w:tc>
          <w:tcPr>
            <w:tcW w:w="500" w:type="dxa"/>
          </w:tcPr>
          <w:p w14:paraId="0E23BC87" w14:textId="77777777" w:rsidR="00A25833" w:rsidRDefault="009A31A5">
            <w:pPr>
              <w:spacing w:before="5" w:after="5"/>
              <w:jc w:val="center"/>
            </w:pPr>
            <w:r>
              <w:rPr>
                <w:sz w:val="14"/>
              </w:rPr>
              <w:t>II</w:t>
            </w:r>
          </w:p>
        </w:tc>
      </w:tr>
      <w:tr w:rsidR="00A25833" w14:paraId="62870733" w14:textId="77777777">
        <w:trPr>
          <w:jc w:val="center"/>
        </w:trPr>
        <w:tc>
          <w:tcPr>
            <w:tcW w:w="1800" w:type="dxa"/>
          </w:tcPr>
          <w:p w14:paraId="1AB8A14F" w14:textId="77777777" w:rsidR="00A25833" w:rsidRDefault="009A31A5">
            <w:pPr>
              <w:spacing w:before="5" w:after="5"/>
            </w:pPr>
            <w:r>
              <w:rPr>
                <w:sz w:val="14"/>
              </w:rPr>
              <w:t>Greece</w:t>
            </w:r>
          </w:p>
        </w:tc>
        <w:tc>
          <w:tcPr>
            <w:tcW w:w="750" w:type="dxa"/>
          </w:tcPr>
          <w:p w14:paraId="38110C32" w14:textId="77777777" w:rsidR="00A25833" w:rsidRDefault="009A31A5">
            <w:pPr>
              <w:spacing w:before="5" w:after="5"/>
              <w:jc w:val="center"/>
            </w:pPr>
            <w:r>
              <w:rPr>
                <w:sz w:val="14"/>
              </w:rPr>
              <w:t>$1.69</w:t>
            </w:r>
          </w:p>
        </w:tc>
        <w:tc>
          <w:tcPr>
            <w:tcW w:w="450" w:type="dxa"/>
          </w:tcPr>
          <w:p w14:paraId="010DB25C" w14:textId="77777777" w:rsidR="00A25833" w:rsidRDefault="009A31A5">
            <w:pPr>
              <w:spacing w:before="5" w:after="5"/>
              <w:jc w:val="center"/>
            </w:pPr>
            <w:r>
              <w:rPr>
                <w:sz w:val="14"/>
              </w:rPr>
              <w:t>71</w:t>
            </w:r>
          </w:p>
        </w:tc>
        <w:tc>
          <w:tcPr>
            <w:tcW w:w="450" w:type="dxa"/>
          </w:tcPr>
          <w:p w14:paraId="05801EE2" w14:textId="77777777" w:rsidR="00A25833" w:rsidRDefault="009A31A5">
            <w:pPr>
              <w:spacing w:before="5" w:after="5"/>
              <w:jc w:val="center"/>
            </w:pPr>
            <w:r>
              <w:rPr>
                <w:sz w:val="14"/>
              </w:rPr>
              <w:t>II</w:t>
            </w:r>
          </w:p>
        </w:tc>
        <w:tc>
          <w:tcPr>
            <w:tcW w:w="750" w:type="dxa"/>
          </w:tcPr>
          <w:p w14:paraId="1F2D8511" w14:textId="77777777" w:rsidR="00A25833" w:rsidRDefault="009A31A5">
            <w:pPr>
              <w:spacing w:before="5" w:after="5"/>
              <w:jc w:val="center"/>
            </w:pPr>
            <w:r>
              <w:rPr>
                <w:sz w:val="14"/>
              </w:rPr>
              <w:t>$1.72</w:t>
            </w:r>
          </w:p>
        </w:tc>
        <w:tc>
          <w:tcPr>
            <w:tcW w:w="450" w:type="dxa"/>
          </w:tcPr>
          <w:p w14:paraId="3056AEA8" w14:textId="77777777" w:rsidR="00A25833" w:rsidRDefault="009A31A5">
            <w:pPr>
              <w:spacing w:before="5" w:after="5"/>
              <w:jc w:val="center"/>
            </w:pPr>
            <w:r>
              <w:rPr>
                <w:sz w:val="14"/>
              </w:rPr>
              <w:t>74</w:t>
            </w:r>
          </w:p>
        </w:tc>
        <w:tc>
          <w:tcPr>
            <w:tcW w:w="450" w:type="dxa"/>
          </w:tcPr>
          <w:p w14:paraId="0877368B" w14:textId="77777777" w:rsidR="00A25833" w:rsidRDefault="009A31A5">
            <w:pPr>
              <w:spacing w:before="5" w:after="5"/>
              <w:jc w:val="center"/>
            </w:pPr>
            <w:r>
              <w:rPr>
                <w:sz w:val="14"/>
              </w:rPr>
              <w:t>II</w:t>
            </w:r>
          </w:p>
        </w:tc>
        <w:tc>
          <w:tcPr>
            <w:tcW w:w="500" w:type="dxa"/>
          </w:tcPr>
          <w:p w14:paraId="6074239C" w14:textId="77777777" w:rsidR="00A25833" w:rsidRDefault="009A31A5">
            <w:pPr>
              <w:spacing w:before="5" w:after="5"/>
              <w:jc w:val="center"/>
            </w:pPr>
            <w:r>
              <w:rPr>
                <w:sz w:val="14"/>
              </w:rPr>
              <w:t>II</w:t>
            </w:r>
          </w:p>
        </w:tc>
      </w:tr>
      <w:tr w:rsidR="00A25833" w14:paraId="6B9BF853" w14:textId="77777777">
        <w:trPr>
          <w:jc w:val="center"/>
        </w:trPr>
        <w:tc>
          <w:tcPr>
            <w:tcW w:w="1800" w:type="dxa"/>
          </w:tcPr>
          <w:p w14:paraId="712C2ADB" w14:textId="77777777" w:rsidR="00A25833" w:rsidRDefault="009A31A5">
            <w:pPr>
              <w:spacing w:before="5" w:after="5"/>
            </w:pPr>
            <w:r>
              <w:rPr>
                <w:sz w:val="14"/>
              </w:rPr>
              <w:t>Bulgaria</w:t>
            </w:r>
          </w:p>
        </w:tc>
        <w:tc>
          <w:tcPr>
            <w:tcW w:w="750" w:type="dxa"/>
          </w:tcPr>
          <w:p w14:paraId="46751303" w14:textId="77777777" w:rsidR="00A25833" w:rsidRDefault="009A31A5">
            <w:pPr>
              <w:spacing w:before="5" w:after="5"/>
              <w:jc w:val="center"/>
            </w:pPr>
            <w:r>
              <w:rPr>
                <w:sz w:val="14"/>
              </w:rPr>
              <w:t>$1.69</w:t>
            </w:r>
          </w:p>
        </w:tc>
        <w:tc>
          <w:tcPr>
            <w:tcW w:w="450" w:type="dxa"/>
          </w:tcPr>
          <w:p w14:paraId="146732E2" w14:textId="77777777" w:rsidR="00A25833" w:rsidRDefault="009A31A5">
            <w:pPr>
              <w:spacing w:before="5" w:after="5"/>
              <w:jc w:val="center"/>
            </w:pPr>
            <w:r>
              <w:rPr>
                <w:sz w:val="14"/>
              </w:rPr>
              <w:t>72</w:t>
            </w:r>
          </w:p>
        </w:tc>
        <w:tc>
          <w:tcPr>
            <w:tcW w:w="450" w:type="dxa"/>
          </w:tcPr>
          <w:p w14:paraId="5617C4F1" w14:textId="77777777" w:rsidR="00A25833" w:rsidRDefault="009A31A5">
            <w:pPr>
              <w:spacing w:before="5" w:after="5"/>
              <w:jc w:val="center"/>
            </w:pPr>
            <w:r>
              <w:rPr>
                <w:sz w:val="14"/>
              </w:rPr>
              <w:t>II</w:t>
            </w:r>
          </w:p>
        </w:tc>
        <w:tc>
          <w:tcPr>
            <w:tcW w:w="750" w:type="dxa"/>
          </w:tcPr>
          <w:p w14:paraId="68EB3E45" w14:textId="77777777" w:rsidR="00A25833" w:rsidRDefault="009A31A5">
            <w:pPr>
              <w:spacing w:before="5" w:after="5"/>
              <w:jc w:val="center"/>
            </w:pPr>
            <w:r>
              <w:rPr>
                <w:sz w:val="14"/>
              </w:rPr>
              <w:t>$1.72</w:t>
            </w:r>
          </w:p>
        </w:tc>
        <w:tc>
          <w:tcPr>
            <w:tcW w:w="450" w:type="dxa"/>
          </w:tcPr>
          <w:p w14:paraId="23C0CC69" w14:textId="77777777" w:rsidR="00A25833" w:rsidRDefault="009A31A5">
            <w:pPr>
              <w:spacing w:before="5" w:after="5"/>
              <w:jc w:val="center"/>
            </w:pPr>
            <w:r>
              <w:rPr>
                <w:sz w:val="14"/>
              </w:rPr>
              <w:t>75</w:t>
            </w:r>
          </w:p>
        </w:tc>
        <w:tc>
          <w:tcPr>
            <w:tcW w:w="450" w:type="dxa"/>
          </w:tcPr>
          <w:p w14:paraId="366EAED6" w14:textId="77777777" w:rsidR="00A25833" w:rsidRDefault="009A31A5">
            <w:pPr>
              <w:spacing w:before="5" w:after="5"/>
              <w:jc w:val="center"/>
            </w:pPr>
            <w:r>
              <w:rPr>
                <w:sz w:val="14"/>
              </w:rPr>
              <w:t>II</w:t>
            </w:r>
          </w:p>
        </w:tc>
        <w:tc>
          <w:tcPr>
            <w:tcW w:w="500" w:type="dxa"/>
          </w:tcPr>
          <w:p w14:paraId="4F3627A6" w14:textId="77777777" w:rsidR="00A25833" w:rsidRDefault="009A31A5">
            <w:pPr>
              <w:spacing w:before="5" w:after="5"/>
              <w:jc w:val="center"/>
            </w:pPr>
            <w:r>
              <w:rPr>
                <w:sz w:val="14"/>
              </w:rPr>
              <w:t>II</w:t>
            </w:r>
          </w:p>
        </w:tc>
      </w:tr>
      <w:tr w:rsidR="00A25833" w14:paraId="2C8E1A4C" w14:textId="77777777">
        <w:trPr>
          <w:jc w:val="center"/>
        </w:trPr>
        <w:tc>
          <w:tcPr>
            <w:tcW w:w="1800" w:type="dxa"/>
          </w:tcPr>
          <w:p w14:paraId="59926D01" w14:textId="77777777" w:rsidR="00A25833" w:rsidRDefault="009A31A5">
            <w:pPr>
              <w:spacing w:before="5" w:after="5"/>
            </w:pPr>
            <w:r>
              <w:rPr>
                <w:sz w:val="14"/>
              </w:rPr>
              <w:t>Italy</w:t>
            </w:r>
          </w:p>
        </w:tc>
        <w:tc>
          <w:tcPr>
            <w:tcW w:w="750" w:type="dxa"/>
          </w:tcPr>
          <w:p w14:paraId="616CAC15" w14:textId="77777777" w:rsidR="00A25833" w:rsidRDefault="009A31A5">
            <w:pPr>
              <w:spacing w:before="5" w:after="5"/>
              <w:jc w:val="center"/>
            </w:pPr>
            <w:r>
              <w:rPr>
                <w:sz w:val="14"/>
              </w:rPr>
              <w:t>$1.70</w:t>
            </w:r>
          </w:p>
        </w:tc>
        <w:tc>
          <w:tcPr>
            <w:tcW w:w="450" w:type="dxa"/>
          </w:tcPr>
          <w:p w14:paraId="211290F9" w14:textId="77777777" w:rsidR="00A25833" w:rsidRDefault="009A31A5">
            <w:pPr>
              <w:spacing w:before="5" w:after="5"/>
              <w:jc w:val="center"/>
            </w:pPr>
            <w:r>
              <w:rPr>
                <w:sz w:val="14"/>
              </w:rPr>
              <w:t>75</w:t>
            </w:r>
          </w:p>
        </w:tc>
        <w:tc>
          <w:tcPr>
            <w:tcW w:w="450" w:type="dxa"/>
          </w:tcPr>
          <w:p w14:paraId="60507726" w14:textId="77777777" w:rsidR="00A25833" w:rsidRDefault="009A31A5">
            <w:pPr>
              <w:spacing w:before="5" w:after="5"/>
              <w:jc w:val="center"/>
            </w:pPr>
            <w:r>
              <w:rPr>
                <w:sz w:val="14"/>
              </w:rPr>
              <w:t>II</w:t>
            </w:r>
          </w:p>
        </w:tc>
        <w:tc>
          <w:tcPr>
            <w:tcW w:w="750" w:type="dxa"/>
          </w:tcPr>
          <w:p w14:paraId="09F7CCB7" w14:textId="77777777" w:rsidR="00A25833" w:rsidRDefault="009A31A5">
            <w:pPr>
              <w:spacing w:before="5" w:after="5"/>
              <w:jc w:val="center"/>
            </w:pPr>
            <w:r>
              <w:rPr>
                <w:sz w:val="14"/>
              </w:rPr>
              <w:t>$1.72</w:t>
            </w:r>
          </w:p>
        </w:tc>
        <w:tc>
          <w:tcPr>
            <w:tcW w:w="450" w:type="dxa"/>
          </w:tcPr>
          <w:p w14:paraId="02754F24" w14:textId="77777777" w:rsidR="00A25833" w:rsidRDefault="009A31A5">
            <w:pPr>
              <w:spacing w:before="5" w:after="5"/>
              <w:jc w:val="center"/>
            </w:pPr>
            <w:r>
              <w:rPr>
                <w:sz w:val="14"/>
              </w:rPr>
              <w:t>76</w:t>
            </w:r>
          </w:p>
        </w:tc>
        <w:tc>
          <w:tcPr>
            <w:tcW w:w="450" w:type="dxa"/>
          </w:tcPr>
          <w:p w14:paraId="6969D691" w14:textId="77777777" w:rsidR="00A25833" w:rsidRDefault="009A31A5">
            <w:pPr>
              <w:spacing w:before="5" w:after="5"/>
              <w:jc w:val="center"/>
            </w:pPr>
            <w:r>
              <w:rPr>
                <w:sz w:val="14"/>
              </w:rPr>
              <w:t>II</w:t>
            </w:r>
          </w:p>
        </w:tc>
        <w:tc>
          <w:tcPr>
            <w:tcW w:w="500" w:type="dxa"/>
          </w:tcPr>
          <w:p w14:paraId="1C596540" w14:textId="77777777" w:rsidR="00A25833" w:rsidRDefault="009A31A5">
            <w:pPr>
              <w:spacing w:before="5" w:after="5"/>
              <w:jc w:val="center"/>
            </w:pPr>
            <w:r>
              <w:rPr>
                <w:sz w:val="14"/>
              </w:rPr>
              <w:t>II</w:t>
            </w:r>
          </w:p>
        </w:tc>
      </w:tr>
      <w:tr w:rsidR="00A25833" w14:paraId="704D30DE" w14:textId="77777777">
        <w:trPr>
          <w:jc w:val="center"/>
        </w:trPr>
        <w:tc>
          <w:tcPr>
            <w:tcW w:w="1800" w:type="dxa"/>
          </w:tcPr>
          <w:p w14:paraId="6293AB7A" w14:textId="77777777" w:rsidR="00A25833" w:rsidRDefault="009A31A5">
            <w:pPr>
              <w:spacing w:before="5" w:after="5"/>
            </w:pPr>
            <w:r>
              <w:rPr>
                <w:sz w:val="14"/>
              </w:rPr>
              <w:t>Singapore</w:t>
            </w:r>
          </w:p>
        </w:tc>
        <w:tc>
          <w:tcPr>
            <w:tcW w:w="750" w:type="dxa"/>
          </w:tcPr>
          <w:p w14:paraId="5626474D" w14:textId="77777777" w:rsidR="00A25833" w:rsidRDefault="009A31A5">
            <w:pPr>
              <w:spacing w:before="5" w:after="5"/>
              <w:jc w:val="center"/>
            </w:pPr>
            <w:r>
              <w:rPr>
                <w:sz w:val="14"/>
              </w:rPr>
              <w:t>$1.72</w:t>
            </w:r>
          </w:p>
        </w:tc>
        <w:tc>
          <w:tcPr>
            <w:tcW w:w="450" w:type="dxa"/>
          </w:tcPr>
          <w:p w14:paraId="158A48F7" w14:textId="77777777" w:rsidR="00A25833" w:rsidRDefault="009A31A5">
            <w:pPr>
              <w:spacing w:before="5" w:after="5"/>
              <w:jc w:val="center"/>
            </w:pPr>
            <w:r>
              <w:rPr>
                <w:sz w:val="14"/>
              </w:rPr>
              <w:t>80</w:t>
            </w:r>
          </w:p>
        </w:tc>
        <w:tc>
          <w:tcPr>
            <w:tcW w:w="450" w:type="dxa"/>
          </w:tcPr>
          <w:p w14:paraId="751DE619" w14:textId="77777777" w:rsidR="00A25833" w:rsidRDefault="009A31A5">
            <w:pPr>
              <w:spacing w:before="5" w:after="5"/>
              <w:jc w:val="center"/>
            </w:pPr>
            <w:r>
              <w:rPr>
                <w:sz w:val="14"/>
              </w:rPr>
              <w:t>II</w:t>
            </w:r>
          </w:p>
        </w:tc>
        <w:tc>
          <w:tcPr>
            <w:tcW w:w="750" w:type="dxa"/>
          </w:tcPr>
          <w:p w14:paraId="17113A08" w14:textId="77777777" w:rsidR="00A25833" w:rsidRDefault="009A31A5">
            <w:pPr>
              <w:spacing w:before="5" w:after="5"/>
              <w:jc w:val="center"/>
            </w:pPr>
            <w:r>
              <w:rPr>
                <w:sz w:val="14"/>
              </w:rPr>
              <w:t>$1.72</w:t>
            </w:r>
          </w:p>
        </w:tc>
        <w:tc>
          <w:tcPr>
            <w:tcW w:w="450" w:type="dxa"/>
          </w:tcPr>
          <w:p w14:paraId="0AEBFC95" w14:textId="77777777" w:rsidR="00A25833" w:rsidRDefault="009A31A5">
            <w:pPr>
              <w:spacing w:before="5" w:after="5"/>
              <w:jc w:val="center"/>
            </w:pPr>
            <w:r>
              <w:rPr>
                <w:sz w:val="14"/>
              </w:rPr>
              <w:t>77</w:t>
            </w:r>
          </w:p>
        </w:tc>
        <w:tc>
          <w:tcPr>
            <w:tcW w:w="450" w:type="dxa"/>
          </w:tcPr>
          <w:p w14:paraId="1A459209" w14:textId="77777777" w:rsidR="00A25833" w:rsidRDefault="009A31A5">
            <w:pPr>
              <w:spacing w:before="5" w:after="5"/>
              <w:jc w:val="center"/>
            </w:pPr>
            <w:r>
              <w:rPr>
                <w:sz w:val="14"/>
              </w:rPr>
              <w:t>II</w:t>
            </w:r>
          </w:p>
        </w:tc>
        <w:tc>
          <w:tcPr>
            <w:tcW w:w="500" w:type="dxa"/>
          </w:tcPr>
          <w:p w14:paraId="7A0015B1" w14:textId="77777777" w:rsidR="00A25833" w:rsidRDefault="009A31A5">
            <w:pPr>
              <w:spacing w:before="5" w:after="5"/>
              <w:jc w:val="center"/>
            </w:pPr>
            <w:r>
              <w:rPr>
                <w:sz w:val="14"/>
              </w:rPr>
              <w:t>II</w:t>
            </w:r>
          </w:p>
        </w:tc>
      </w:tr>
      <w:tr w:rsidR="00A25833" w14:paraId="1B3324E8" w14:textId="77777777">
        <w:trPr>
          <w:jc w:val="center"/>
        </w:trPr>
        <w:tc>
          <w:tcPr>
            <w:tcW w:w="1800" w:type="dxa"/>
          </w:tcPr>
          <w:p w14:paraId="5C58A15E" w14:textId="77777777" w:rsidR="00A25833" w:rsidRDefault="009A31A5">
            <w:pPr>
              <w:spacing w:before="5" w:after="5"/>
            </w:pPr>
            <w:r>
              <w:rPr>
                <w:sz w:val="14"/>
              </w:rPr>
              <w:t>Hungary</w:t>
            </w:r>
          </w:p>
        </w:tc>
        <w:tc>
          <w:tcPr>
            <w:tcW w:w="750" w:type="dxa"/>
          </w:tcPr>
          <w:p w14:paraId="4F338291" w14:textId="77777777" w:rsidR="00A25833" w:rsidRDefault="009A31A5">
            <w:pPr>
              <w:spacing w:before="5" w:after="5"/>
              <w:jc w:val="center"/>
            </w:pPr>
            <w:r>
              <w:rPr>
                <w:sz w:val="14"/>
              </w:rPr>
              <w:t>$1.71</w:t>
            </w:r>
          </w:p>
        </w:tc>
        <w:tc>
          <w:tcPr>
            <w:tcW w:w="450" w:type="dxa"/>
          </w:tcPr>
          <w:p w14:paraId="0624D257" w14:textId="77777777" w:rsidR="00A25833" w:rsidRDefault="009A31A5">
            <w:pPr>
              <w:spacing w:before="5" w:after="5"/>
              <w:jc w:val="center"/>
            </w:pPr>
            <w:r>
              <w:rPr>
                <w:sz w:val="14"/>
              </w:rPr>
              <w:t>79</w:t>
            </w:r>
          </w:p>
        </w:tc>
        <w:tc>
          <w:tcPr>
            <w:tcW w:w="450" w:type="dxa"/>
          </w:tcPr>
          <w:p w14:paraId="4DA60907" w14:textId="77777777" w:rsidR="00A25833" w:rsidRDefault="009A31A5">
            <w:pPr>
              <w:spacing w:before="5" w:after="5"/>
              <w:jc w:val="center"/>
            </w:pPr>
            <w:r>
              <w:rPr>
                <w:sz w:val="14"/>
              </w:rPr>
              <w:t>II</w:t>
            </w:r>
          </w:p>
        </w:tc>
        <w:tc>
          <w:tcPr>
            <w:tcW w:w="750" w:type="dxa"/>
          </w:tcPr>
          <w:p w14:paraId="75B53EEF" w14:textId="77777777" w:rsidR="00A25833" w:rsidRDefault="009A31A5">
            <w:pPr>
              <w:spacing w:before="5" w:after="5"/>
              <w:jc w:val="center"/>
            </w:pPr>
            <w:r>
              <w:rPr>
                <w:sz w:val="14"/>
              </w:rPr>
              <w:t>$1.73</w:t>
            </w:r>
          </w:p>
        </w:tc>
        <w:tc>
          <w:tcPr>
            <w:tcW w:w="450" w:type="dxa"/>
          </w:tcPr>
          <w:p w14:paraId="453C5E85" w14:textId="77777777" w:rsidR="00A25833" w:rsidRDefault="009A31A5">
            <w:pPr>
              <w:spacing w:before="5" w:after="5"/>
              <w:jc w:val="center"/>
            </w:pPr>
            <w:r>
              <w:rPr>
                <w:sz w:val="14"/>
              </w:rPr>
              <w:t>78</w:t>
            </w:r>
          </w:p>
        </w:tc>
        <w:tc>
          <w:tcPr>
            <w:tcW w:w="450" w:type="dxa"/>
          </w:tcPr>
          <w:p w14:paraId="3802EC5C" w14:textId="77777777" w:rsidR="00A25833" w:rsidRDefault="009A31A5">
            <w:pPr>
              <w:spacing w:before="5" w:after="5"/>
              <w:jc w:val="center"/>
            </w:pPr>
            <w:r>
              <w:rPr>
                <w:sz w:val="14"/>
              </w:rPr>
              <w:t>II</w:t>
            </w:r>
          </w:p>
        </w:tc>
        <w:tc>
          <w:tcPr>
            <w:tcW w:w="500" w:type="dxa"/>
          </w:tcPr>
          <w:p w14:paraId="6332494E" w14:textId="77777777" w:rsidR="00A25833" w:rsidRDefault="009A31A5">
            <w:pPr>
              <w:spacing w:before="5" w:after="5"/>
              <w:jc w:val="center"/>
            </w:pPr>
            <w:r>
              <w:rPr>
                <w:sz w:val="14"/>
              </w:rPr>
              <w:t>II</w:t>
            </w:r>
          </w:p>
        </w:tc>
      </w:tr>
      <w:tr w:rsidR="00A25833" w14:paraId="66A13DAB" w14:textId="77777777">
        <w:trPr>
          <w:jc w:val="center"/>
        </w:trPr>
        <w:tc>
          <w:tcPr>
            <w:tcW w:w="1800" w:type="dxa"/>
          </w:tcPr>
          <w:p w14:paraId="141B9D85" w14:textId="77777777" w:rsidR="00A25833" w:rsidRDefault="009A31A5">
            <w:pPr>
              <w:spacing w:before="5" w:after="5"/>
            </w:pPr>
            <w:r>
              <w:rPr>
                <w:sz w:val="14"/>
              </w:rPr>
              <w:t>Czechia</w:t>
            </w:r>
          </w:p>
        </w:tc>
        <w:tc>
          <w:tcPr>
            <w:tcW w:w="750" w:type="dxa"/>
          </w:tcPr>
          <w:p w14:paraId="0276A481" w14:textId="77777777" w:rsidR="00A25833" w:rsidRDefault="009A31A5">
            <w:pPr>
              <w:spacing w:before="5" w:after="5"/>
              <w:jc w:val="center"/>
            </w:pPr>
            <w:r>
              <w:rPr>
                <w:sz w:val="14"/>
              </w:rPr>
              <w:t>$1.70</w:t>
            </w:r>
          </w:p>
        </w:tc>
        <w:tc>
          <w:tcPr>
            <w:tcW w:w="450" w:type="dxa"/>
          </w:tcPr>
          <w:p w14:paraId="1C918A49" w14:textId="77777777" w:rsidR="00A25833" w:rsidRDefault="009A31A5">
            <w:pPr>
              <w:spacing w:before="5" w:after="5"/>
              <w:jc w:val="center"/>
            </w:pPr>
            <w:r>
              <w:rPr>
                <w:sz w:val="14"/>
              </w:rPr>
              <w:t>77</w:t>
            </w:r>
          </w:p>
        </w:tc>
        <w:tc>
          <w:tcPr>
            <w:tcW w:w="450" w:type="dxa"/>
          </w:tcPr>
          <w:p w14:paraId="1672C673" w14:textId="77777777" w:rsidR="00A25833" w:rsidRDefault="009A31A5">
            <w:pPr>
              <w:spacing w:before="5" w:after="5"/>
              <w:jc w:val="center"/>
            </w:pPr>
            <w:r>
              <w:rPr>
                <w:sz w:val="14"/>
              </w:rPr>
              <w:t>II</w:t>
            </w:r>
          </w:p>
        </w:tc>
        <w:tc>
          <w:tcPr>
            <w:tcW w:w="750" w:type="dxa"/>
          </w:tcPr>
          <w:p w14:paraId="4C33EF89" w14:textId="77777777" w:rsidR="00A25833" w:rsidRDefault="009A31A5">
            <w:pPr>
              <w:spacing w:before="5" w:after="5"/>
              <w:jc w:val="center"/>
            </w:pPr>
            <w:r>
              <w:rPr>
                <w:sz w:val="14"/>
              </w:rPr>
              <w:t>$1.73</w:t>
            </w:r>
          </w:p>
        </w:tc>
        <w:tc>
          <w:tcPr>
            <w:tcW w:w="450" w:type="dxa"/>
          </w:tcPr>
          <w:p w14:paraId="7F7938BA" w14:textId="77777777" w:rsidR="00A25833" w:rsidRDefault="009A31A5">
            <w:pPr>
              <w:spacing w:before="5" w:after="5"/>
              <w:jc w:val="center"/>
            </w:pPr>
            <w:r>
              <w:rPr>
                <w:sz w:val="14"/>
              </w:rPr>
              <w:t>79</w:t>
            </w:r>
          </w:p>
        </w:tc>
        <w:tc>
          <w:tcPr>
            <w:tcW w:w="450" w:type="dxa"/>
          </w:tcPr>
          <w:p w14:paraId="68822F3B" w14:textId="77777777" w:rsidR="00A25833" w:rsidRDefault="009A31A5">
            <w:pPr>
              <w:spacing w:before="5" w:after="5"/>
              <w:jc w:val="center"/>
            </w:pPr>
            <w:r>
              <w:rPr>
                <w:sz w:val="14"/>
              </w:rPr>
              <w:t>II</w:t>
            </w:r>
          </w:p>
        </w:tc>
        <w:tc>
          <w:tcPr>
            <w:tcW w:w="500" w:type="dxa"/>
          </w:tcPr>
          <w:p w14:paraId="655AC76B" w14:textId="77777777" w:rsidR="00A25833" w:rsidRDefault="009A31A5">
            <w:pPr>
              <w:spacing w:before="5" w:after="5"/>
              <w:jc w:val="center"/>
            </w:pPr>
            <w:r>
              <w:rPr>
                <w:sz w:val="14"/>
              </w:rPr>
              <w:t>II</w:t>
            </w:r>
          </w:p>
        </w:tc>
      </w:tr>
      <w:tr w:rsidR="00A25833" w14:paraId="1928D7CF" w14:textId="77777777">
        <w:trPr>
          <w:jc w:val="center"/>
        </w:trPr>
        <w:tc>
          <w:tcPr>
            <w:tcW w:w="1800" w:type="dxa"/>
          </w:tcPr>
          <w:p w14:paraId="52C7B53E" w14:textId="77777777" w:rsidR="00A25833" w:rsidRDefault="009A31A5">
            <w:pPr>
              <w:spacing w:before="5" w:after="5"/>
            </w:pPr>
            <w:r>
              <w:rPr>
                <w:sz w:val="14"/>
              </w:rPr>
              <w:t>Senegal</w:t>
            </w:r>
          </w:p>
        </w:tc>
        <w:tc>
          <w:tcPr>
            <w:tcW w:w="750" w:type="dxa"/>
          </w:tcPr>
          <w:p w14:paraId="5280E97C" w14:textId="77777777" w:rsidR="00A25833" w:rsidRDefault="009A31A5">
            <w:pPr>
              <w:spacing w:before="5" w:after="5"/>
              <w:jc w:val="center"/>
            </w:pPr>
            <w:r>
              <w:rPr>
                <w:sz w:val="14"/>
              </w:rPr>
              <w:t>$1.73</w:t>
            </w:r>
          </w:p>
        </w:tc>
        <w:tc>
          <w:tcPr>
            <w:tcW w:w="450" w:type="dxa"/>
          </w:tcPr>
          <w:p w14:paraId="368A0B58" w14:textId="77777777" w:rsidR="00A25833" w:rsidRDefault="009A31A5">
            <w:pPr>
              <w:spacing w:before="5" w:after="5"/>
              <w:jc w:val="center"/>
            </w:pPr>
            <w:r>
              <w:rPr>
                <w:sz w:val="14"/>
              </w:rPr>
              <w:t>82</w:t>
            </w:r>
          </w:p>
        </w:tc>
        <w:tc>
          <w:tcPr>
            <w:tcW w:w="450" w:type="dxa"/>
          </w:tcPr>
          <w:p w14:paraId="68E20BE1" w14:textId="77777777" w:rsidR="00A25833" w:rsidRDefault="009A31A5">
            <w:pPr>
              <w:spacing w:before="5" w:after="5"/>
              <w:jc w:val="center"/>
            </w:pPr>
            <w:r>
              <w:rPr>
                <w:sz w:val="14"/>
              </w:rPr>
              <w:t>II</w:t>
            </w:r>
          </w:p>
        </w:tc>
        <w:tc>
          <w:tcPr>
            <w:tcW w:w="750" w:type="dxa"/>
          </w:tcPr>
          <w:p w14:paraId="42EE9992" w14:textId="77777777" w:rsidR="00A25833" w:rsidRDefault="009A31A5">
            <w:pPr>
              <w:spacing w:before="5" w:after="5"/>
              <w:jc w:val="center"/>
            </w:pPr>
            <w:r>
              <w:rPr>
                <w:sz w:val="14"/>
              </w:rPr>
              <w:t>$1.73</w:t>
            </w:r>
          </w:p>
        </w:tc>
        <w:tc>
          <w:tcPr>
            <w:tcW w:w="450" w:type="dxa"/>
          </w:tcPr>
          <w:p w14:paraId="56863FEB" w14:textId="77777777" w:rsidR="00A25833" w:rsidRDefault="009A31A5">
            <w:pPr>
              <w:spacing w:before="5" w:after="5"/>
              <w:jc w:val="center"/>
            </w:pPr>
            <w:r>
              <w:rPr>
                <w:sz w:val="14"/>
              </w:rPr>
              <w:t>80</w:t>
            </w:r>
          </w:p>
        </w:tc>
        <w:tc>
          <w:tcPr>
            <w:tcW w:w="450" w:type="dxa"/>
          </w:tcPr>
          <w:p w14:paraId="774EF7F4" w14:textId="77777777" w:rsidR="00A25833" w:rsidRDefault="009A31A5">
            <w:pPr>
              <w:spacing w:before="5" w:after="5"/>
              <w:jc w:val="center"/>
            </w:pPr>
            <w:r>
              <w:rPr>
                <w:sz w:val="14"/>
              </w:rPr>
              <w:t>II</w:t>
            </w:r>
          </w:p>
        </w:tc>
        <w:tc>
          <w:tcPr>
            <w:tcW w:w="500" w:type="dxa"/>
          </w:tcPr>
          <w:p w14:paraId="2B8B46D3" w14:textId="77777777" w:rsidR="00A25833" w:rsidRDefault="009A31A5">
            <w:pPr>
              <w:spacing w:before="5" w:after="5"/>
              <w:jc w:val="center"/>
            </w:pPr>
            <w:r>
              <w:rPr>
                <w:sz w:val="14"/>
              </w:rPr>
              <w:t>II</w:t>
            </w:r>
          </w:p>
        </w:tc>
      </w:tr>
      <w:tr w:rsidR="00A25833" w14:paraId="14722D78" w14:textId="77777777">
        <w:trPr>
          <w:jc w:val="center"/>
        </w:trPr>
        <w:tc>
          <w:tcPr>
            <w:tcW w:w="1800" w:type="dxa"/>
          </w:tcPr>
          <w:p w14:paraId="4EEBDACB" w14:textId="77777777" w:rsidR="00A25833" w:rsidRDefault="009A31A5">
            <w:pPr>
              <w:spacing w:before="5" w:after="5"/>
            </w:pPr>
            <w:r>
              <w:rPr>
                <w:sz w:val="14"/>
              </w:rPr>
              <w:t>Croatia</w:t>
            </w:r>
          </w:p>
        </w:tc>
        <w:tc>
          <w:tcPr>
            <w:tcW w:w="750" w:type="dxa"/>
          </w:tcPr>
          <w:p w14:paraId="4935793C" w14:textId="77777777" w:rsidR="00A25833" w:rsidRDefault="009A31A5">
            <w:pPr>
              <w:spacing w:before="5" w:after="5"/>
              <w:jc w:val="center"/>
            </w:pPr>
            <w:r>
              <w:rPr>
                <w:sz w:val="14"/>
              </w:rPr>
              <w:t>$1.73</w:t>
            </w:r>
          </w:p>
        </w:tc>
        <w:tc>
          <w:tcPr>
            <w:tcW w:w="450" w:type="dxa"/>
          </w:tcPr>
          <w:p w14:paraId="2378C452" w14:textId="77777777" w:rsidR="00A25833" w:rsidRDefault="009A31A5">
            <w:pPr>
              <w:spacing w:before="5" w:after="5"/>
              <w:jc w:val="center"/>
            </w:pPr>
            <w:r>
              <w:rPr>
                <w:sz w:val="14"/>
              </w:rPr>
              <w:t>83</w:t>
            </w:r>
          </w:p>
        </w:tc>
        <w:tc>
          <w:tcPr>
            <w:tcW w:w="450" w:type="dxa"/>
          </w:tcPr>
          <w:p w14:paraId="6B10493D" w14:textId="77777777" w:rsidR="00A25833" w:rsidRDefault="009A31A5">
            <w:pPr>
              <w:spacing w:before="5" w:after="5"/>
              <w:jc w:val="center"/>
            </w:pPr>
            <w:r>
              <w:rPr>
                <w:sz w:val="14"/>
              </w:rPr>
              <w:t>II</w:t>
            </w:r>
          </w:p>
        </w:tc>
        <w:tc>
          <w:tcPr>
            <w:tcW w:w="750" w:type="dxa"/>
          </w:tcPr>
          <w:p w14:paraId="6AD6A5FD" w14:textId="77777777" w:rsidR="00A25833" w:rsidRDefault="009A31A5">
            <w:pPr>
              <w:spacing w:before="5" w:after="5"/>
              <w:jc w:val="center"/>
            </w:pPr>
            <w:r>
              <w:rPr>
                <w:sz w:val="14"/>
              </w:rPr>
              <w:t>$1.74</w:t>
            </w:r>
          </w:p>
        </w:tc>
        <w:tc>
          <w:tcPr>
            <w:tcW w:w="450" w:type="dxa"/>
          </w:tcPr>
          <w:p w14:paraId="47AACC6D" w14:textId="77777777" w:rsidR="00A25833" w:rsidRDefault="009A31A5">
            <w:pPr>
              <w:spacing w:before="5" w:after="5"/>
              <w:jc w:val="center"/>
            </w:pPr>
            <w:r>
              <w:rPr>
                <w:sz w:val="14"/>
              </w:rPr>
              <w:t>81</w:t>
            </w:r>
          </w:p>
        </w:tc>
        <w:tc>
          <w:tcPr>
            <w:tcW w:w="450" w:type="dxa"/>
          </w:tcPr>
          <w:p w14:paraId="7E7152A0" w14:textId="77777777" w:rsidR="00A25833" w:rsidRDefault="009A31A5">
            <w:pPr>
              <w:spacing w:before="5" w:after="5"/>
              <w:jc w:val="center"/>
            </w:pPr>
            <w:r>
              <w:rPr>
                <w:sz w:val="14"/>
              </w:rPr>
              <w:t>II</w:t>
            </w:r>
          </w:p>
        </w:tc>
        <w:tc>
          <w:tcPr>
            <w:tcW w:w="500" w:type="dxa"/>
          </w:tcPr>
          <w:p w14:paraId="5C7BCCF1" w14:textId="77777777" w:rsidR="00A25833" w:rsidRDefault="009A31A5">
            <w:pPr>
              <w:spacing w:before="5" w:after="5"/>
              <w:jc w:val="center"/>
            </w:pPr>
            <w:r>
              <w:rPr>
                <w:sz w:val="14"/>
              </w:rPr>
              <w:t>II</w:t>
            </w:r>
          </w:p>
        </w:tc>
      </w:tr>
      <w:tr w:rsidR="00A25833" w14:paraId="5CF72709" w14:textId="77777777">
        <w:trPr>
          <w:jc w:val="center"/>
        </w:trPr>
        <w:tc>
          <w:tcPr>
            <w:tcW w:w="1800" w:type="dxa"/>
          </w:tcPr>
          <w:p w14:paraId="7B4707FE" w14:textId="77777777" w:rsidR="00A25833" w:rsidRDefault="009A31A5">
            <w:pPr>
              <w:spacing w:before="5" w:after="5"/>
            </w:pPr>
            <w:r>
              <w:rPr>
                <w:sz w:val="14"/>
              </w:rPr>
              <w:t>Germany</w:t>
            </w:r>
          </w:p>
        </w:tc>
        <w:tc>
          <w:tcPr>
            <w:tcW w:w="750" w:type="dxa"/>
          </w:tcPr>
          <w:p w14:paraId="6F0A8C56" w14:textId="77777777" w:rsidR="00A25833" w:rsidRDefault="009A31A5">
            <w:pPr>
              <w:spacing w:before="5" w:after="5"/>
              <w:jc w:val="center"/>
            </w:pPr>
            <w:r>
              <w:rPr>
                <w:sz w:val="14"/>
              </w:rPr>
              <w:t>$1.69</w:t>
            </w:r>
          </w:p>
        </w:tc>
        <w:tc>
          <w:tcPr>
            <w:tcW w:w="450" w:type="dxa"/>
          </w:tcPr>
          <w:p w14:paraId="02B6C332" w14:textId="77777777" w:rsidR="00A25833" w:rsidRDefault="009A31A5">
            <w:pPr>
              <w:spacing w:before="5" w:after="5"/>
              <w:jc w:val="center"/>
            </w:pPr>
            <w:r>
              <w:rPr>
                <w:sz w:val="14"/>
              </w:rPr>
              <w:t>70</w:t>
            </w:r>
          </w:p>
        </w:tc>
        <w:tc>
          <w:tcPr>
            <w:tcW w:w="450" w:type="dxa"/>
          </w:tcPr>
          <w:p w14:paraId="386B03B2" w14:textId="77777777" w:rsidR="00A25833" w:rsidRDefault="009A31A5">
            <w:pPr>
              <w:spacing w:before="5" w:after="5"/>
              <w:jc w:val="center"/>
            </w:pPr>
            <w:r>
              <w:rPr>
                <w:sz w:val="14"/>
              </w:rPr>
              <w:t>II</w:t>
            </w:r>
          </w:p>
        </w:tc>
        <w:tc>
          <w:tcPr>
            <w:tcW w:w="750" w:type="dxa"/>
          </w:tcPr>
          <w:p w14:paraId="7C7995C9" w14:textId="77777777" w:rsidR="00A25833" w:rsidRDefault="009A31A5">
            <w:pPr>
              <w:spacing w:before="5" w:after="5"/>
              <w:jc w:val="center"/>
            </w:pPr>
            <w:r>
              <w:rPr>
                <w:sz w:val="14"/>
              </w:rPr>
              <w:t>$1.75</w:t>
            </w:r>
          </w:p>
        </w:tc>
        <w:tc>
          <w:tcPr>
            <w:tcW w:w="450" w:type="dxa"/>
          </w:tcPr>
          <w:p w14:paraId="5F7433DB" w14:textId="77777777" w:rsidR="00A25833" w:rsidRDefault="009A31A5">
            <w:pPr>
              <w:spacing w:before="5" w:after="5"/>
              <w:jc w:val="center"/>
            </w:pPr>
            <w:r>
              <w:rPr>
                <w:sz w:val="14"/>
              </w:rPr>
              <w:t>82</w:t>
            </w:r>
          </w:p>
        </w:tc>
        <w:tc>
          <w:tcPr>
            <w:tcW w:w="450" w:type="dxa"/>
          </w:tcPr>
          <w:p w14:paraId="07F651DF" w14:textId="77777777" w:rsidR="00A25833" w:rsidRDefault="009A31A5">
            <w:pPr>
              <w:spacing w:before="5" w:after="5"/>
              <w:jc w:val="center"/>
            </w:pPr>
            <w:r>
              <w:rPr>
                <w:sz w:val="14"/>
              </w:rPr>
              <w:t>II</w:t>
            </w:r>
          </w:p>
        </w:tc>
        <w:tc>
          <w:tcPr>
            <w:tcW w:w="500" w:type="dxa"/>
          </w:tcPr>
          <w:p w14:paraId="0FAF8E6A" w14:textId="77777777" w:rsidR="00A25833" w:rsidRDefault="009A31A5">
            <w:pPr>
              <w:spacing w:before="5" w:after="5"/>
              <w:jc w:val="center"/>
            </w:pPr>
            <w:r>
              <w:rPr>
                <w:sz w:val="14"/>
              </w:rPr>
              <w:t>II</w:t>
            </w:r>
          </w:p>
        </w:tc>
      </w:tr>
      <w:tr w:rsidR="00A25833" w14:paraId="19B6A5B8" w14:textId="77777777">
        <w:trPr>
          <w:jc w:val="center"/>
        </w:trPr>
        <w:tc>
          <w:tcPr>
            <w:tcW w:w="1800" w:type="dxa"/>
          </w:tcPr>
          <w:p w14:paraId="10A17CC2" w14:textId="77777777" w:rsidR="00A25833" w:rsidRDefault="009A31A5">
            <w:pPr>
              <w:spacing w:before="5" w:after="5"/>
            </w:pPr>
            <w:r>
              <w:rPr>
                <w:sz w:val="14"/>
              </w:rPr>
              <w:t>Ireland</w:t>
            </w:r>
          </w:p>
        </w:tc>
        <w:tc>
          <w:tcPr>
            <w:tcW w:w="750" w:type="dxa"/>
          </w:tcPr>
          <w:p w14:paraId="1E3BD4F4" w14:textId="77777777" w:rsidR="00A25833" w:rsidRDefault="009A31A5">
            <w:pPr>
              <w:spacing w:before="5" w:after="5"/>
              <w:jc w:val="center"/>
            </w:pPr>
            <w:r>
              <w:rPr>
                <w:sz w:val="14"/>
              </w:rPr>
              <w:t>$1.73</w:t>
            </w:r>
          </w:p>
        </w:tc>
        <w:tc>
          <w:tcPr>
            <w:tcW w:w="450" w:type="dxa"/>
          </w:tcPr>
          <w:p w14:paraId="78654A23" w14:textId="77777777" w:rsidR="00A25833" w:rsidRDefault="009A31A5">
            <w:pPr>
              <w:spacing w:before="5" w:after="5"/>
              <w:jc w:val="center"/>
            </w:pPr>
            <w:r>
              <w:rPr>
                <w:sz w:val="14"/>
              </w:rPr>
              <w:t>84</w:t>
            </w:r>
          </w:p>
        </w:tc>
        <w:tc>
          <w:tcPr>
            <w:tcW w:w="450" w:type="dxa"/>
          </w:tcPr>
          <w:p w14:paraId="60DA1514" w14:textId="77777777" w:rsidR="00A25833" w:rsidRDefault="009A31A5">
            <w:pPr>
              <w:spacing w:before="5" w:after="5"/>
              <w:jc w:val="center"/>
            </w:pPr>
            <w:r>
              <w:rPr>
                <w:sz w:val="14"/>
              </w:rPr>
              <w:t>II</w:t>
            </w:r>
          </w:p>
        </w:tc>
        <w:tc>
          <w:tcPr>
            <w:tcW w:w="750" w:type="dxa"/>
          </w:tcPr>
          <w:p w14:paraId="29677D8E" w14:textId="77777777" w:rsidR="00A25833" w:rsidRDefault="009A31A5">
            <w:pPr>
              <w:spacing w:before="5" w:after="5"/>
              <w:jc w:val="center"/>
            </w:pPr>
            <w:r>
              <w:rPr>
                <w:sz w:val="14"/>
              </w:rPr>
              <w:t>$1.75</w:t>
            </w:r>
          </w:p>
        </w:tc>
        <w:tc>
          <w:tcPr>
            <w:tcW w:w="450" w:type="dxa"/>
          </w:tcPr>
          <w:p w14:paraId="02486989" w14:textId="77777777" w:rsidR="00A25833" w:rsidRDefault="009A31A5">
            <w:pPr>
              <w:spacing w:before="5" w:after="5"/>
              <w:jc w:val="center"/>
            </w:pPr>
            <w:r>
              <w:rPr>
                <w:sz w:val="14"/>
              </w:rPr>
              <w:t>83</w:t>
            </w:r>
          </w:p>
        </w:tc>
        <w:tc>
          <w:tcPr>
            <w:tcW w:w="450" w:type="dxa"/>
          </w:tcPr>
          <w:p w14:paraId="2F05620B" w14:textId="77777777" w:rsidR="00A25833" w:rsidRDefault="009A31A5">
            <w:pPr>
              <w:spacing w:before="5" w:after="5"/>
              <w:jc w:val="center"/>
            </w:pPr>
            <w:r>
              <w:rPr>
                <w:sz w:val="14"/>
              </w:rPr>
              <w:t>II</w:t>
            </w:r>
          </w:p>
        </w:tc>
        <w:tc>
          <w:tcPr>
            <w:tcW w:w="500" w:type="dxa"/>
          </w:tcPr>
          <w:p w14:paraId="7C8F1F74" w14:textId="77777777" w:rsidR="00A25833" w:rsidRDefault="009A31A5">
            <w:pPr>
              <w:spacing w:before="5" w:after="5"/>
              <w:jc w:val="center"/>
            </w:pPr>
            <w:r>
              <w:rPr>
                <w:sz w:val="14"/>
              </w:rPr>
              <w:t>II</w:t>
            </w:r>
          </w:p>
        </w:tc>
      </w:tr>
      <w:tr w:rsidR="00A25833" w14:paraId="731939CE" w14:textId="77777777">
        <w:trPr>
          <w:jc w:val="center"/>
        </w:trPr>
        <w:tc>
          <w:tcPr>
            <w:tcW w:w="1800" w:type="dxa"/>
          </w:tcPr>
          <w:p w14:paraId="0F0051FF" w14:textId="77777777" w:rsidR="00A25833" w:rsidRDefault="009A31A5">
            <w:pPr>
              <w:spacing w:before="5" w:after="5"/>
            </w:pPr>
            <w:r>
              <w:rPr>
                <w:sz w:val="14"/>
              </w:rPr>
              <w:t>Cyprus</w:t>
            </w:r>
          </w:p>
        </w:tc>
        <w:tc>
          <w:tcPr>
            <w:tcW w:w="750" w:type="dxa"/>
          </w:tcPr>
          <w:p w14:paraId="1A56686C" w14:textId="77777777" w:rsidR="00A25833" w:rsidRDefault="009A31A5">
            <w:pPr>
              <w:spacing w:before="5" w:after="5"/>
              <w:jc w:val="center"/>
            </w:pPr>
            <w:r>
              <w:rPr>
                <w:sz w:val="14"/>
              </w:rPr>
              <w:t>$1.73</w:t>
            </w:r>
          </w:p>
        </w:tc>
        <w:tc>
          <w:tcPr>
            <w:tcW w:w="450" w:type="dxa"/>
          </w:tcPr>
          <w:p w14:paraId="7FF0C754" w14:textId="77777777" w:rsidR="00A25833" w:rsidRDefault="009A31A5">
            <w:pPr>
              <w:spacing w:before="5" w:after="5"/>
              <w:jc w:val="center"/>
            </w:pPr>
            <w:r>
              <w:rPr>
                <w:sz w:val="14"/>
              </w:rPr>
              <w:t>81</w:t>
            </w:r>
          </w:p>
        </w:tc>
        <w:tc>
          <w:tcPr>
            <w:tcW w:w="450" w:type="dxa"/>
          </w:tcPr>
          <w:p w14:paraId="531BE863" w14:textId="77777777" w:rsidR="00A25833" w:rsidRDefault="009A31A5">
            <w:pPr>
              <w:spacing w:before="5" w:after="5"/>
              <w:jc w:val="center"/>
            </w:pPr>
            <w:r>
              <w:rPr>
                <w:sz w:val="14"/>
              </w:rPr>
              <w:t>II</w:t>
            </w:r>
          </w:p>
        </w:tc>
        <w:tc>
          <w:tcPr>
            <w:tcW w:w="750" w:type="dxa"/>
          </w:tcPr>
          <w:p w14:paraId="70AEF601" w14:textId="77777777" w:rsidR="00A25833" w:rsidRDefault="009A31A5">
            <w:pPr>
              <w:spacing w:before="5" w:after="5"/>
              <w:jc w:val="center"/>
            </w:pPr>
            <w:r>
              <w:rPr>
                <w:sz w:val="14"/>
              </w:rPr>
              <w:t>$1.77</w:t>
            </w:r>
          </w:p>
        </w:tc>
        <w:tc>
          <w:tcPr>
            <w:tcW w:w="450" w:type="dxa"/>
          </w:tcPr>
          <w:p w14:paraId="03206E9E" w14:textId="77777777" w:rsidR="00A25833" w:rsidRDefault="009A31A5">
            <w:pPr>
              <w:spacing w:before="5" w:after="5"/>
              <w:jc w:val="center"/>
            </w:pPr>
            <w:r>
              <w:rPr>
                <w:sz w:val="14"/>
              </w:rPr>
              <w:t>84</w:t>
            </w:r>
          </w:p>
        </w:tc>
        <w:tc>
          <w:tcPr>
            <w:tcW w:w="450" w:type="dxa"/>
          </w:tcPr>
          <w:p w14:paraId="0E404665" w14:textId="77777777" w:rsidR="00A25833" w:rsidRDefault="009A31A5">
            <w:pPr>
              <w:spacing w:before="5" w:after="5"/>
              <w:jc w:val="center"/>
            </w:pPr>
            <w:r>
              <w:rPr>
                <w:sz w:val="14"/>
              </w:rPr>
              <w:t>II</w:t>
            </w:r>
          </w:p>
        </w:tc>
        <w:tc>
          <w:tcPr>
            <w:tcW w:w="500" w:type="dxa"/>
          </w:tcPr>
          <w:p w14:paraId="52D93D80" w14:textId="77777777" w:rsidR="00A25833" w:rsidRDefault="009A31A5">
            <w:pPr>
              <w:spacing w:before="5" w:after="5"/>
              <w:jc w:val="center"/>
            </w:pPr>
            <w:r>
              <w:rPr>
                <w:sz w:val="14"/>
              </w:rPr>
              <w:t>II</w:t>
            </w:r>
          </w:p>
        </w:tc>
      </w:tr>
      <w:tr w:rsidR="00A25833" w14:paraId="0C365FFC" w14:textId="77777777">
        <w:trPr>
          <w:jc w:val="center"/>
        </w:trPr>
        <w:tc>
          <w:tcPr>
            <w:tcW w:w="1800" w:type="dxa"/>
            <w:tcBorders>
              <w:bottom w:val="double" w:sz="4" w:space="0" w:color="auto"/>
            </w:tcBorders>
          </w:tcPr>
          <w:p w14:paraId="29CB79AA" w14:textId="77777777" w:rsidR="00A25833" w:rsidRDefault="009A31A5">
            <w:pPr>
              <w:spacing w:before="5" w:after="5"/>
            </w:pPr>
            <w:r>
              <w:rPr>
                <w:sz w:val="14"/>
              </w:rPr>
              <w:t>Greenland</w:t>
            </w:r>
          </w:p>
        </w:tc>
        <w:tc>
          <w:tcPr>
            <w:tcW w:w="750" w:type="dxa"/>
            <w:tcBorders>
              <w:bottom w:val="double" w:sz="4" w:space="0" w:color="auto"/>
            </w:tcBorders>
          </w:tcPr>
          <w:p w14:paraId="7E0742E6" w14:textId="77777777" w:rsidR="00A25833" w:rsidRDefault="009A31A5">
            <w:pPr>
              <w:spacing w:before="5" w:after="5"/>
              <w:jc w:val="center"/>
            </w:pPr>
            <w:r>
              <w:rPr>
                <w:sz w:val="14"/>
              </w:rPr>
              <w:t>$1.77</w:t>
            </w:r>
          </w:p>
        </w:tc>
        <w:tc>
          <w:tcPr>
            <w:tcW w:w="450" w:type="dxa"/>
            <w:tcBorders>
              <w:bottom w:val="double" w:sz="4" w:space="0" w:color="auto"/>
            </w:tcBorders>
          </w:tcPr>
          <w:p w14:paraId="779E7114" w14:textId="77777777" w:rsidR="00A25833" w:rsidRDefault="009A31A5">
            <w:pPr>
              <w:spacing w:before="5" w:after="5"/>
              <w:jc w:val="center"/>
            </w:pPr>
            <w:r>
              <w:rPr>
                <w:sz w:val="14"/>
              </w:rPr>
              <w:t>85</w:t>
            </w:r>
          </w:p>
        </w:tc>
        <w:tc>
          <w:tcPr>
            <w:tcW w:w="450" w:type="dxa"/>
            <w:tcBorders>
              <w:bottom w:val="double" w:sz="4" w:space="0" w:color="auto"/>
            </w:tcBorders>
          </w:tcPr>
          <w:p w14:paraId="14651277" w14:textId="77777777" w:rsidR="00A25833" w:rsidRDefault="009A31A5">
            <w:pPr>
              <w:spacing w:before="5" w:after="5"/>
              <w:jc w:val="center"/>
            </w:pPr>
            <w:r>
              <w:rPr>
                <w:sz w:val="14"/>
              </w:rPr>
              <w:t>II</w:t>
            </w:r>
          </w:p>
        </w:tc>
        <w:tc>
          <w:tcPr>
            <w:tcW w:w="750" w:type="dxa"/>
            <w:tcBorders>
              <w:bottom w:val="double" w:sz="4" w:space="0" w:color="auto"/>
            </w:tcBorders>
          </w:tcPr>
          <w:p w14:paraId="04821F00" w14:textId="77777777" w:rsidR="00A25833" w:rsidRDefault="009A31A5">
            <w:pPr>
              <w:spacing w:before="5" w:after="5"/>
              <w:jc w:val="center"/>
            </w:pPr>
            <w:r>
              <w:rPr>
                <w:sz w:val="14"/>
              </w:rPr>
              <w:t>$1.77</w:t>
            </w:r>
          </w:p>
        </w:tc>
        <w:tc>
          <w:tcPr>
            <w:tcW w:w="450" w:type="dxa"/>
            <w:tcBorders>
              <w:bottom w:val="double" w:sz="4" w:space="0" w:color="auto"/>
            </w:tcBorders>
          </w:tcPr>
          <w:p w14:paraId="0EEBE638" w14:textId="77777777" w:rsidR="00A25833" w:rsidRDefault="009A31A5">
            <w:pPr>
              <w:spacing w:before="5" w:after="5"/>
              <w:jc w:val="center"/>
            </w:pPr>
            <w:r>
              <w:rPr>
                <w:sz w:val="14"/>
              </w:rPr>
              <w:t>85</w:t>
            </w:r>
          </w:p>
        </w:tc>
        <w:tc>
          <w:tcPr>
            <w:tcW w:w="450" w:type="dxa"/>
            <w:tcBorders>
              <w:bottom w:val="double" w:sz="4" w:space="0" w:color="auto"/>
            </w:tcBorders>
          </w:tcPr>
          <w:p w14:paraId="0AEBB40F" w14:textId="77777777" w:rsidR="00A25833" w:rsidRDefault="009A31A5">
            <w:pPr>
              <w:spacing w:before="5" w:after="5"/>
              <w:jc w:val="center"/>
            </w:pPr>
            <w:r>
              <w:rPr>
                <w:sz w:val="14"/>
              </w:rPr>
              <w:t>II</w:t>
            </w:r>
          </w:p>
        </w:tc>
        <w:tc>
          <w:tcPr>
            <w:tcW w:w="500" w:type="dxa"/>
            <w:tcBorders>
              <w:bottom w:val="double" w:sz="4" w:space="0" w:color="auto"/>
            </w:tcBorders>
          </w:tcPr>
          <w:p w14:paraId="0F676264" w14:textId="77777777" w:rsidR="00A25833" w:rsidRDefault="009A31A5">
            <w:pPr>
              <w:spacing w:before="5" w:after="5"/>
              <w:jc w:val="center"/>
            </w:pPr>
            <w:r>
              <w:rPr>
                <w:sz w:val="14"/>
              </w:rPr>
              <w:t>II</w:t>
            </w:r>
          </w:p>
        </w:tc>
      </w:tr>
    </w:tbl>
    <w:p w14:paraId="1D0D0F3B" w14:textId="77777777" w:rsidR="00A25833" w:rsidRDefault="009A31A5">
      <w:pPr>
        <w:spacing w:before="40" w:after="120" w:line="240" w:lineRule="auto"/>
        <w:sectPr w:rsidR="00A25833">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sidR="00A25833">
          <w:rPr>
            <w:color w:val="1F3864"/>
            <w:sz w:val="20"/>
            <w:u w:val="single"/>
          </w:rPr>
          <w:t>Table 3</w:t>
        </w:r>
      </w:hyperlink>
      <w:r>
        <w:rPr>
          <w:sz w:val="20"/>
        </w:rPr>
        <w:t xml:space="preserve"> notes for column definitions. Countries sorted by specification (2) rank (ascending). </w:t>
      </w:r>
    </w:p>
    <w:p w14:paraId="190E0541" w14:textId="77777777" w:rsidR="00A25833" w:rsidRDefault="009A31A5">
      <w:pPr>
        <w:pStyle w:val="Heading1"/>
      </w:pPr>
      <w:r>
        <w:t>Appendix B: Model Derivation</w:t>
      </w:r>
    </w:p>
    <w:p w14:paraId="49EC58A4" w14:textId="77777777" w:rsidR="00A25833" w:rsidRDefault="009A31A5">
      <w:pPr>
        <w:spacing w:after="160"/>
        <w:jc w:val="both"/>
      </w:pPr>
      <w:r>
        <w:t>This appendix provides the full derivation of the capacity-constrained Ricardian model summarized in Sections 3–4.</w:t>
      </w:r>
    </w:p>
    <w:p w14:paraId="0B11771B" w14:textId="77777777" w:rsidR="00A25833" w:rsidRDefault="009A31A5">
      <w:pPr>
        <w:pStyle w:val="Heading2"/>
      </w:pPr>
      <w:r>
        <w:rPr>
          <w:rFonts w:ascii="Times New Roman" w:hAnsi="Times New Roman"/>
          <w:b w:val="0"/>
          <w:i/>
          <w:color w:val="2F5496"/>
          <w:sz w:val="24"/>
        </w:rPr>
        <w:t>B.1 Primitives</w:t>
      </w:r>
    </w:p>
    <w:p w14:paraId="3812ED06" w14:textId="77777777" w:rsidR="00A25833" w:rsidRDefault="009A31A5">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74" w:name="Eq1txt907"/>
      <w:r>
        <w:fldChar w:fldCharType="begin"/>
      </w:r>
      <w:r>
        <w:instrText>HYPERLINK \l "Eq1"</w:instrText>
      </w:r>
      <w:r>
        <w:fldChar w:fldCharType="separate"/>
      </w:r>
      <w:r>
        <w:rPr>
          <w:color w:val="1F3864"/>
          <w:u w:val="single"/>
        </w:rPr>
        <w:t>equation (1)</w:t>
      </w:r>
      <w:r>
        <w:fldChar w:fldCharType="end"/>
      </w:r>
      <w:bookmarkEnd w:id="174"/>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75" w:name="Eq4txt908"/>
      <w:r>
        <w:fldChar w:fldCharType="begin"/>
      </w:r>
      <w:r>
        <w:instrText>HYPERLINK \l "Eq4"</w:instrText>
      </w:r>
      <w:r>
        <w:fldChar w:fldCharType="separate"/>
      </w:r>
      <w:r>
        <w:rPr>
          <w:color w:val="1F3864"/>
          <w:u w:val="single"/>
        </w:rPr>
        <w:t>equation (4)</w:t>
      </w:r>
      <w:r>
        <w:fldChar w:fldCharType="end"/>
      </w:r>
      <w:bookmarkEnd w:id="175"/>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604168A3" w14:textId="77777777" w:rsidR="00A25833" w:rsidRDefault="009A31A5">
      <w:pPr>
        <w:pStyle w:val="Heading2"/>
      </w:pPr>
      <w:r>
        <w:rPr>
          <w:rFonts w:ascii="Times New Roman" w:hAnsi="Times New Roman"/>
          <w:b w:val="0"/>
          <w:i/>
          <w:color w:val="2F5496"/>
          <w:sz w:val="24"/>
        </w:rPr>
        <w:t>B.2 The Training Market</w:t>
      </w:r>
    </w:p>
    <w:p w14:paraId="48582981" w14:textId="77777777" w:rsidR="00A25833" w:rsidRDefault="009A31A5">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76" w:name="Eq2txt909"/>
      <w:r>
        <w:fldChar w:fldCharType="begin"/>
      </w:r>
      <w:r>
        <w:instrText>HYPERLINK \l "Eq2"</w:instrText>
      </w:r>
      <w:r>
        <w:fldChar w:fldCharType="separate"/>
      </w:r>
      <w:r>
        <w:rPr>
          <w:color w:val="1F3864"/>
          <w:u w:val="single"/>
        </w:rPr>
        <w:t>equation (2)</w:t>
      </w:r>
      <w:r>
        <w:fldChar w:fldCharType="end"/>
      </w:r>
      <w:bookmarkEnd w:id="176"/>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A25833" w14:paraId="21AA1DB8" w14:textId="77777777">
        <w:trPr>
          <w:jc w:val="center"/>
        </w:trPr>
        <w:tc>
          <w:tcPr>
            <w:tcW w:w="8640" w:type="dxa"/>
            <w:vAlign w:val="center"/>
          </w:tcPr>
          <w:p w14:paraId="631DB02E"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m:t>
                </m:r>
              </m:oMath>
            </m:oMathPara>
          </w:p>
        </w:tc>
        <w:tc>
          <w:tcPr>
            <w:tcW w:w="720" w:type="dxa"/>
            <w:vAlign w:val="center"/>
          </w:tcPr>
          <w:p w14:paraId="7A8D8166" w14:textId="77777777" w:rsidR="00A25833" w:rsidRDefault="009A31A5">
            <w:pPr>
              <w:spacing w:before="60" w:after="60"/>
              <w:jc w:val="right"/>
            </w:pPr>
            <w:bookmarkStart w:id="177" w:name="EqB.1"/>
            <w:r>
              <w:t>(B.1)</w:t>
            </w:r>
            <w:bookmarkEnd w:id="177"/>
          </w:p>
        </w:tc>
      </w:tr>
    </w:tbl>
    <w:p w14:paraId="1642D278" w14:textId="77777777" w:rsidR="00A25833" w:rsidRDefault="009A31A5">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5D10197E" w14:textId="77777777" w:rsidR="00A25833" w:rsidRDefault="009A31A5">
      <w:pPr>
        <w:pStyle w:val="Heading2"/>
      </w:pPr>
      <w:r>
        <w:rPr>
          <w:rFonts w:ascii="Times New Roman" w:hAnsi="Times New Roman"/>
          <w:b w:val="0"/>
          <w:i/>
          <w:color w:val="2F5496"/>
          <w:sz w:val="24"/>
        </w:rPr>
        <w:t>B.3 The Inference Market</w:t>
      </w:r>
    </w:p>
    <w:p w14:paraId="4DAED3AF" w14:textId="77777777" w:rsidR="00A25833" w:rsidRDefault="009A31A5">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A25833" w14:paraId="3B64AD9A" w14:textId="77777777">
        <w:trPr>
          <w:jc w:val="center"/>
        </w:trPr>
        <w:tc>
          <w:tcPr>
            <w:tcW w:w="8640" w:type="dxa"/>
            <w:vAlign w:val="center"/>
          </w:tcPr>
          <w:p w14:paraId="39763CF3"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6E3326CE" w14:textId="77777777" w:rsidR="00A25833" w:rsidRDefault="009A31A5">
            <w:pPr>
              <w:spacing w:before="60" w:after="60"/>
              <w:jc w:val="right"/>
            </w:pPr>
            <w:bookmarkStart w:id="178" w:name="EqB.2"/>
            <w:r>
              <w:t>(B.2)</w:t>
            </w:r>
            <w:bookmarkEnd w:id="178"/>
          </w:p>
        </w:tc>
      </w:tr>
    </w:tbl>
    <w:p w14:paraId="2064B973" w14:textId="77777777" w:rsidR="00A25833" w:rsidRDefault="009A31A5">
      <w:pPr>
        <w:spacing w:before="80" w:after="160"/>
        <w:jc w:val="both"/>
      </w:pPr>
      <w:r>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5B15E209" w14:textId="77777777" w:rsidR="00A25833" w:rsidRDefault="009A31A5">
      <w:pPr>
        <w:pStyle w:val="Heading2"/>
      </w:pPr>
      <w:r>
        <w:rPr>
          <w:rFonts w:ascii="Times New Roman" w:hAnsi="Times New Roman"/>
          <w:b w:val="0"/>
          <w:i/>
          <w:color w:val="2F5496"/>
          <w:sz w:val="24"/>
        </w:rPr>
        <w:t>B.4 Capacity Allocation</w:t>
      </w:r>
    </w:p>
    <w:p w14:paraId="718D6A7A" w14:textId="77777777" w:rsidR="00A25833" w:rsidRDefault="009A31A5">
      <w:pPr>
        <w:spacing w:after="80"/>
        <w:jc w:val="both"/>
      </w:pPr>
      <w:r>
        <w:t xml:space="preserve">Let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denote the GPU-hours country </w:t>
      </w:r>
      <m:oMath>
        <m:r>
          <w:rPr>
            <w:rFonts w:ascii="Cambria Math" w:hAnsi="Cambria Math"/>
          </w:rPr>
          <m:t>j</m:t>
        </m:r>
      </m:oMath>
      <w:r>
        <w:t xml:space="preserve"> allocates to training exports and </w:t>
      </w:r>
      <m:oMath>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oMath>
      <w:r>
        <w:t xml:space="preserve"> the GPU-hours it allocates to inference exports to buyer </w:t>
      </w:r>
      <m:oMath>
        <m:r>
          <w:rPr>
            <w:rFonts w:ascii="Cambria Math" w:hAnsi="Cambria Math"/>
          </w:rPr>
          <m:t>k</m:t>
        </m:r>
      </m:oMath>
      <w:r>
        <w:t xml:space="preserve">, so that total capacity used by country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e>
        </m:nary>
      </m:oMath>
      <w:r>
        <w:t xml:space="preserve">. 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A25833" w14:paraId="01275567" w14:textId="77777777">
        <w:trPr>
          <w:jc w:val="center"/>
        </w:trPr>
        <w:tc>
          <w:tcPr>
            <w:tcW w:w="8640" w:type="dxa"/>
            <w:vAlign w:val="center"/>
          </w:tcPr>
          <w:p w14:paraId="0F641F18"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720" w:type="dxa"/>
            <w:vAlign w:val="center"/>
          </w:tcPr>
          <w:p w14:paraId="47B4E0F8" w14:textId="77777777" w:rsidR="00A25833" w:rsidRDefault="009A31A5">
            <w:pPr>
              <w:spacing w:before="60" w:after="60"/>
              <w:jc w:val="right"/>
            </w:pPr>
            <w:bookmarkStart w:id="179" w:name="EqB.3"/>
            <w:r>
              <w:t>(B.3)</w:t>
            </w:r>
            <w:bookmarkEnd w:id="179"/>
          </w:p>
        </w:tc>
      </w:tr>
    </w:tbl>
    <w:p w14:paraId="5D03F295" w14:textId="77777777" w:rsidR="00A25833" w:rsidRDefault="009A31A5">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4A31B589" w14:textId="77777777" w:rsidR="00A25833" w:rsidRDefault="009A31A5">
      <w:pPr>
        <w:pStyle w:val="Heading2"/>
      </w:pPr>
      <w:r>
        <w:rPr>
          <w:rFonts w:ascii="Times New Roman" w:hAnsi="Times New Roman"/>
          <w:b w:val="0"/>
          <w:i/>
          <w:color w:val="2F5496"/>
          <w:sz w:val="24"/>
        </w:rPr>
        <w:t>B.5 Equilibrium Definition and Existence</w:t>
      </w:r>
    </w:p>
    <w:p w14:paraId="700E1D97" w14:textId="77777777" w:rsidR="00A25833" w:rsidRDefault="009A31A5">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413A55EB" w14:textId="77777777" w:rsidR="00A25833" w:rsidRDefault="009A31A5">
      <w:pPr>
        <w:pStyle w:val="Heading2"/>
      </w:pPr>
      <w:r>
        <w:rPr>
          <w:rFonts w:ascii="Times New Roman" w:hAnsi="Times New Roman"/>
          <w:b w:val="0"/>
          <w:i/>
          <w:color w:val="2F5496"/>
          <w:sz w:val="24"/>
        </w:rPr>
        <w:t>B.6 Welfare Cost of Sovereignty</w:t>
      </w:r>
    </w:p>
    <w:p w14:paraId="75FEEC83" w14:textId="77777777" w:rsidR="00A25833" w:rsidRDefault="009A31A5">
      <w:pPr>
        <w:spacing w:after="80"/>
        <w:jc w:val="both"/>
      </w:pPr>
      <w:r>
        <w:t xml:space="preserve">The welfare cost has two components. For each importing country </w:t>
      </w:r>
      <m:oMath>
        <m:r>
          <w:rPr>
            <w:rFonts w:ascii="Cambria Math" w:hAnsi="Cambria Math"/>
          </w:rPr>
          <m:t>k</m:t>
        </m:r>
      </m:oMath>
      <w:r>
        <w:t xml:space="preserve">, let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and write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evaluated at </w:t>
      </w:r>
      <m:oMath>
        <m:r>
          <w:rPr>
            <w:rFonts w:ascii="Cambria Math" w:hAnsi="Cambria Math"/>
          </w:rPr>
          <m:t>j</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Import markup:</w:t>
      </w:r>
    </w:p>
    <w:tbl>
      <w:tblPr>
        <w:tblW w:w="5000" w:type="pct"/>
        <w:jc w:val="center"/>
        <w:tblLook w:val="04A0" w:firstRow="1" w:lastRow="0" w:firstColumn="1" w:lastColumn="0" w:noHBand="0" w:noVBand="1"/>
      </w:tblPr>
      <w:tblGrid>
        <w:gridCol w:w="8136"/>
        <w:gridCol w:w="720"/>
      </w:tblGrid>
      <w:tr w:rsidR="00A25833" w14:paraId="62F71590" w14:textId="77777777">
        <w:trPr>
          <w:jc w:val="center"/>
        </w:trPr>
        <w:tc>
          <w:tcPr>
            <w:tcW w:w="8640" w:type="dxa"/>
            <w:vAlign w:val="center"/>
          </w:tcPr>
          <w:p w14:paraId="44502444"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48D3086D" w14:textId="77777777" w:rsidR="00A25833" w:rsidRDefault="009A31A5">
            <w:pPr>
              <w:spacing w:before="60" w:after="60"/>
              <w:jc w:val="right"/>
            </w:pPr>
            <w:bookmarkStart w:id="180" w:name="EqB.4"/>
            <w:r>
              <w:t>(B.4)</w:t>
            </w:r>
            <w:bookmarkEnd w:id="180"/>
          </w:p>
        </w:tc>
      </w:tr>
    </w:tbl>
    <w:p w14:paraId="3C032F99" w14:textId="77777777" w:rsidR="00A25833" w:rsidRDefault="009A31A5">
      <w:pPr>
        <w:spacing w:before="80" w:after="80"/>
        <w:jc w:val="both"/>
      </w:pPr>
      <w:r>
        <w:t>Allocative inefficiency:</w:t>
      </w:r>
    </w:p>
    <w:tbl>
      <w:tblPr>
        <w:tblW w:w="5000" w:type="pct"/>
        <w:jc w:val="center"/>
        <w:tblLook w:val="04A0" w:firstRow="1" w:lastRow="0" w:firstColumn="1" w:lastColumn="0" w:noHBand="0" w:noVBand="1"/>
      </w:tblPr>
      <w:tblGrid>
        <w:gridCol w:w="8136"/>
        <w:gridCol w:w="720"/>
      </w:tblGrid>
      <w:tr w:rsidR="00A25833" w14:paraId="62E2C4BE" w14:textId="77777777">
        <w:trPr>
          <w:jc w:val="center"/>
        </w:trPr>
        <w:tc>
          <w:tcPr>
            <w:tcW w:w="8640" w:type="dxa"/>
            <w:vAlign w:val="center"/>
          </w:tcPr>
          <w:p w14:paraId="6145C4D7" w14:textId="77777777" w:rsidR="00A25833" w:rsidRDefault="009A31A5">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6B52CF2C" w14:textId="77777777" w:rsidR="00A25833" w:rsidRDefault="009A31A5">
            <w:pPr>
              <w:spacing w:before="60" w:after="60"/>
              <w:jc w:val="right"/>
            </w:pPr>
            <w:bookmarkStart w:id="181" w:name="EqB.5"/>
            <w:r>
              <w:t>(B.5)</w:t>
            </w:r>
            <w:bookmarkEnd w:id="181"/>
          </w:p>
        </w:tc>
      </w:tr>
    </w:tbl>
    <w:p w14:paraId="30A28D4F" w14:textId="77777777" w:rsidR="00A25833" w:rsidRDefault="009A31A5">
      <w:pPr>
        <w:spacing w:before="80" w:after="160"/>
        <w:jc w:val="both"/>
      </w:pPr>
      <w:r>
        <w:t xml:space="preserve">Total: </w:t>
      </w:r>
      <m:oMath>
        <m:r>
          <m:rPr>
            <m:sty m:val="p"/>
          </m:rPr>
          <w:rPr>
            <w:rFonts w:ascii="Cambria Math" w:hAnsi="Cambria Math"/>
          </w:rPr>
          <m:t xml:space="preserve">DWL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7D079B12" w14:textId="77777777" w:rsidR="00A25833" w:rsidRDefault="009A31A5">
      <w:pPr>
        <w:pStyle w:val="Heading1"/>
      </w:pPr>
      <w:r>
        <w:t>Appendix C: Sensitivity Analysis</w:t>
      </w:r>
    </w:p>
    <w:p w14:paraId="27D4F0F6" w14:textId="77777777" w:rsidR="00A25833" w:rsidRDefault="00A25833">
      <w:pPr>
        <w:spacing w:after="160"/>
        <w:jc w:val="both"/>
      </w:pPr>
      <w:hyperlink w:anchor="TableA3" w:history="1">
        <w:r>
          <w:rPr>
            <w:color w:val="1F3864"/>
            <w:u w:val="single"/>
          </w:rPr>
          <w:t>Table A3</w:t>
        </w:r>
      </w:hyperlink>
      <w:r w:rsidR="009A31A5">
        <w:t xml:space="preserve"> reports cost-recovery rankings under three robustness specifications. The baseline uses the calibrated hardware cost; the alternative scenarios vary the hardware cost share to test sensitivity of the rankings.</w:t>
      </w:r>
    </w:p>
    <w:bookmarkStart w:id="182" w:name="TableA3"/>
    <w:p w14:paraId="2F2CC4BE" w14:textId="77777777" w:rsidR="00A25833" w:rsidRDefault="009A31A5">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82"/>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A25833" w14:paraId="39943104" w14:textId="77777777">
        <w:trPr>
          <w:jc w:val="center"/>
        </w:trPr>
        <w:tc>
          <w:tcPr>
            <w:tcW w:w="2000" w:type="dxa"/>
            <w:tcBorders>
              <w:top w:val="single" w:sz="4" w:space="0" w:color="auto"/>
              <w:bottom w:val="single" w:sz="4" w:space="0" w:color="auto"/>
            </w:tcBorders>
          </w:tcPr>
          <w:p w14:paraId="6384696A" w14:textId="77777777" w:rsidR="00A25833" w:rsidRDefault="009A31A5">
            <w:pPr>
              <w:spacing w:before="10" w:after="10"/>
              <w:jc w:val="center"/>
            </w:pPr>
            <w:r>
              <w:rPr>
                <w:b/>
                <w:sz w:val="16"/>
              </w:rPr>
              <w:t>Scenario</w:t>
            </w:r>
          </w:p>
        </w:tc>
        <w:tc>
          <w:tcPr>
            <w:tcW w:w="2200" w:type="dxa"/>
            <w:tcBorders>
              <w:top w:val="single" w:sz="4" w:space="0" w:color="auto"/>
              <w:bottom w:val="single" w:sz="4" w:space="0" w:color="auto"/>
            </w:tcBorders>
          </w:tcPr>
          <w:p w14:paraId="69CCF0C8" w14:textId="77777777" w:rsidR="00A25833" w:rsidRDefault="009A31A5">
            <w:pPr>
              <w:spacing w:before="10" w:after="10"/>
              <w:jc w:val="center"/>
            </w:pPr>
            <w:r>
              <w:rPr>
                <w:b/>
                <w:sz w:val="16"/>
              </w:rPr>
              <w:t>Parameter change</w:t>
            </w:r>
          </w:p>
        </w:tc>
        <w:tc>
          <w:tcPr>
            <w:tcW w:w="700" w:type="dxa"/>
            <w:tcBorders>
              <w:top w:val="single" w:sz="4" w:space="0" w:color="auto"/>
              <w:bottom w:val="single" w:sz="4" w:space="0" w:color="auto"/>
            </w:tcBorders>
          </w:tcPr>
          <w:p w14:paraId="763E0A5C" w14:textId="77777777" w:rsidR="00A25833" w:rsidRDefault="009A31A5">
            <w:pPr>
              <w:spacing w:before="10" w:after="10"/>
              <w:jc w:val="center"/>
            </w:pPr>
            <w:r>
              <w:rPr>
                <w:b/>
                <w:sz w:val="16"/>
              </w:rPr>
              <w:t>Dev top 15</w:t>
            </w:r>
          </w:p>
        </w:tc>
        <w:tc>
          <w:tcPr>
            <w:tcW w:w="700" w:type="dxa"/>
            <w:tcBorders>
              <w:top w:val="single" w:sz="4" w:space="0" w:color="auto"/>
              <w:bottom w:val="single" w:sz="4" w:space="0" w:color="auto"/>
            </w:tcBorders>
          </w:tcPr>
          <w:p w14:paraId="4520663B" w14:textId="77777777" w:rsidR="00A25833" w:rsidRDefault="009A31A5">
            <w:pPr>
              <w:spacing w:before="10" w:after="10"/>
              <w:jc w:val="center"/>
            </w:pPr>
            <w:r>
              <w:rPr>
                <w:b/>
                <w:sz w:val="16"/>
              </w:rPr>
              <w:t>Max spread</w:t>
            </w:r>
          </w:p>
        </w:tc>
        <w:tc>
          <w:tcPr>
            <w:tcW w:w="900" w:type="dxa"/>
            <w:tcBorders>
              <w:top w:val="single" w:sz="4" w:space="0" w:color="auto"/>
              <w:bottom w:val="single" w:sz="4" w:space="0" w:color="auto"/>
            </w:tcBorders>
          </w:tcPr>
          <w:p w14:paraId="06FEB430" w14:textId="77777777" w:rsidR="00A25833" w:rsidRDefault="009A31A5">
            <w:pPr>
              <w:spacing w:before="10" w:after="10"/>
              <w:jc w:val="center"/>
            </w:pPr>
            <w:r>
              <w:rPr>
                <w:b/>
                <w:sz w:val="16"/>
              </w:rPr>
              <w:t>Spearman ρ vs baseline</w:t>
            </w:r>
          </w:p>
        </w:tc>
        <w:tc>
          <w:tcPr>
            <w:tcW w:w="2300" w:type="dxa"/>
            <w:tcBorders>
              <w:top w:val="single" w:sz="4" w:space="0" w:color="auto"/>
              <w:bottom w:val="single" w:sz="4" w:space="0" w:color="auto"/>
            </w:tcBorders>
          </w:tcPr>
          <w:p w14:paraId="7453453D" w14:textId="77777777" w:rsidR="00A25833" w:rsidRDefault="009A31A5">
            <w:pPr>
              <w:spacing w:before="10" w:after="10"/>
              <w:jc w:val="center"/>
            </w:pPr>
            <w:r>
              <w:rPr>
                <w:b/>
                <w:sz w:val="16"/>
              </w:rPr>
              <w:t>Top 5</w:t>
            </w:r>
          </w:p>
        </w:tc>
      </w:tr>
      <w:tr w:rsidR="00A25833" w14:paraId="5C97D3A6" w14:textId="77777777">
        <w:trPr>
          <w:jc w:val="center"/>
        </w:trPr>
        <w:tc>
          <w:tcPr>
            <w:tcW w:w="2000" w:type="dxa"/>
          </w:tcPr>
          <w:p w14:paraId="05294A09" w14:textId="77777777" w:rsidR="00A25833" w:rsidRDefault="009A31A5">
            <w:pPr>
              <w:spacing w:before="10" w:after="10"/>
            </w:pPr>
            <w:r>
              <w:rPr>
                <w:sz w:val="16"/>
              </w:rPr>
              <w:t>Baseline (ρ=$1.36)</w:t>
            </w:r>
          </w:p>
        </w:tc>
        <w:tc>
          <w:tcPr>
            <w:tcW w:w="2200" w:type="dxa"/>
          </w:tcPr>
          <w:p w14:paraId="1C09FE1C" w14:textId="77777777" w:rsidR="00A25833" w:rsidRDefault="009A31A5">
            <w:pPr>
              <w:spacing w:before="10" w:after="10"/>
            </w:pPr>
            <w:r>
              <w:rPr>
                <w:sz w:val="16"/>
              </w:rPr>
              <w:t>ρ=$1.36</w:t>
            </w:r>
          </w:p>
        </w:tc>
        <w:tc>
          <w:tcPr>
            <w:tcW w:w="700" w:type="dxa"/>
          </w:tcPr>
          <w:p w14:paraId="46662C8C" w14:textId="77777777" w:rsidR="00A25833" w:rsidRDefault="009A31A5">
            <w:pPr>
              <w:spacing w:before="10" w:after="10"/>
              <w:jc w:val="right"/>
            </w:pPr>
            <w:r>
              <w:rPr>
                <w:sz w:val="16"/>
              </w:rPr>
              <w:t>11</w:t>
            </w:r>
          </w:p>
        </w:tc>
        <w:tc>
          <w:tcPr>
            <w:tcW w:w="700" w:type="dxa"/>
          </w:tcPr>
          <w:p w14:paraId="58C7CF6C" w14:textId="77777777" w:rsidR="00A25833" w:rsidRDefault="009A31A5">
            <w:pPr>
              <w:spacing w:before="10" w:after="10"/>
              <w:jc w:val="right"/>
            </w:pPr>
            <w:r>
              <w:rPr>
                <w:sz w:val="16"/>
              </w:rPr>
              <w:t>11.9%</w:t>
            </w:r>
          </w:p>
        </w:tc>
        <w:tc>
          <w:tcPr>
            <w:tcW w:w="900" w:type="dxa"/>
          </w:tcPr>
          <w:p w14:paraId="046D56E7" w14:textId="77777777" w:rsidR="00A25833" w:rsidRDefault="009A31A5">
            <w:pPr>
              <w:spacing w:before="10" w:after="10"/>
              <w:jc w:val="right"/>
            </w:pPr>
            <w:r>
              <w:rPr>
                <w:sz w:val="16"/>
              </w:rPr>
              <w:t>1.00</w:t>
            </w:r>
          </w:p>
        </w:tc>
        <w:tc>
          <w:tcPr>
            <w:tcW w:w="2300" w:type="dxa"/>
          </w:tcPr>
          <w:p w14:paraId="71AB8846" w14:textId="77777777" w:rsidR="00A25833" w:rsidRDefault="009A31A5">
            <w:pPr>
              <w:spacing w:before="10" w:after="10"/>
              <w:jc w:val="right"/>
            </w:pPr>
            <w:r>
              <w:rPr>
                <w:sz w:val="16"/>
              </w:rPr>
              <w:t>Kyrgyzstan, Ethiopia, Kosovo, Canada, Tajikistan</w:t>
            </w:r>
          </w:p>
        </w:tc>
      </w:tr>
      <w:tr w:rsidR="00A25833" w14:paraId="31A5A475" w14:textId="77777777">
        <w:trPr>
          <w:jc w:val="center"/>
        </w:trPr>
        <w:tc>
          <w:tcPr>
            <w:tcW w:w="2000" w:type="dxa"/>
          </w:tcPr>
          <w:p w14:paraId="479F68A3" w14:textId="77777777" w:rsidR="00A25833" w:rsidRDefault="009A31A5">
            <w:pPr>
              <w:spacing w:before="10" w:after="10"/>
            </w:pPr>
            <w:r>
              <w:rPr>
                <w:sz w:val="16"/>
              </w:rPr>
              <w:t>Low hardware share (ρ=$1.30)</w:t>
            </w:r>
          </w:p>
        </w:tc>
        <w:tc>
          <w:tcPr>
            <w:tcW w:w="2200" w:type="dxa"/>
          </w:tcPr>
          <w:p w14:paraId="497E0D2E" w14:textId="77777777" w:rsidR="00A25833" w:rsidRDefault="009A31A5">
            <w:pPr>
              <w:spacing w:before="10" w:after="10"/>
            </w:pPr>
            <w:r>
              <w:rPr>
                <w:sz w:val="16"/>
              </w:rPr>
              <w:t>ρ=$1.30 (−4.4%)</w:t>
            </w:r>
          </w:p>
        </w:tc>
        <w:tc>
          <w:tcPr>
            <w:tcW w:w="700" w:type="dxa"/>
          </w:tcPr>
          <w:p w14:paraId="03CC80FF" w14:textId="77777777" w:rsidR="00A25833" w:rsidRDefault="009A31A5">
            <w:pPr>
              <w:spacing w:before="10" w:after="10"/>
              <w:jc w:val="right"/>
            </w:pPr>
            <w:r>
              <w:rPr>
                <w:sz w:val="16"/>
              </w:rPr>
              <w:t>11</w:t>
            </w:r>
          </w:p>
        </w:tc>
        <w:tc>
          <w:tcPr>
            <w:tcW w:w="700" w:type="dxa"/>
          </w:tcPr>
          <w:p w14:paraId="577D5D99" w14:textId="77777777" w:rsidR="00A25833" w:rsidRDefault="009A31A5">
            <w:pPr>
              <w:spacing w:before="10" w:after="10"/>
              <w:jc w:val="right"/>
            </w:pPr>
            <w:r>
              <w:rPr>
                <w:sz w:val="16"/>
              </w:rPr>
              <w:t>12.3%</w:t>
            </w:r>
          </w:p>
        </w:tc>
        <w:tc>
          <w:tcPr>
            <w:tcW w:w="900" w:type="dxa"/>
          </w:tcPr>
          <w:p w14:paraId="7F7CA1CD" w14:textId="77777777" w:rsidR="00A25833" w:rsidRDefault="009A31A5">
            <w:pPr>
              <w:spacing w:before="10" w:after="10"/>
              <w:jc w:val="right"/>
            </w:pPr>
            <w:r>
              <w:rPr>
                <w:sz w:val="16"/>
              </w:rPr>
              <w:t>1.00</w:t>
            </w:r>
          </w:p>
        </w:tc>
        <w:tc>
          <w:tcPr>
            <w:tcW w:w="2300" w:type="dxa"/>
          </w:tcPr>
          <w:p w14:paraId="6B5832E6" w14:textId="77777777" w:rsidR="00A25833" w:rsidRDefault="009A31A5">
            <w:pPr>
              <w:spacing w:before="10" w:after="10"/>
              <w:jc w:val="right"/>
            </w:pPr>
            <w:r>
              <w:rPr>
                <w:sz w:val="16"/>
              </w:rPr>
              <w:t>Kyrgyzstan, Ethiopia, Kosovo, Canada, Tajikistan</w:t>
            </w:r>
          </w:p>
        </w:tc>
      </w:tr>
      <w:tr w:rsidR="00A25833" w14:paraId="05BA61B6" w14:textId="77777777">
        <w:trPr>
          <w:jc w:val="center"/>
        </w:trPr>
        <w:tc>
          <w:tcPr>
            <w:tcW w:w="2000" w:type="dxa"/>
            <w:tcBorders>
              <w:bottom w:val="double" w:sz="4" w:space="0" w:color="auto"/>
            </w:tcBorders>
          </w:tcPr>
          <w:p w14:paraId="3AA2DC91" w14:textId="77777777" w:rsidR="00A25833" w:rsidRDefault="009A31A5">
            <w:pPr>
              <w:spacing w:before="10" w:after="10"/>
            </w:pPr>
            <w:r>
              <w:rPr>
                <w:sz w:val="16"/>
              </w:rPr>
              <w:t>High hardware share (ρ=$1.42)</w:t>
            </w:r>
          </w:p>
        </w:tc>
        <w:tc>
          <w:tcPr>
            <w:tcW w:w="2200" w:type="dxa"/>
            <w:tcBorders>
              <w:bottom w:val="double" w:sz="4" w:space="0" w:color="auto"/>
            </w:tcBorders>
          </w:tcPr>
          <w:p w14:paraId="14F48C22" w14:textId="77777777" w:rsidR="00A25833" w:rsidRDefault="009A31A5">
            <w:pPr>
              <w:spacing w:before="10" w:after="10"/>
            </w:pPr>
            <w:r>
              <w:rPr>
                <w:sz w:val="16"/>
              </w:rPr>
              <w:t>ρ=$1.42 (+4.4%)</w:t>
            </w:r>
          </w:p>
        </w:tc>
        <w:tc>
          <w:tcPr>
            <w:tcW w:w="700" w:type="dxa"/>
            <w:tcBorders>
              <w:bottom w:val="double" w:sz="4" w:space="0" w:color="auto"/>
            </w:tcBorders>
          </w:tcPr>
          <w:p w14:paraId="04B0A595" w14:textId="77777777" w:rsidR="00A25833" w:rsidRDefault="009A31A5">
            <w:pPr>
              <w:spacing w:before="10" w:after="10"/>
              <w:jc w:val="right"/>
            </w:pPr>
            <w:r>
              <w:rPr>
                <w:sz w:val="16"/>
              </w:rPr>
              <w:t>11</w:t>
            </w:r>
          </w:p>
        </w:tc>
        <w:tc>
          <w:tcPr>
            <w:tcW w:w="700" w:type="dxa"/>
            <w:tcBorders>
              <w:bottom w:val="double" w:sz="4" w:space="0" w:color="auto"/>
            </w:tcBorders>
          </w:tcPr>
          <w:p w14:paraId="07CD0592" w14:textId="77777777" w:rsidR="00A25833" w:rsidRDefault="009A31A5">
            <w:pPr>
              <w:spacing w:before="10" w:after="10"/>
              <w:jc w:val="right"/>
            </w:pPr>
            <w:r>
              <w:rPr>
                <w:sz w:val="16"/>
              </w:rPr>
              <w:t>11.4%</w:t>
            </w:r>
          </w:p>
        </w:tc>
        <w:tc>
          <w:tcPr>
            <w:tcW w:w="900" w:type="dxa"/>
            <w:tcBorders>
              <w:bottom w:val="double" w:sz="4" w:space="0" w:color="auto"/>
            </w:tcBorders>
          </w:tcPr>
          <w:p w14:paraId="5F5B6D9B" w14:textId="77777777" w:rsidR="00A25833" w:rsidRDefault="009A31A5">
            <w:pPr>
              <w:spacing w:before="10" w:after="10"/>
              <w:jc w:val="right"/>
            </w:pPr>
            <w:r>
              <w:rPr>
                <w:sz w:val="16"/>
              </w:rPr>
              <w:t>1.00</w:t>
            </w:r>
          </w:p>
        </w:tc>
        <w:tc>
          <w:tcPr>
            <w:tcW w:w="2300" w:type="dxa"/>
            <w:tcBorders>
              <w:bottom w:val="double" w:sz="4" w:space="0" w:color="auto"/>
            </w:tcBorders>
          </w:tcPr>
          <w:p w14:paraId="5188BCA8" w14:textId="77777777" w:rsidR="00A25833" w:rsidRDefault="009A31A5">
            <w:pPr>
              <w:spacing w:before="10" w:after="10"/>
              <w:jc w:val="right"/>
            </w:pPr>
            <w:r>
              <w:rPr>
                <w:sz w:val="16"/>
              </w:rPr>
              <w:t>Kyrgyzstan, Ethiopia, Kosovo, Canada, Tajikistan</w:t>
            </w:r>
          </w:p>
        </w:tc>
      </w:tr>
    </w:tbl>
    <w:p w14:paraId="5A432D13" w14:textId="77777777" w:rsidR="00A25833" w:rsidRDefault="009A31A5">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5E252750" w14:textId="77777777" w:rsidR="00A25833" w:rsidRDefault="009A31A5">
      <w:pPr>
        <w:pStyle w:val="Heading1"/>
      </w:pPr>
      <w:r>
        <w:t>Appendix D: Data Center Investment Model — Kyrgyzstan</w:t>
      </w:r>
    </w:p>
    <w:p w14:paraId="52621A1A" w14:textId="77777777" w:rsidR="00A25833" w:rsidRDefault="009A31A5">
      <w:pPr>
        <w:spacing w:after="160"/>
        <w:jc w:val="both"/>
      </w:pPr>
      <w:bookmarkStart w:id="183" w:name="TableA4txt"/>
      <w:bookmarkStart w:id="184" w:name="TableA5txt"/>
      <w:bookmarkStart w:id="185" w:name="TableA6txt"/>
      <w:bookmarkEnd w:id="183"/>
      <w:bookmarkEnd w:id="184"/>
      <w:bookmarkEnd w:id="185"/>
      <w:r>
        <w:t xml:space="preserve">This appendix presents a 15-year discounted cash flow (DCF) analysis for a hypothetical 40 MW data center in Kyrgyzstan, the lowest-cost seller in the cost-recovery-adjusted calibration. </w:t>
      </w:r>
      <w:hyperlink w:anchor="TableA4" w:history="1">
        <w:r w:rsidR="00A25833">
          <w:rPr>
            <w:color w:val="1F3864"/>
            <w:u w:val="single"/>
          </w:rPr>
          <w:t>Table A4</w:t>
        </w:r>
      </w:hyperlink>
      <w:r>
        <w:t xml:space="preserve"> summarizes facility parameters, </w:t>
      </w:r>
      <w:hyperlink w:anchor="TableA5" w:history="1">
        <w:r w:rsidR="00A25833">
          <w:rPr>
            <w:color w:val="1F3864"/>
            <w:u w:val="single"/>
          </w:rPr>
          <w:t>Table A5</w:t>
        </w:r>
      </w:hyperlink>
      <w:r>
        <w:t xml:space="preserve"> presents the year-by-year cash flow, and </w:t>
      </w:r>
      <w:hyperlink w:anchor="TableA6" w:history="1">
        <w:r w:rsidR="00A25833">
          <w:rPr>
            <w:color w:val="1F3864"/>
            <w:u w:val="single"/>
          </w:rPr>
          <w:t>Table A6</w:t>
        </w:r>
      </w:hyperlink>
      <w:r>
        <w:t xml:space="preserve"> reports sensitivity to parameter variation.</w:t>
      </w:r>
    </w:p>
    <w:bookmarkStart w:id="186" w:name="TableA4"/>
    <w:p w14:paraId="189042D2" w14:textId="77777777" w:rsidR="00A25833" w:rsidRDefault="009A31A5">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86"/>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A25833" w14:paraId="066B898D" w14:textId="77777777">
        <w:trPr>
          <w:jc w:val="center"/>
        </w:trPr>
        <w:tc>
          <w:tcPr>
            <w:tcW w:w="3500" w:type="dxa"/>
            <w:tcBorders>
              <w:top w:val="single" w:sz="4" w:space="0" w:color="auto"/>
              <w:bottom w:val="single" w:sz="4" w:space="0" w:color="auto"/>
            </w:tcBorders>
          </w:tcPr>
          <w:p w14:paraId="716030ED" w14:textId="77777777" w:rsidR="00A25833" w:rsidRDefault="009A31A5">
            <w:pPr>
              <w:spacing w:before="10" w:after="10"/>
              <w:jc w:val="center"/>
            </w:pPr>
            <w:r>
              <w:rPr>
                <w:b/>
                <w:sz w:val="16"/>
              </w:rPr>
              <w:t>Parameter</w:t>
            </w:r>
          </w:p>
        </w:tc>
        <w:tc>
          <w:tcPr>
            <w:tcW w:w="5300" w:type="dxa"/>
            <w:tcBorders>
              <w:top w:val="single" w:sz="4" w:space="0" w:color="auto"/>
              <w:bottom w:val="single" w:sz="4" w:space="0" w:color="auto"/>
            </w:tcBorders>
          </w:tcPr>
          <w:p w14:paraId="1241EE9C" w14:textId="77777777" w:rsidR="00A25833" w:rsidRDefault="009A31A5">
            <w:pPr>
              <w:spacing w:before="10" w:after="10"/>
              <w:jc w:val="center"/>
            </w:pPr>
            <w:r>
              <w:rPr>
                <w:b/>
                <w:sz w:val="16"/>
              </w:rPr>
              <w:t>Value</w:t>
            </w:r>
          </w:p>
        </w:tc>
      </w:tr>
      <w:tr w:rsidR="00A25833" w14:paraId="05241CB9" w14:textId="77777777">
        <w:trPr>
          <w:jc w:val="center"/>
        </w:trPr>
        <w:tc>
          <w:tcPr>
            <w:tcW w:w="3500" w:type="dxa"/>
          </w:tcPr>
          <w:p w14:paraId="6688A682" w14:textId="77777777" w:rsidR="00A25833" w:rsidRDefault="009A31A5">
            <w:pPr>
              <w:spacing w:before="10" w:after="10"/>
            </w:pPr>
            <w:r>
              <w:rPr>
                <w:sz w:val="16"/>
              </w:rPr>
              <w:t>IT capacity</w:t>
            </w:r>
          </w:p>
        </w:tc>
        <w:tc>
          <w:tcPr>
            <w:tcW w:w="5300" w:type="dxa"/>
          </w:tcPr>
          <w:p w14:paraId="2368C396" w14:textId="77777777" w:rsidR="00A25833" w:rsidRDefault="009A31A5">
            <w:pPr>
              <w:spacing w:before="10" w:after="10"/>
            </w:pPr>
            <w:r>
              <w:rPr>
                <w:sz w:val="16"/>
              </w:rPr>
              <w:t>40 MW</w:t>
            </w:r>
          </w:p>
        </w:tc>
      </w:tr>
      <w:tr w:rsidR="00A25833" w14:paraId="61AA64B8" w14:textId="77777777">
        <w:trPr>
          <w:jc w:val="center"/>
        </w:trPr>
        <w:tc>
          <w:tcPr>
            <w:tcW w:w="3500" w:type="dxa"/>
          </w:tcPr>
          <w:p w14:paraId="556EA6C5" w14:textId="77777777" w:rsidR="00A25833" w:rsidRDefault="009A31A5">
            <w:pPr>
              <w:spacing w:before="10" w:after="10"/>
            </w:pPr>
            <w:r>
              <w:rPr>
                <w:sz w:val="16"/>
              </w:rPr>
              <w:t>Total power (with cooling)</w:t>
            </w:r>
          </w:p>
        </w:tc>
        <w:tc>
          <w:tcPr>
            <w:tcW w:w="5300" w:type="dxa"/>
          </w:tcPr>
          <w:p w14:paraId="1100AAF0" w14:textId="77777777" w:rsidR="00A25833" w:rsidRDefault="009A31A5">
            <w:pPr>
              <w:spacing w:before="10" w:after="10"/>
            </w:pPr>
            <w:r>
              <w:rPr>
                <w:sz w:val="16"/>
              </w:rPr>
              <w:t>43.2 MW (PUE = 1.08)</w:t>
            </w:r>
          </w:p>
        </w:tc>
      </w:tr>
      <w:tr w:rsidR="00A25833" w14:paraId="0DEAF56E" w14:textId="77777777">
        <w:trPr>
          <w:jc w:val="center"/>
        </w:trPr>
        <w:tc>
          <w:tcPr>
            <w:tcW w:w="3500" w:type="dxa"/>
          </w:tcPr>
          <w:p w14:paraId="60E6D523" w14:textId="77777777" w:rsidR="00A25833" w:rsidRDefault="009A31A5">
            <w:pPr>
              <w:spacing w:before="10" w:after="10"/>
            </w:pPr>
            <w:r>
              <w:rPr>
                <w:sz w:val="16"/>
              </w:rPr>
              <w:t>GPU count</w:t>
            </w:r>
          </w:p>
        </w:tc>
        <w:tc>
          <w:tcPr>
            <w:tcW w:w="5300" w:type="dxa"/>
          </w:tcPr>
          <w:p w14:paraId="128B87F1" w14:textId="77777777" w:rsidR="00A25833" w:rsidRDefault="009A31A5">
            <w:pPr>
              <w:spacing w:before="10" w:after="10"/>
            </w:pPr>
            <w:r>
              <w:rPr>
                <w:sz w:val="16"/>
              </w:rPr>
              <w:t>57,142 (H100-class, 700W each)</w:t>
            </w:r>
          </w:p>
        </w:tc>
      </w:tr>
      <w:tr w:rsidR="00A25833" w14:paraId="237C347A" w14:textId="77777777">
        <w:trPr>
          <w:jc w:val="center"/>
        </w:trPr>
        <w:tc>
          <w:tcPr>
            <w:tcW w:w="3500" w:type="dxa"/>
          </w:tcPr>
          <w:p w14:paraId="09D63E61" w14:textId="77777777" w:rsidR="00A25833" w:rsidRDefault="009A31A5">
            <w:pPr>
              <w:spacing w:before="10" w:after="10"/>
            </w:pPr>
            <w:r>
              <w:rPr>
                <w:sz w:val="16"/>
              </w:rPr>
              <w:t>GPU cost / lifetime</w:t>
            </w:r>
          </w:p>
        </w:tc>
        <w:tc>
          <w:tcPr>
            <w:tcW w:w="5300" w:type="dxa"/>
          </w:tcPr>
          <w:p w14:paraId="7B23B24D" w14:textId="77777777" w:rsidR="00A25833" w:rsidRDefault="009A31A5">
            <w:pPr>
              <w:spacing w:before="10" w:after="10"/>
            </w:pPr>
            <w:r>
              <w:rPr>
                <w:sz w:val="16"/>
              </w:rPr>
              <w:t>$25,000 / 3 yr (−10% per generation)</w:t>
            </w:r>
          </w:p>
        </w:tc>
      </w:tr>
      <w:tr w:rsidR="00A25833" w14:paraId="28EC1355" w14:textId="77777777">
        <w:trPr>
          <w:jc w:val="center"/>
        </w:trPr>
        <w:tc>
          <w:tcPr>
            <w:tcW w:w="3500" w:type="dxa"/>
          </w:tcPr>
          <w:p w14:paraId="6EF5F393" w14:textId="77777777" w:rsidR="00A25833" w:rsidRDefault="009A31A5">
            <w:pPr>
              <w:spacing w:before="10" w:after="10"/>
            </w:pPr>
            <w:r>
              <w:rPr>
                <w:sz w:val="16"/>
              </w:rPr>
              <w:t>Construction cost</w:t>
            </w:r>
          </w:p>
        </w:tc>
        <w:tc>
          <w:tcPr>
            <w:tcW w:w="5300" w:type="dxa"/>
          </w:tcPr>
          <w:p w14:paraId="6C8E44A3" w14:textId="77777777" w:rsidR="00A25833" w:rsidRDefault="009A31A5">
            <w:pPr>
              <w:spacing w:before="10" w:after="10"/>
            </w:pPr>
            <w:r>
              <w:rPr>
                <w:sz w:val="16"/>
              </w:rPr>
              <w:t>$313M ($7.83/W)</w:t>
            </w:r>
          </w:p>
        </w:tc>
      </w:tr>
      <w:tr w:rsidR="00A25833" w14:paraId="2E51FE76" w14:textId="77777777">
        <w:trPr>
          <w:jc w:val="center"/>
        </w:trPr>
        <w:tc>
          <w:tcPr>
            <w:tcW w:w="3500" w:type="dxa"/>
          </w:tcPr>
          <w:p w14:paraId="03AE6FEF" w14:textId="77777777" w:rsidR="00A25833" w:rsidRDefault="009A31A5">
            <w:pPr>
              <w:spacing w:before="10" w:after="10"/>
            </w:pPr>
            <w:r>
              <w:rPr>
                <w:sz w:val="16"/>
              </w:rPr>
              <w:t>Electricity price</w:t>
            </w:r>
          </w:p>
        </w:tc>
        <w:tc>
          <w:tcPr>
            <w:tcW w:w="5300" w:type="dxa"/>
          </w:tcPr>
          <w:p w14:paraId="5608E54F" w14:textId="77777777" w:rsidR="00A25833" w:rsidRDefault="009A31A5">
            <w:pPr>
              <w:spacing w:before="10" w:after="10"/>
            </w:pPr>
            <w:r>
              <w:rPr>
                <w:sz w:val="16"/>
              </w:rPr>
              <w:t>$0.038/kWh (+2%/yr real)</w:t>
            </w:r>
          </w:p>
        </w:tc>
      </w:tr>
      <w:tr w:rsidR="00A25833" w14:paraId="0BC96191" w14:textId="77777777">
        <w:trPr>
          <w:jc w:val="center"/>
        </w:trPr>
        <w:tc>
          <w:tcPr>
            <w:tcW w:w="3500" w:type="dxa"/>
          </w:tcPr>
          <w:p w14:paraId="1A9BCAE3" w14:textId="77777777" w:rsidR="00A25833" w:rsidRDefault="009A31A5">
            <w:pPr>
              <w:spacing w:before="10" w:after="10"/>
            </w:pPr>
            <w:r>
              <w:rPr>
                <w:sz w:val="16"/>
              </w:rPr>
              <w:t>Revenue price</w:t>
            </w:r>
          </w:p>
        </w:tc>
        <w:tc>
          <w:tcPr>
            <w:tcW w:w="5300" w:type="dxa"/>
          </w:tcPr>
          <w:p w14:paraId="65C32E05" w14:textId="77777777" w:rsidR="00A25833" w:rsidRDefault="009A31A5">
            <w:pPr>
              <w:spacing w:before="10" w:after="10"/>
            </w:pPr>
            <w:r>
              <w:rPr>
                <w:sz w:val="16"/>
              </w:rPr>
              <w:t>$2.00/GPU-hr (wholesale)</w:t>
            </w:r>
          </w:p>
        </w:tc>
      </w:tr>
      <w:tr w:rsidR="00A25833" w14:paraId="730DEA57" w14:textId="77777777">
        <w:trPr>
          <w:jc w:val="center"/>
        </w:trPr>
        <w:tc>
          <w:tcPr>
            <w:tcW w:w="3500" w:type="dxa"/>
          </w:tcPr>
          <w:p w14:paraId="47B0B2CB" w14:textId="77777777" w:rsidR="00A25833" w:rsidRDefault="009A31A5">
            <w:pPr>
              <w:spacing w:before="10" w:after="10"/>
            </w:pPr>
            <w:r>
              <w:rPr>
                <w:sz w:val="16"/>
              </w:rPr>
              <w:t>Utilization</w:t>
            </w:r>
          </w:p>
        </w:tc>
        <w:tc>
          <w:tcPr>
            <w:tcW w:w="5300" w:type="dxa"/>
          </w:tcPr>
          <w:p w14:paraId="60C7FBA6" w14:textId="77777777" w:rsidR="00A25833" w:rsidRDefault="009A31A5">
            <w:pPr>
              <w:spacing w:before="10" w:after="10"/>
            </w:pPr>
            <w:r>
              <w:rPr>
                <w:sz w:val="16"/>
              </w:rPr>
              <w:t>70% steady-state (40% yr 1, 60% yr 2)</w:t>
            </w:r>
          </w:p>
        </w:tc>
      </w:tr>
      <w:tr w:rsidR="00A25833" w14:paraId="0DE17463" w14:textId="77777777">
        <w:trPr>
          <w:jc w:val="center"/>
        </w:trPr>
        <w:tc>
          <w:tcPr>
            <w:tcW w:w="3500" w:type="dxa"/>
            <w:tcBorders>
              <w:bottom w:val="double" w:sz="4" w:space="0" w:color="auto"/>
            </w:tcBorders>
          </w:tcPr>
          <w:p w14:paraId="77E4000A" w14:textId="77777777" w:rsidR="00A25833" w:rsidRDefault="009A31A5">
            <w:pPr>
              <w:spacing w:before="10" w:after="10"/>
            </w:pPr>
            <w:r>
              <w:rPr>
                <w:sz w:val="16"/>
              </w:rPr>
              <w:t>WACC</w:t>
            </w:r>
          </w:p>
        </w:tc>
        <w:tc>
          <w:tcPr>
            <w:tcW w:w="5300" w:type="dxa"/>
            <w:tcBorders>
              <w:bottom w:val="double" w:sz="4" w:space="0" w:color="auto"/>
            </w:tcBorders>
          </w:tcPr>
          <w:p w14:paraId="00E28A54" w14:textId="77777777" w:rsidR="00A25833" w:rsidRDefault="009A31A5">
            <w:pPr>
              <w:spacing w:before="10" w:after="10"/>
            </w:pPr>
            <w:r>
              <w:rPr>
                <w:sz w:val="16"/>
              </w:rPr>
              <w:t>12.6%</w:t>
            </w:r>
          </w:p>
        </w:tc>
      </w:tr>
    </w:tbl>
    <w:p w14:paraId="1D3AB277" w14:textId="77777777" w:rsidR="00A25833" w:rsidRDefault="009A31A5">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87" w:name="TableA5"/>
    <w:p w14:paraId="6FDD3C8F" w14:textId="77777777" w:rsidR="00A25833" w:rsidRDefault="009A31A5">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87"/>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A25833" w14:paraId="381FCAC0" w14:textId="77777777">
        <w:trPr>
          <w:jc w:val="center"/>
        </w:trPr>
        <w:tc>
          <w:tcPr>
            <w:tcW w:w="700" w:type="dxa"/>
            <w:tcBorders>
              <w:top w:val="single" w:sz="4" w:space="0" w:color="auto"/>
              <w:bottom w:val="single" w:sz="4" w:space="0" w:color="auto"/>
            </w:tcBorders>
          </w:tcPr>
          <w:p w14:paraId="15691A6C" w14:textId="77777777" w:rsidR="00A25833" w:rsidRDefault="009A31A5">
            <w:pPr>
              <w:spacing w:before="10" w:after="10"/>
              <w:jc w:val="center"/>
            </w:pPr>
            <w:r>
              <w:rPr>
                <w:b/>
                <w:sz w:val="16"/>
              </w:rPr>
              <w:t>Year</w:t>
            </w:r>
          </w:p>
        </w:tc>
        <w:tc>
          <w:tcPr>
            <w:tcW w:w="1400" w:type="dxa"/>
            <w:tcBorders>
              <w:top w:val="single" w:sz="4" w:space="0" w:color="auto"/>
              <w:bottom w:val="single" w:sz="4" w:space="0" w:color="auto"/>
            </w:tcBorders>
          </w:tcPr>
          <w:p w14:paraId="7C2762A5" w14:textId="77777777" w:rsidR="00A25833" w:rsidRDefault="009A31A5">
            <w:pPr>
              <w:spacing w:before="10" w:after="10"/>
              <w:jc w:val="center"/>
            </w:pPr>
            <w:r>
              <w:rPr>
                <w:b/>
                <w:sz w:val="16"/>
              </w:rPr>
              <w:t>CAPEX</w:t>
            </w:r>
          </w:p>
        </w:tc>
        <w:tc>
          <w:tcPr>
            <w:tcW w:w="1400" w:type="dxa"/>
            <w:tcBorders>
              <w:top w:val="single" w:sz="4" w:space="0" w:color="auto"/>
              <w:bottom w:val="single" w:sz="4" w:space="0" w:color="auto"/>
            </w:tcBorders>
          </w:tcPr>
          <w:p w14:paraId="0E0043BD" w14:textId="77777777" w:rsidR="00A25833" w:rsidRDefault="009A31A5">
            <w:pPr>
              <w:spacing w:before="10" w:after="10"/>
              <w:jc w:val="center"/>
            </w:pPr>
            <w:r>
              <w:rPr>
                <w:b/>
                <w:sz w:val="16"/>
              </w:rPr>
              <w:t>Revenue</w:t>
            </w:r>
          </w:p>
        </w:tc>
        <w:tc>
          <w:tcPr>
            <w:tcW w:w="1400" w:type="dxa"/>
            <w:tcBorders>
              <w:top w:val="single" w:sz="4" w:space="0" w:color="auto"/>
              <w:bottom w:val="single" w:sz="4" w:space="0" w:color="auto"/>
            </w:tcBorders>
          </w:tcPr>
          <w:p w14:paraId="3B335D70" w14:textId="77777777" w:rsidR="00A25833" w:rsidRDefault="009A31A5">
            <w:pPr>
              <w:spacing w:before="10" w:after="10"/>
              <w:jc w:val="center"/>
            </w:pPr>
            <w:r>
              <w:rPr>
                <w:b/>
                <w:sz w:val="16"/>
              </w:rPr>
              <w:t>OPEX</w:t>
            </w:r>
          </w:p>
        </w:tc>
        <w:tc>
          <w:tcPr>
            <w:tcW w:w="1400" w:type="dxa"/>
            <w:tcBorders>
              <w:top w:val="single" w:sz="4" w:space="0" w:color="auto"/>
              <w:bottom w:val="single" w:sz="4" w:space="0" w:color="auto"/>
            </w:tcBorders>
          </w:tcPr>
          <w:p w14:paraId="3C9458DF" w14:textId="77777777" w:rsidR="00A25833" w:rsidRDefault="009A31A5">
            <w:pPr>
              <w:spacing w:before="10" w:after="10"/>
              <w:jc w:val="center"/>
            </w:pPr>
            <w:r>
              <w:rPr>
                <w:b/>
                <w:sz w:val="16"/>
              </w:rPr>
              <w:t>EBITDA</w:t>
            </w:r>
          </w:p>
        </w:tc>
        <w:tc>
          <w:tcPr>
            <w:tcW w:w="1400" w:type="dxa"/>
            <w:tcBorders>
              <w:top w:val="single" w:sz="4" w:space="0" w:color="auto"/>
              <w:bottom w:val="single" w:sz="4" w:space="0" w:color="auto"/>
            </w:tcBorders>
          </w:tcPr>
          <w:p w14:paraId="22222BEB" w14:textId="77777777" w:rsidR="00A25833" w:rsidRDefault="009A31A5">
            <w:pPr>
              <w:spacing w:before="10" w:after="10"/>
              <w:jc w:val="center"/>
            </w:pPr>
            <w:r>
              <w:rPr>
                <w:b/>
                <w:sz w:val="16"/>
              </w:rPr>
              <w:t>FCF</w:t>
            </w:r>
          </w:p>
        </w:tc>
        <w:tc>
          <w:tcPr>
            <w:tcW w:w="1100" w:type="dxa"/>
            <w:tcBorders>
              <w:top w:val="single" w:sz="4" w:space="0" w:color="auto"/>
              <w:bottom w:val="single" w:sz="4" w:space="0" w:color="auto"/>
            </w:tcBorders>
          </w:tcPr>
          <w:p w14:paraId="13FBA619" w14:textId="77777777" w:rsidR="00A25833" w:rsidRDefault="009A31A5">
            <w:pPr>
              <w:spacing w:before="10" w:after="10"/>
              <w:jc w:val="center"/>
            </w:pPr>
            <w:r>
              <w:rPr>
                <w:b/>
                <w:sz w:val="16"/>
              </w:rPr>
              <w:t>Cum. CF</w:t>
            </w:r>
          </w:p>
        </w:tc>
      </w:tr>
      <w:tr w:rsidR="00A25833" w14:paraId="15196EA6" w14:textId="77777777">
        <w:trPr>
          <w:jc w:val="center"/>
        </w:trPr>
        <w:tc>
          <w:tcPr>
            <w:tcW w:w="700" w:type="dxa"/>
          </w:tcPr>
          <w:p w14:paraId="36B1EE09" w14:textId="77777777" w:rsidR="00A25833" w:rsidRDefault="009A31A5">
            <w:pPr>
              <w:spacing w:before="10" w:after="10"/>
            </w:pPr>
            <w:r>
              <w:rPr>
                <w:sz w:val="16"/>
              </w:rPr>
              <w:t>0</w:t>
            </w:r>
          </w:p>
        </w:tc>
        <w:tc>
          <w:tcPr>
            <w:tcW w:w="1400" w:type="dxa"/>
          </w:tcPr>
          <w:p w14:paraId="63059148" w14:textId="77777777" w:rsidR="00A25833" w:rsidRDefault="009A31A5">
            <w:pPr>
              <w:spacing w:before="10" w:after="10"/>
            </w:pPr>
            <w:r>
              <w:rPr>
                <w:sz w:val="16"/>
              </w:rPr>
              <w:t>313.2</w:t>
            </w:r>
          </w:p>
        </w:tc>
        <w:tc>
          <w:tcPr>
            <w:tcW w:w="1400" w:type="dxa"/>
          </w:tcPr>
          <w:p w14:paraId="67A351F8" w14:textId="77777777" w:rsidR="00A25833" w:rsidRDefault="009A31A5">
            <w:pPr>
              <w:spacing w:before="10" w:after="10"/>
              <w:jc w:val="right"/>
            </w:pPr>
            <w:r>
              <w:rPr>
                <w:sz w:val="16"/>
              </w:rPr>
              <w:t>0.0</w:t>
            </w:r>
          </w:p>
        </w:tc>
        <w:tc>
          <w:tcPr>
            <w:tcW w:w="1400" w:type="dxa"/>
          </w:tcPr>
          <w:p w14:paraId="7F8C76A0" w14:textId="77777777" w:rsidR="00A25833" w:rsidRDefault="009A31A5">
            <w:pPr>
              <w:spacing w:before="10" w:after="10"/>
              <w:jc w:val="right"/>
            </w:pPr>
            <w:r>
              <w:rPr>
                <w:sz w:val="16"/>
              </w:rPr>
              <w:t>0.0</w:t>
            </w:r>
          </w:p>
        </w:tc>
        <w:tc>
          <w:tcPr>
            <w:tcW w:w="1400" w:type="dxa"/>
          </w:tcPr>
          <w:p w14:paraId="4AAFC8AB" w14:textId="77777777" w:rsidR="00A25833" w:rsidRDefault="009A31A5">
            <w:pPr>
              <w:spacing w:before="10" w:after="10"/>
              <w:jc w:val="right"/>
            </w:pPr>
            <w:r>
              <w:rPr>
                <w:sz w:val="16"/>
              </w:rPr>
              <w:t>0.0</w:t>
            </w:r>
          </w:p>
        </w:tc>
        <w:tc>
          <w:tcPr>
            <w:tcW w:w="1400" w:type="dxa"/>
          </w:tcPr>
          <w:p w14:paraId="54B21B5E" w14:textId="77777777" w:rsidR="00A25833" w:rsidRDefault="009A31A5">
            <w:pPr>
              <w:spacing w:before="10" w:after="10"/>
              <w:jc w:val="right"/>
            </w:pPr>
            <w:r>
              <w:rPr>
                <w:sz w:val="16"/>
              </w:rPr>
              <w:t>-313.2</w:t>
            </w:r>
          </w:p>
        </w:tc>
        <w:tc>
          <w:tcPr>
            <w:tcW w:w="1100" w:type="dxa"/>
          </w:tcPr>
          <w:p w14:paraId="4FD0B76B" w14:textId="77777777" w:rsidR="00A25833" w:rsidRDefault="009A31A5">
            <w:pPr>
              <w:spacing w:before="10" w:after="10"/>
              <w:jc w:val="right"/>
            </w:pPr>
            <w:r>
              <w:rPr>
                <w:sz w:val="16"/>
              </w:rPr>
              <w:t>-313.2</w:t>
            </w:r>
          </w:p>
        </w:tc>
      </w:tr>
      <w:tr w:rsidR="00A25833" w14:paraId="479AD0EF" w14:textId="77777777">
        <w:trPr>
          <w:jc w:val="center"/>
        </w:trPr>
        <w:tc>
          <w:tcPr>
            <w:tcW w:w="700" w:type="dxa"/>
          </w:tcPr>
          <w:p w14:paraId="0BB68391" w14:textId="77777777" w:rsidR="00A25833" w:rsidRDefault="009A31A5">
            <w:pPr>
              <w:spacing w:before="10" w:after="10"/>
            </w:pPr>
            <w:r>
              <w:rPr>
                <w:sz w:val="16"/>
              </w:rPr>
              <w:t>1</w:t>
            </w:r>
          </w:p>
        </w:tc>
        <w:tc>
          <w:tcPr>
            <w:tcW w:w="1400" w:type="dxa"/>
          </w:tcPr>
          <w:p w14:paraId="73E1FA0F" w14:textId="77777777" w:rsidR="00A25833" w:rsidRDefault="009A31A5">
            <w:pPr>
              <w:spacing w:before="10" w:after="10"/>
            </w:pPr>
            <w:r>
              <w:rPr>
                <w:sz w:val="16"/>
              </w:rPr>
              <w:t>1542.8</w:t>
            </w:r>
          </w:p>
        </w:tc>
        <w:tc>
          <w:tcPr>
            <w:tcW w:w="1400" w:type="dxa"/>
          </w:tcPr>
          <w:p w14:paraId="3F430DFB" w14:textId="77777777" w:rsidR="00A25833" w:rsidRDefault="009A31A5">
            <w:pPr>
              <w:spacing w:before="10" w:after="10"/>
              <w:jc w:val="right"/>
            </w:pPr>
            <w:r>
              <w:rPr>
                <w:sz w:val="16"/>
              </w:rPr>
              <w:t>400.7</w:t>
            </w:r>
          </w:p>
        </w:tc>
        <w:tc>
          <w:tcPr>
            <w:tcW w:w="1400" w:type="dxa"/>
          </w:tcPr>
          <w:p w14:paraId="0A7C2BD5" w14:textId="77777777" w:rsidR="00A25833" w:rsidRDefault="009A31A5">
            <w:pPr>
              <w:spacing w:before="10" w:after="10"/>
              <w:jc w:val="right"/>
            </w:pPr>
            <w:r>
              <w:rPr>
                <w:sz w:val="16"/>
              </w:rPr>
              <w:t>32.4</w:t>
            </w:r>
          </w:p>
        </w:tc>
        <w:tc>
          <w:tcPr>
            <w:tcW w:w="1400" w:type="dxa"/>
          </w:tcPr>
          <w:p w14:paraId="58AA2F18" w14:textId="77777777" w:rsidR="00A25833" w:rsidRDefault="009A31A5">
            <w:pPr>
              <w:spacing w:before="10" w:after="10"/>
              <w:jc w:val="right"/>
            </w:pPr>
            <w:r>
              <w:rPr>
                <w:sz w:val="16"/>
              </w:rPr>
              <w:t>368.4</w:t>
            </w:r>
          </w:p>
        </w:tc>
        <w:tc>
          <w:tcPr>
            <w:tcW w:w="1400" w:type="dxa"/>
          </w:tcPr>
          <w:p w14:paraId="13DD85B6" w14:textId="77777777" w:rsidR="00A25833" w:rsidRDefault="009A31A5">
            <w:pPr>
              <w:spacing w:before="10" w:after="10"/>
              <w:jc w:val="right"/>
            </w:pPr>
            <w:r>
              <w:rPr>
                <w:sz w:val="16"/>
              </w:rPr>
              <w:t>-1174.5</w:t>
            </w:r>
          </w:p>
        </w:tc>
        <w:tc>
          <w:tcPr>
            <w:tcW w:w="1100" w:type="dxa"/>
          </w:tcPr>
          <w:p w14:paraId="345F505D" w14:textId="77777777" w:rsidR="00A25833" w:rsidRDefault="009A31A5">
            <w:pPr>
              <w:spacing w:before="10" w:after="10"/>
              <w:jc w:val="right"/>
            </w:pPr>
            <w:r>
              <w:rPr>
                <w:sz w:val="16"/>
              </w:rPr>
              <w:t>-1487.7</w:t>
            </w:r>
          </w:p>
        </w:tc>
      </w:tr>
      <w:tr w:rsidR="00A25833" w14:paraId="1C948181" w14:textId="77777777">
        <w:trPr>
          <w:jc w:val="center"/>
        </w:trPr>
        <w:tc>
          <w:tcPr>
            <w:tcW w:w="700" w:type="dxa"/>
          </w:tcPr>
          <w:p w14:paraId="194E2FCD" w14:textId="77777777" w:rsidR="00A25833" w:rsidRDefault="009A31A5">
            <w:pPr>
              <w:spacing w:before="10" w:after="10"/>
            </w:pPr>
            <w:r>
              <w:rPr>
                <w:sz w:val="16"/>
              </w:rPr>
              <w:t>2</w:t>
            </w:r>
          </w:p>
        </w:tc>
        <w:tc>
          <w:tcPr>
            <w:tcW w:w="1400" w:type="dxa"/>
          </w:tcPr>
          <w:p w14:paraId="678C902E" w14:textId="77777777" w:rsidR="00A25833" w:rsidRDefault="009A31A5">
            <w:pPr>
              <w:spacing w:before="10" w:after="10"/>
            </w:pPr>
            <w:r>
              <w:rPr>
                <w:sz w:val="16"/>
              </w:rPr>
              <w:t>0.0</w:t>
            </w:r>
          </w:p>
        </w:tc>
        <w:tc>
          <w:tcPr>
            <w:tcW w:w="1400" w:type="dxa"/>
          </w:tcPr>
          <w:p w14:paraId="16842435" w14:textId="77777777" w:rsidR="00A25833" w:rsidRDefault="009A31A5">
            <w:pPr>
              <w:spacing w:before="10" w:after="10"/>
              <w:jc w:val="right"/>
            </w:pPr>
            <w:r>
              <w:rPr>
                <w:sz w:val="16"/>
              </w:rPr>
              <w:t>601.1</w:t>
            </w:r>
          </w:p>
        </w:tc>
        <w:tc>
          <w:tcPr>
            <w:tcW w:w="1400" w:type="dxa"/>
          </w:tcPr>
          <w:p w14:paraId="666DC384" w14:textId="77777777" w:rsidR="00A25833" w:rsidRDefault="009A31A5">
            <w:pPr>
              <w:spacing w:before="10" w:after="10"/>
              <w:jc w:val="right"/>
            </w:pPr>
            <w:r>
              <w:rPr>
                <w:sz w:val="16"/>
              </w:rPr>
              <w:t>30.3</w:t>
            </w:r>
          </w:p>
        </w:tc>
        <w:tc>
          <w:tcPr>
            <w:tcW w:w="1400" w:type="dxa"/>
          </w:tcPr>
          <w:p w14:paraId="1BF29CFC" w14:textId="77777777" w:rsidR="00A25833" w:rsidRDefault="009A31A5">
            <w:pPr>
              <w:spacing w:before="10" w:after="10"/>
              <w:jc w:val="right"/>
            </w:pPr>
            <w:r>
              <w:rPr>
                <w:sz w:val="16"/>
              </w:rPr>
              <w:t>570.8</w:t>
            </w:r>
          </w:p>
        </w:tc>
        <w:tc>
          <w:tcPr>
            <w:tcW w:w="1400" w:type="dxa"/>
          </w:tcPr>
          <w:p w14:paraId="457D36F4" w14:textId="77777777" w:rsidR="00A25833" w:rsidRDefault="009A31A5">
            <w:pPr>
              <w:spacing w:before="10" w:after="10"/>
              <w:jc w:val="right"/>
            </w:pPr>
            <w:r>
              <w:rPr>
                <w:sz w:val="16"/>
              </w:rPr>
              <w:t>563.4</w:t>
            </w:r>
          </w:p>
        </w:tc>
        <w:tc>
          <w:tcPr>
            <w:tcW w:w="1100" w:type="dxa"/>
          </w:tcPr>
          <w:p w14:paraId="6FB20C73" w14:textId="77777777" w:rsidR="00A25833" w:rsidRDefault="009A31A5">
            <w:pPr>
              <w:spacing w:before="10" w:after="10"/>
              <w:jc w:val="right"/>
            </w:pPr>
            <w:r>
              <w:rPr>
                <w:sz w:val="16"/>
              </w:rPr>
              <w:t>-924.2</w:t>
            </w:r>
          </w:p>
        </w:tc>
      </w:tr>
      <w:tr w:rsidR="00A25833" w14:paraId="44A1FB27" w14:textId="77777777">
        <w:trPr>
          <w:jc w:val="center"/>
        </w:trPr>
        <w:tc>
          <w:tcPr>
            <w:tcW w:w="700" w:type="dxa"/>
          </w:tcPr>
          <w:p w14:paraId="0838F0BB" w14:textId="77777777" w:rsidR="00A25833" w:rsidRDefault="009A31A5">
            <w:pPr>
              <w:spacing w:before="10" w:after="10"/>
            </w:pPr>
            <w:r>
              <w:rPr>
                <w:sz w:val="16"/>
              </w:rPr>
              <w:t>3</w:t>
            </w:r>
          </w:p>
        </w:tc>
        <w:tc>
          <w:tcPr>
            <w:tcW w:w="1400" w:type="dxa"/>
          </w:tcPr>
          <w:p w14:paraId="0B77F8A0" w14:textId="77777777" w:rsidR="00A25833" w:rsidRDefault="009A31A5">
            <w:pPr>
              <w:spacing w:before="10" w:after="10"/>
            </w:pPr>
            <w:r>
              <w:rPr>
                <w:sz w:val="16"/>
              </w:rPr>
              <w:t>0.0</w:t>
            </w:r>
          </w:p>
        </w:tc>
        <w:tc>
          <w:tcPr>
            <w:tcW w:w="1400" w:type="dxa"/>
          </w:tcPr>
          <w:p w14:paraId="1489B891" w14:textId="77777777" w:rsidR="00A25833" w:rsidRDefault="009A31A5">
            <w:pPr>
              <w:spacing w:before="10" w:after="10"/>
              <w:jc w:val="right"/>
            </w:pPr>
            <w:r>
              <w:rPr>
                <w:sz w:val="16"/>
              </w:rPr>
              <w:t>701.3</w:t>
            </w:r>
          </w:p>
        </w:tc>
        <w:tc>
          <w:tcPr>
            <w:tcW w:w="1400" w:type="dxa"/>
          </w:tcPr>
          <w:p w14:paraId="027A4D20" w14:textId="77777777" w:rsidR="00A25833" w:rsidRDefault="009A31A5">
            <w:pPr>
              <w:spacing w:before="10" w:after="10"/>
              <w:jc w:val="right"/>
            </w:pPr>
            <w:r>
              <w:rPr>
                <w:sz w:val="16"/>
              </w:rPr>
              <w:t>28.2</w:t>
            </w:r>
          </w:p>
        </w:tc>
        <w:tc>
          <w:tcPr>
            <w:tcW w:w="1400" w:type="dxa"/>
          </w:tcPr>
          <w:p w14:paraId="28ED6BD0" w14:textId="77777777" w:rsidR="00A25833" w:rsidRDefault="009A31A5">
            <w:pPr>
              <w:spacing w:before="10" w:after="10"/>
              <w:jc w:val="right"/>
            </w:pPr>
            <w:r>
              <w:rPr>
                <w:sz w:val="16"/>
              </w:rPr>
              <w:t>673.1</w:t>
            </w:r>
          </w:p>
        </w:tc>
        <w:tc>
          <w:tcPr>
            <w:tcW w:w="1400" w:type="dxa"/>
          </w:tcPr>
          <w:p w14:paraId="374DE454" w14:textId="77777777" w:rsidR="00A25833" w:rsidRDefault="009A31A5">
            <w:pPr>
              <w:spacing w:before="10" w:after="10"/>
              <w:jc w:val="right"/>
            </w:pPr>
            <w:r>
              <w:rPr>
                <w:sz w:val="16"/>
              </w:rPr>
              <w:t>655.5</w:t>
            </w:r>
          </w:p>
        </w:tc>
        <w:tc>
          <w:tcPr>
            <w:tcW w:w="1100" w:type="dxa"/>
          </w:tcPr>
          <w:p w14:paraId="423D4C39" w14:textId="77777777" w:rsidR="00A25833" w:rsidRDefault="009A31A5">
            <w:pPr>
              <w:spacing w:before="10" w:after="10"/>
              <w:jc w:val="right"/>
            </w:pPr>
            <w:r>
              <w:rPr>
                <w:sz w:val="16"/>
              </w:rPr>
              <w:t>-268.8</w:t>
            </w:r>
          </w:p>
        </w:tc>
      </w:tr>
      <w:tr w:rsidR="00A25833" w14:paraId="6F7E4EAD" w14:textId="77777777">
        <w:trPr>
          <w:jc w:val="center"/>
        </w:trPr>
        <w:tc>
          <w:tcPr>
            <w:tcW w:w="700" w:type="dxa"/>
          </w:tcPr>
          <w:p w14:paraId="152CD5D8" w14:textId="77777777" w:rsidR="00A25833" w:rsidRDefault="009A31A5">
            <w:pPr>
              <w:spacing w:before="10" w:after="10"/>
            </w:pPr>
            <w:r>
              <w:rPr>
                <w:sz w:val="16"/>
              </w:rPr>
              <w:t>4</w:t>
            </w:r>
          </w:p>
        </w:tc>
        <w:tc>
          <w:tcPr>
            <w:tcW w:w="1400" w:type="dxa"/>
          </w:tcPr>
          <w:p w14:paraId="74148EAA" w14:textId="77777777" w:rsidR="00A25833" w:rsidRDefault="009A31A5">
            <w:pPr>
              <w:spacing w:before="10" w:after="10"/>
            </w:pPr>
            <w:r>
              <w:rPr>
                <w:sz w:val="16"/>
              </w:rPr>
              <w:t>1285.7</w:t>
            </w:r>
          </w:p>
        </w:tc>
        <w:tc>
          <w:tcPr>
            <w:tcW w:w="1400" w:type="dxa"/>
          </w:tcPr>
          <w:p w14:paraId="53B20FBC" w14:textId="77777777" w:rsidR="00A25833" w:rsidRDefault="009A31A5">
            <w:pPr>
              <w:spacing w:before="10" w:after="10"/>
              <w:jc w:val="right"/>
            </w:pPr>
            <w:r>
              <w:rPr>
                <w:sz w:val="16"/>
              </w:rPr>
              <w:t>701.3</w:t>
            </w:r>
          </w:p>
        </w:tc>
        <w:tc>
          <w:tcPr>
            <w:tcW w:w="1400" w:type="dxa"/>
          </w:tcPr>
          <w:p w14:paraId="7112826D" w14:textId="77777777" w:rsidR="00A25833" w:rsidRDefault="009A31A5">
            <w:pPr>
              <w:spacing w:before="10" w:after="10"/>
              <w:jc w:val="right"/>
            </w:pPr>
            <w:r>
              <w:rPr>
                <w:sz w:val="16"/>
              </w:rPr>
              <w:t>32.6</w:t>
            </w:r>
          </w:p>
        </w:tc>
        <w:tc>
          <w:tcPr>
            <w:tcW w:w="1400" w:type="dxa"/>
          </w:tcPr>
          <w:p w14:paraId="6E227559" w14:textId="77777777" w:rsidR="00A25833" w:rsidRDefault="009A31A5">
            <w:pPr>
              <w:spacing w:before="10" w:after="10"/>
              <w:jc w:val="right"/>
            </w:pPr>
            <w:r>
              <w:rPr>
                <w:sz w:val="16"/>
              </w:rPr>
              <w:t>668.7</w:t>
            </w:r>
          </w:p>
        </w:tc>
        <w:tc>
          <w:tcPr>
            <w:tcW w:w="1400" w:type="dxa"/>
          </w:tcPr>
          <w:p w14:paraId="3AFCCAF2" w14:textId="77777777" w:rsidR="00A25833" w:rsidRDefault="009A31A5">
            <w:pPr>
              <w:spacing w:before="10" w:after="10"/>
              <w:jc w:val="right"/>
            </w:pPr>
            <w:r>
              <w:rPr>
                <w:sz w:val="16"/>
              </w:rPr>
              <w:t>-638.9</w:t>
            </w:r>
          </w:p>
        </w:tc>
        <w:tc>
          <w:tcPr>
            <w:tcW w:w="1100" w:type="dxa"/>
          </w:tcPr>
          <w:p w14:paraId="0F028A3F" w14:textId="77777777" w:rsidR="00A25833" w:rsidRDefault="009A31A5">
            <w:pPr>
              <w:spacing w:before="10" w:after="10"/>
              <w:jc w:val="right"/>
            </w:pPr>
            <w:r>
              <w:rPr>
                <w:sz w:val="16"/>
              </w:rPr>
              <w:t>-907.7</w:t>
            </w:r>
          </w:p>
        </w:tc>
      </w:tr>
      <w:tr w:rsidR="00A25833" w14:paraId="4E179AB8" w14:textId="77777777">
        <w:trPr>
          <w:jc w:val="center"/>
        </w:trPr>
        <w:tc>
          <w:tcPr>
            <w:tcW w:w="700" w:type="dxa"/>
          </w:tcPr>
          <w:p w14:paraId="5B9D411A" w14:textId="77777777" w:rsidR="00A25833" w:rsidRDefault="009A31A5">
            <w:pPr>
              <w:spacing w:before="10" w:after="10"/>
            </w:pPr>
            <w:r>
              <w:rPr>
                <w:sz w:val="16"/>
              </w:rPr>
              <w:t>5</w:t>
            </w:r>
          </w:p>
        </w:tc>
        <w:tc>
          <w:tcPr>
            <w:tcW w:w="1400" w:type="dxa"/>
          </w:tcPr>
          <w:p w14:paraId="3AD75ED5" w14:textId="77777777" w:rsidR="00A25833" w:rsidRDefault="009A31A5">
            <w:pPr>
              <w:spacing w:before="10" w:after="10"/>
            </w:pPr>
            <w:r>
              <w:rPr>
                <w:sz w:val="16"/>
              </w:rPr>
              <w:t>0.0</w:t>
            </w:r>
          </w:p>
        </w:tc>
        <w:tc>
          <w:tcPr>
            <w:tcW w:w="1400" w:type="dxa"/>
          </w:tcPr>
          <w:p w14:paraId="735DE9CB" w14:textId="77777777" w:rsidR="00A25833" w:rsidRDefault="009A31A5">
            <w:pPr>
              <w:spacing w:before="10" w:after="10"/>
              <w:jc w:val="right"/>
            </w:pPr>
            <w:r>
              <w:rPr>
                <w:sz w:val="16"/>
              </w:rPr>
              <w:t>701.3</w:t>
            </w:r>
          </w:p>
        </w:tc>
        <w:tc>
          <w:tcPr>
            <w:tcW w:w="1400" w:type="dxa"/>
          </w:tcPr>
          <w:p w14:paraId="74DEF778" w14:textId="77777777" w:rsidR="00A25833" w:rsidRDefault="009A31A5">
            <w:pPr>
              <w:spacing w:before="10" w:after="10"/>
              <w:jc w:val="right"/>
            </w:pPr>
            <w:r>
              <w:rPr>
                <w:sz w:val="16"/>
              </w:rPr>
              <w:t>30.8</w:t>
            </w:r>
          </w:p>
        </w:tc>
        <w:tc>
          <w:tcPr>
            <w:tcW w:w="1400" w:type="dxa"/>
          </w:tcPr>
          <w:p w14:paraId="28C8B7FF" w14:textId="77777777" w:rsidR="00A25833" w:rsidRDefault="009A31A5">
            <w:pPr>
              <w:spacing w:before="10" w:after="10"/>
              <w:jc w:val="right"/>
            </w:pPr>
            <w:r>
              <w:rPr>
                <w:sz w:val="16"/>
              </w:rPr>
              <w:t>670.5</w:t>
            </w:r>
          </w:p>
        </w:tc>
        <w:tc>
          <w:tcPr>
            <w:tcW w:w="1400" w:type="dxa"/>
          </w:tcPr>
          <w:p w14:paraId="37477FCA" w14:textId="77777777" w:rsidR="00A25833" w:rsidRDefault="009A31A5">
            <w:pPr>
              <w:spacing w:before="10" w:after="10"/>
              <w:jc w:val="right"/>
            </w:pPr>
            <w:r>
              <w:rPr>
                <w:sz w:val="16"/>
              </w:rPr>
              <w:t>648.4</w:t>
            </w:r>
          </w:p>
        </w:tc>
        <w:tc>
          <w:tcPr>
            <w:tcW w:w="1100" w:type="dxa"/>
          </w:tcPr>
          <w:p w14:paraId="4CFE2D2B" w14:textId="77777777" w:rsidR="00A25833" w:rsidRDefault="009A31A5">
            <w:pPr>
              <w:spacing w:before="10" w:after="10"/>
              <w:jc w:val="right"/>
            </w:pPr>
            <w:r>
              <w:rPr>
                <w:sz w:val="16"/>
              </w:rPr>
              <w:t>-259.3</w:t>
            </w:r>
          </w:p>
        </w:tc>
      </w:tr>
      <w:tr w:rsidR="00A25833" w14:paraId="5DEC53E6" w14:textId="77777777">
        <w:trPr>
          <w:jc w:val="center"/>
        </w:trPr>
        <w:tc>
          <w:tcPr>
            <w:tcW w:w="700" w:type="dxa"/>
          </w:tcPr>
          <w:p w14:paraId="7A976559" w14:textId="77777777" w:rsidR="00A25833" w:rsidRDefault="009A31A5">
            <w:pPr>
              <w:spacing w:before="10" w:after="10"/>
            </w:pPr>
            <w:r>
              <w:rPr>
                <w:sz w:val="16"/>
              </w:rPr>
              <w:t>6</w:t>
            </w:r>
          </w:p>
        </w:tc>
        <w:tc>
          <w:tcPr>
            <w:tcW w:w="1400" w:type="dxa"/>
          </w:tcPr>
          <w:p w14:paraId="1D1805BD" w14:textId="77777777" w:rsidR="00A25833" w:rsidRDefault="009A31A5">
            <w:pPr>
              <w:spacing w:before="10" w:after="10"/>
            </w:pPr>
            <w:r>
              <w:rPr>
                <w:sz w:val="16"/>
              </w:rPr>
              <w:t>114.3</w:t>
            </w:r>
          </w:p>
        </w:tc>
        <w:tc>
          <w:tcPr>
            <w:tcW w:w="1400" w:type="dxa"/>
          </w:tcPr>
          <w:p w14:paraId="3DA0E79F" w14:textId="77777777" w:rsidR="00A25833" w:rsidRDefault="009A31A5">
            <w:pPr>
              <w:spacing w:before="10" w:after="10"/>
              <w:jc w:val="right"/>
            </w:pPr>
            <w:r>
              <w:rPr>
                <w:sz w:val="16"/>
              </w:rPr>
              <w:t>701.3</w:t>
            </w:r>
          </w:p>
        </w:tc>
        <w:tc>
          <w:tcPr>
            <w:tcW w:w="1400" w:type="dxa"/>
          </w:tcPr>
          <w:p w14:paraId="60E28EEF" w14:textId="77777777" w:rsidR="00A25833" w:rsidRDefault="009A31A5">
            <w:pPr>
              <w:spacing w:before="10" w:after="10"/>
              <w:jc w:val="right"/>
            </w:pPr>
            <w:r>
              <w:rPr>
                <w:sz w:val="16"/>
              </w:rPr>
              <w:t>29.0</w:t>
            </w:r>
          </w:p>
        </w:tc>
        <w:tc>
          <w:tcPr>
            <w:tcW w:w="1400" w:type="dxa"/>
          </w:tcPr>
          <w:p w14:paraId="6E924E4C" w14:textId="77777777" w:rsidR="00A25833" w:rsidRDefault="009A31A5">
            <w:pPr>
              <w:spacing w:before="10" w:after="10"/>
              <w:jc w:val="right"/>
            </w:pPr>
            <w:r>
              <w:rPr>
                <w:sz w:val="16"/>
              </w:rPr>
              <w:t>672.3</w:t>
            </w:r>
          </w:p>
        </w:tc>
        <w:tc>
          <w:tcPr>
            <w:tcW w:w="1400" w:type="dxa"/>
          </w:tcPr>
          <w:p w14:paraId="7DD2B3E4" w14:textId="77777777" w:rsidR="00A25833" w:rsidRDefault="009A31A5">
            <w:pPr>
              <w:spacing w:before="10" w:after="10"/>
              <w:jc w:val="right"/>
            </w:pPr>
            <w:r>
              <w:rPr>
                <w:sz w:val="16"/>
              </w:rPr>
              <w:t>535.7</w:t>
            </w:r>
          </w:p>
        </w:tc>
        <w:tc>
          <w:tcPr>
            <w:tcW w:w="1100" w:type="dxa"/>
          </w:tcPr>
          <w:p w14:paraId="174C1C74" w14:textId="77777777" w:rsidR="00A25833" w:rsidRDefault="009A31A5">
            <w:pPr>
              <w:spacing w:before="10" w:after="10"/>
              <w:jc w:val="right"/>
            </w:pPr>
            <w:r>
              <w:rPr>
                <w:sz w:val="16"/>
              </w:rPr>
              <w:t>276.4</w:t>
            </w:r>
          </w:p>
        </w:tc>
      </w:tr>
      <w:tr w:rsidR="00A25833" w14:paraId="032F9B9D" w14:textId="77777777">
        <w:trPr>
          <w:jc w:val="center"/>
        </w:trPr>
        <w:tc>
          <w:tcPr>
            <w:tcW w:w="700" w:type="dxa"/>
          </w:tcPr>
          <w:p w14:paraId="4E5B7C84" w14:textId="77777777" w:rsidR="00A25833" w:rsidRDefault="009A31A5">
            <w:pPr>
              <w:spacing w:before="10" w:after="10"/>
            </w:pPr>
            <w:r>
              <w:rPr>
                <w:sz w:val="16"/>
              </w:rPr>
              <w:t>7</w:t>
            </w:r>
          </w:p>
        </w:tc>
        <w:tc>
          <w:tcPr>
            <w:tcW w:w="1400" w:type="dxa"/>
          </w:tcPr>
          <w:p w14:paraId="26C4A541" w14:textId="77777777" w:rsidR="00A25833" w:rsidRDefault="009A31A5">
            <w:pPr>
              <w:spacing w:before="10" w:after="10"/>
            </w:pPr>
            <w:r>
              <w:rPr>
                <w:sz w:val="16"/>
              </w:rPr>
              <w:t>1157.1</w:t>
            </w:r>
          </w:p>
        </w:tc>
        <w:tc>
          <w:tcPr>
            <w:tcW w:w="1400" w:type="dxa"/>
          </w:tcPr>
          <w:p w14:paraId="61046529" w14:textId="77777777" w:rsidR="00A25833" w:rsidRDefault="009A31A5">
            <w:pPr>
              <w:spacing w:before="10" w:after="10"/>
              <w:jc w:val="right"/>
            </w:pPr>
            <w:r>
              <w:rPr>
                <w:sz w:val="16"/>
              </w:rPr>
              <w:t>701.3</w:t>
            </w:r>
          </w:p>
        </w:tc>
        <w:tc>
          <w:tcPr>
            <w:tcW w:w="1400" w:type="dxa"/>
          </w:tcPr>
          <w:p w14:paraId="00A9B8BB" w14:textId="77777777" w:rsidR="00A25833" w:rsidRDefault="009A31A5">
            <w:pPr>
              <w:spacing w:before="10" w:after="10"/>
              <w:jc w:val="right"/>
            </w:pPr>
            <w:r>
              <w:rPr>
                <w:sz w:val="16"/>
              </w:rPr>
              <w:t>32.9</w:t>
            </w:r>
          </w:p>
        </w:tc>
        <w:tc>
          <w:tcPr>
            <w:tcW w:w="1400" w:type="dxa"/>
          </w:tcPr>
          <w:p w14:paraId="0A208174" w14:textId="77777777" w:rsidR="00A25833" w:rsidRDefault="009A31A5">
            <w:pPr>
              <w:spacing w:before="10" w:after="10"/>
              <w:jc w:val="right"/>
            </w:pPr>
            <w:r>
              <w:rPr>
                <w:sz w:val="16"/>
              </w:rPr>
              <w:t>668.3</w:t>
            </w:r>
          </w:p>
        </w:tc>
        <w:tc>
          <w:tcPr>
            <w:tcW w:w="1400" w:type="dxa"/>
          </w:tcPr>
          <w:p w14:paraId="1C12F65E" w14:textId="77777777" w:rsidR="00A25833" w:rsidRDefault="009A31A5">
            <w:pPr>
              <w:spacing w:before="10" w:after="10"/>
              <w:jc w:val="right"/>
            </w:pPr>
            <w:r>
              <w:rPr>
                <w:sz w:val="16"/>
              </w:rPr>
              <w:t>-515.0</w:t>
            </w:r>
          </w:p>
        </w:tc>
        <w:tc>
          <w:tcPr>
            <w:tcW w:w="1100" w:type="dxa"/>
          </w:tcPr>
          <w:p w14:paraId="1E822E1C" w14:textId="77777777" w:rsidR="00A25833" w:rsidRDefault="009A31A5">
            <w:pPr>
              <w:spacing w:before="10" w:after="10"/>
              <w:jc w:val="right"/>
            </w:pPr>
            <w:r>
              <w:rPr>
                <w:sz w:val="16"/>
              </w:rPr>
              <w:t>-238.6</w:t>
            </w:r>
          </w:p>
        </w:tc>
      </w:tr>
      <w:tr w:rsidR="00A25833" w14:paraId="73465FBF" w14:textId="77777777">
        <w:trPr>
          <w:jc w:val="center"/>
        </w:trPr>
        <w:tc>
          <w:tcPr>
            <w:tcW w:w="700" w:type="dxa"/>
          </w:tcPr>
          <w:p w14:paraId="5471910A" w14:textId="77777777" w:rsidR="00A25833" w:rsidRDefault="009A31A5">
            <w:pPr>
              <w:spacing w:before="10" w:after="10"/>
            </w:pPr>
            <w:r>
              <w:rPr>
                <w:sz w:val="16"/>
              </w:rPr>
              <w:t>8</w:t>
            </w:r>
          </w:p>
        </w:tc>
        <w:tc>
          <w:tcPr>
            <w:tcW w:w="1400" w:type="dxa"/>
          </w:tcPr>
          <w:p w14:paraId="23D61B45" w14:textId="77777777" w:rsidR="00A25833" w:rsidRDefault="009A31A5">
            <w:pPr>
              <w:spacing w:before="10" w:after="10"/>
            </w:pPr>
            <w:r>
              <w:rPr>
                <w:sz w:val="16"/>
              </w:rPr>
              <w:t>0.0</w:t>
            </w:r>
          </w:p>
        </w:tc>
        <w:tc>
          <w:tcPr>
            <w:tcW w:w="1400" w:type="dxa"/>
          </w:tcPr>
          <w:p w14:paraId="67E0E4B4" w14:textId="77777777" w:rsidR="00A25833" w:rsidRDefault="009A31A5">
            <w:pPr>
              <w:spacing w:before="10" w:after="10"/>
              <w:jc w:val="right"/>
            </w:pPr>
            <w:r>
              <w:rPr>
                <w:sz w:val="16"/>
              </w:rPr>
              <w:t>701.3</w:t>
            </w:r>
          </w:p>
        </w:tc>
        <w:tc>
          <w:tcPr>
            <w:tcW w:w="1400" w:type="dxa"/>
          </w:tcPr>
          <w:p w14:paraId="39B2C7E6" w14:textId="77777777" w:rsidR="00A25833" w:rsidRDefault="009A31A5">
            <w:pPr>
              <w:spacing w:before="10" w:after="10"/>
              <w:jc w:val="right"/>
            </w:pPr>
            <w:r>
              <w:rPr>
                <w:sz w:val="16"/>
              </w:rPr>
              <w:t>31.4</w:t>
            </w:r>
          </w:p>
        </w:tc>
        <w:tc>
          <w:tcPr>
            <w:tcW w:w="1400" w:type="dxa"/>
          </w:tcPr>
          <w:p w14:paraId="1AAB9BB9" w14:textId="77777777" w:rsidR="00A25833" w:rsidRDefault="009A31A5">
            <w:pPr>
              <w:spacing w:before="10" w:after="10"/>
              <w:jc w:val="right"/>
            </w:pPr>
            <w:r>
              <w:rPr>
                <w:sz w:val="16"/>
              </w:rPr>
              <w:t>669.9</w:t>
            </w:r>
          </w:p>
        </w:tc>
        <w:tc>
          <w:tcPr>
            <w:tcW w:w="1400" w:type="dxa"/>
          </w:tcPr>
          <w:p w14:paraId="4481C187" w14:textId="77777777" w:rsidR="00A25833" w:rsidRDefault="009A31A5">
            <w:pPr>
              <w:spacing w:before="10" w:after="10"/>
              <w:jc w:val="right"/>
            </w:pPr>
            <w:r>
              <w:rPr>
                <w:sz w:val="16"/>
              </w:rPr>
              <w:t>643.6</w:t>
            </w:r>
          </w:p>
        </w:tc>
        <w:tc>
          <w:tcPr>
            <w:tcW w:w="1100" w:type="dxa"/>
          </w:tcPr>
          <w:p w14:paraId="40EA3029" w14:textId="77777777" w:rsidR="00A25833" w:rsidRDefault="009A31A5">
            <w:pPr>
              <w:spacing w:before="10" w:after="10"/>
              <w:jc w:val="right"/>
            </w:pPr>
            <w:r>
              <w:rPr>
                <w:sz w:val="16"/>
              </w:rPr>
              <w:t>405.0</w:t>
            </w:r>
          </w:p>
        </w:tc>
      </w:tr>
      <w:tr w:rsidR="00A25833" w14:paraId="5ABE1BAD" w14:textId="77777777">
        <w:trPr>
          <w:jc w:val="center"/>
        </w:trPr>
        <w:tc>
          <w:tcPr>
            <w:tcW w:w="700" w:type="dxa"/>
          </w:tcPr>
          <w:p w14:paraId="6DD40DD5" w14:textId="77777777" w:rsidR="00A25833" w:rsidRDefault="009A31A5">
            <w:pPr>
              <w:spacing w:before="10" w:after="10"/>
            </w:pPr>
            <w:r>
              <w:rPr>
                <w:sz w:val="16"/>
              </w:rPr>
              <w:t>9</w:t>
            </w:r>
          </w:p>
        </w:tc>
        <w:tc>
          <w:tcPr>
            <w:tcW w:w="1400" w:type="dxa"/>
          </w:tcPr>
          <w:p w14:paraId="7B23907F" w14:textId="77777777" w:rsidR="00A25833" w:rsidRDefault="009A31A5">
            <w:pPr>
              <w:spacing w:before="10" w:after="10"/>
            </w:pPr>
            <w:r>
              <w:rPr>
                <w:sz w:val="16"/>
              </w:rPr>
              <w:t>0.0</w:t>
            </w:r>
          </w:p>
        </w:tc>
        <w:tc>
          <w:tcPr>
            <w:tcW w:w="1400" w:type="dxa"/>
          </w:tcPr>
          <w:p w14:paraId="1E6B5C8A" w14:textId="77777777" w:rsidR="00A25833" w:rsidRDefault="009A31A5">
            <w:pPr>
              <w:spacing w:before="10" w:after="10"/>
              <w:jc w:val="right"/>
            </w:pPr>
            <w:r>
              <w:rPr>
                <w:sz w:val="16"/>
              </w:rPr>
              <w:t>701.3</w:t>
            </w:r>
          </w:p>
        </w:tc>
        <w:tc>
          <w:tcPr>
            <w:tcW w:w="1400" w:type="dxa"/>
          </w:tcPr>
          <w:p w14:paraId="17C9CC1D" w14:textId="77777777" w:rsidR="00A25833" w:rsidRDefault="009A31A5">
            <w:pPr>
              <w:spacing w:before="10" w:after="10"/>
              <w:jc w:val="right"/>
            </w:pPr>
            <w:r>
              <w:rPr>
                <w:sz w:val="16"/>
              </w:rPr>
              <w:t>29.8</w:t>
            </w:r>
          </w:p>
        </w:tc>
        <w:tc>
          <w:tcPr>
            <w:tcW w:w="1400" w:type="dxa"/>
          </w:tcPr>
          <w:p w14:paraId="33A82DEE" w14:textId="77777777" w:rsidR="00A25833" w:rsidRDefault="009A31A5">
            <w:pPr>
              <w:spacing w:before="10" w:after="10"/>
              <w:jc w:val="right"/>
            </w:pPr>
            <w:r>
              <w:rPr>
                <w:sz w:val="16"/>
              </w:rPr>
              <w:t>671.5</w:t>
            </w:r>
          </w:p>
        </w:tc>
        <w:tc>
          <w:tcPr>
            <w:tcW w:w="1400" w:type="dxa"/>
          </w:tcPr>
          <w:p w14:paraId="55F6E28B" w14:textId="77777777" w:rsidR="00A25833" w:rsidRDefault="009A31A5">
            <w:pPr>
              <w:spacing w:before="10" w:after="10"/>
              <w:jc w:val="right"/>
            </w:pPr>
            <w:r>
              <w:rPr>
                <w:sz w:val="16"/>
              </w:rPr>
              <w:t>645.0</w:t>
            </w:r>
          </w:p>
        </w:tc>
        <w:tc>
          <w:tcPr>
            <w:tcW w:w="1100" w:type="dxa"/>
          </w:tcPr>
          <w:p w14:paraId="7B5DDB97" w14:textId="77777777" w:rsidR="00A25833" w:rsidRDefault="009A31A5">
            <w:pPr>
              <w:spacing w:before="10" w:after="10"/>
              <w:jc w:val="right"/>
            </w:pPr>
            <w:r>
              <w:rPr>
                <w:sz w:val="16"/>
              </w:rPr>
              <w:t>1050.0</w:t>
            </w:r>
          </w:p>
        </w:tc>
      </w:tr>
      <w:tr w:rsidR="00A25833" w14:paraId="70B3516A" w14:textId="77777777">
        <w:trPr>
          <w:jc w:val="center"/>
        </w:trPr>
        <w:tc>
          <w:tcPr>
            <w:tcW w:w="700" w:type="dxa"/>
          </w:tcPr>
          <w:p w14:paraId="4A38A45F" w14:textId="77777777" w:rsidR="00A25833" w:rsidRDefault="009A31A5">
            <w:pPr>
              <w:spacing w:before="10" w:after="10"/>
            </w:pPr>
            <w:r>
              <w:rPr>
                <w:sz w:val="16"/>
              </w:rPr>
              <w:t>10</w:t>
            </w:r>
          </w:p>
        </w:tc>
        <w:tc>
          <w:tcPr>
            <w:tcW w:w="1400" w:type="dxa"/>
          </w:tcPr>
          <w:p w14:paraId="7A06B942" w14:textId="77777777" w:rsidR="00A25833" w:rsidRDefault="009A31A5">
            <w:pPr>
              <w:spacing w:before="10" w:after="10"/>
            </w:pPr>
            <w:r>
              <w:rPr>
                <w:sz w:val="16"/>
              </w:rPr>
              <w:t>1041.4</w:t>
            </w:r>
          </w:p>
        </w:tc>
        <w:tc>
          <w:tcPr>
            <w:tcW w:w="1400" w:type="dxa"/>
          </w:tcPr>
          <w:p w14:paraId="6EFE16A1" w14:textId="77777777" w:rsidR="00A25833" w:rsidRDefault="009A31A5">
            <w:pPr>
              <w:spacing w:before="10" w:after="10"/>
              <w:jc w:val="right"/>
            </w:pPr>
            <w:r>
              <w:rPr>
                <w:sz w:val="16"/>
              </w:rPr>
              <w:t>701.3</w:t>
            </w:r>
          </w:p>
        </w:tc>
        <w:tc>
          <w:tcPr>
            <w:tcW w:w="1400" w:type="dxa"/>
          </w:tcPr>
          <w:p w14:paraId="24B70FDB" w14:textId="77777777" w:rsidR="00A25833" w:rsidRDefault="009A31A5">
            <w:pPr>
              <w:spacing w:before="10" w:after="10"/>
              <w:jc w:val="right"/>
            </w:pPr>
            <w:r>
              <w:rPr>
                <w:sz w:val="16"/>
              </w:rPr>
              <w:t>33.4</w:t>
            </w:r>
          </w:p>
        </w:tc>
        <w:tc>
          <w:tcPr>
            <w:tcW w:w="1400" w:type="dxa"/>
          </w:tcPr>
          <w:p w14:paraId="1DE817A8" w14:textId="77777777" w:rsidR="00A25833" w:rsidRDefault="009A31A5">
            <w:pPr>
              <w:spacing w:before="10" w:after="10"/>
              <w:jc w:val="right"/>
            </w:pPr>
            <w:r>
              <w:rPr>
                <w:sz w:val="16"/>
              </w:rPr>
              <w:t>667.9</w:t>
            </w:r>
          </w:p>
        </w:tc>
        <w:tc>
          <w:tcPr>
            <w:tcW w:w="1400" w:type="dxa"/>
          </w:tcPr>
          <w:p w14:paraId="6BE04C5D" w14:textId="77777777" w:rsidR="00A25833" w:rsidRDefault="009A31A5">
            <w:pPr>
              <w:spacing w:before="10" w:after="10"/>
              <w:jc w:val="right"/>
            </w:pPr>
            <w:r>
              <w:rPr>
                <w:sz w:val="16"/>
              </w:rPr>
              <w:t>-403.5</w:t>
            </w:r>
          </w:p>
        </w:tc>
        <w:tc>
          <w:tcPr>
            <w:tcW w:w="1100" w:type="dxa"/>
          </w:tcPr>
          <w:p w14:paraId="16DE7ECE" w14:textId="77777777" w:rsidR="00A25833" w:rsidRDefault="009A31A5">
            <w:pPr>
              <w:spacing w:before="10" w:after="10"/>
              <w:jc w:val="right"/>
            </w:pPr>
            <w:r>
              <w:rPr>
                <w:sz w:val="16"/>
              </w:rPr>
              <w:t>646.5</w:t>
            </w:r>
          </w:p>
        </w:tc>
      </w:tr>
      <w:tr w:rsidR="00A25833" w14:paraId="104B6CD0" w14:textId="77777777">
        <w:trPr>
          <w:jc w:val="center"/>
        </w:trPr>
        <w:tc>
          <w:tcPr>
            <w:tcW w:w="700" w:type="dxa"/>
          </w:tcPr>
          <w:p w14:paraId="2A4752A2" w14:textId="77777777" w:rsidR="00A25833" w:rsidRDefault="009A31A5">
            <w:pPr>
              <w:spacing w:before="10" w:after="10"/>
            </w:pPr>
            <w:r>
              <w:rPr>
                <w:sz w:val="16"/>
              </w:rPr>
              <w:t>11</w:t>
            </w:r>
          </w:p>
        </w:tc>
        <w:tc>
          <w:tcPr>
            <w:tcW w:w="1400" w:type="dxa"/>
          </w:tcPr>
          <w:p w14:paraId="0D39E5E6" w14:textId="77777777" w:rsidR="00A25833" w:rsidRDefault="009A31A5">
            <w:pPr>
              <w:spacing w:before="10" w:after="10"/>
            </w:pPr>
            <w:r>
              <w:rPr>
                <w:sz w:val="16"/>
              </w:rPr>
              <w:t>114.3</w:t>
            </w:r>
          </w:p>
        </w:tc>
        <w:tc>
          <w:tcPr>
            <w:tcW w:w="1400" w:type="dxa"/>
          </w:tcPr>
          <w:p w14:paraId="01356241" w14:textId="77777777" w:rsidR="00A25833" w:rsidRDefault="009A31A5">
            <w:pPr>
              <w:spacing w:before="10" w:after="10"/>
              <w:jc w:val="right"/>
            </w:pPr>
            <w:r>
              <w:rPr>
                <w:sz w:val="16"/>
              </w:rPr>
              <w:t>701.3</w:t>
            </w:r>
          </w:p>
        </w:tc>
        <w:tc>
          <w:tcPr>
            <w:tcW w:w="1400" w:type="dxa"/>
          </w:tcPr>
          <w:p w14:paraId="780705D7" w14:textId="77777777" w:rsidR="00A25833" w:rsidRDefault="009A31A5">
            <w:pPr>
              <w:spacing w:before="10" w:after="10"/>
              <w:jc w:val="right"/>
            </w:pPr>
            <w:r>
              <w:rPr>
                <w:sz w:val="16"/>
              </w:rPr>
              <w:t>32.0</w:t>
            </w:r>
          </w:p>
        </w:tc>
        <w:tc>
          <w:tcPr>
            <w:tcW w:w="1400" w:type="dxa"/>
          </w:tcPr>
          <w:p w14:paraId="40780C15" w14:textId="77777777" w:rsidR="00A25833" w:rsidRDefault="009A31A5">
            <w:pPr>
              <w:spacing w:before="10" w:after="10"/>
              <w:jc w:val="right"/>
            </w:pPr>
            <w:r>
              <w:rPr>
                <w:sz w:val="16"/>
              </w:rPr>
              <w:t>669.2</w:t>
            </w:r>
          </w:p>
        </w:tc>
        <w:tc>
          <w:tcPr>
            <w:tcW w:w="1400" w:type="dxa"/>
          </w:tcPr>
          <w:p w14:paraId="58745420" w14:textId="77777777" w:rsidR="00A25833" w:rsidRDefault="009A31A5">
            <w:pPr>
              <w:spacing w:before="10" w:after="10"/>
              <w:jc w:val="right"/>
            </w:pPr>
            <w:r>
              <w:rPr>
                <w:sz w:val="16"/>
              </w:rPr>
              <w:t>524.8</w:t>
            </w:r>
          </w:p>
        </w:tc>
        <w:tc>
          <w:tcPr>
            <w:tcW w:w="1100" w:type="dxa"/>
          </w:tcPr>
          <w:p w14:paraId="01CC28F2" w14:textId="77777777" w:rsidR="00A25833" w:rsidRDefault="009A31A5">
            <w:pPr>
              <w:spacing w:before="10" w:after="10"/>
              <w:jc w:val="right"/>
            </w:pPr>
            <w:r>
              <w:rPr>
                <w:sz w:val="16"/>
              </w:rPr>
              <w:t>1171.3</w:t>
            </w:r>
          </w:p>
        </w:tc>
      </w:tr>
      <w:tr w:rsidR="00A25833" w14:paraId="46AA13DF" w14:textId="77777777">
        <w:trPr>
          <w:jc w:val="center"/>
        </w:trPr>
        <w:tc>
          <w:tcPr>
            <w:tcW w:w="700" w:type="dxa"/>
          </w:tcPr>
          <w:p w14:paraId="389A1113" w14:textId="77777777" w:rsidR="00A25833" w:rsidRDefault="009A31A5">
            <w:pPr>
              <w:spacing w:before="10" w:after="10"/>
            </w:pPr>
            <w:r>
              <w:rPr>
                <w:sz w:val="16"/>
              </w:rPr>
              <w:t>12</w:t>
            </w:r>
          </w:p>
        </w:tc>
        <w:tc>
          <w:tcPr>
            <w:tcW w:w="1400" w:type="dxa"/>
          </w:tcPr>
          <w:p w14:paraId="098DE883" w14:textId="77777777" w:rsidR="00A25833" w:rsidRDefault="009A31A5">
            <w:pPr>
              <w:spacing w:before="10" w:after="10"/>
            </w:pPr>
            <w:r>
              <w:rPr>
                <w:sz w:val="16"/>
              </w:rPr>
              <w:t>0.0</w:t>
            </w:r>
          </w:p>
        </w:tc>
        <w:tc>
          <w:tcPr>
            <w:tcW w:w="1400" w:type="dxa"/>
          </w:tcPr>
          <w:p w14:paraId="241D9E91" w14:textId="77777777" w:rsidR="00A25833" w:rsidRDefault="009A31A5">
            <w:pPr>
              <w:spacing w:before="10" w:after="10"/>
              <w:jc w:val="right"/>
            </w:pPr>
            <w:r>
              <w:rPr>
                <w:sz w:val="16"/>
              </w:rPr>
              <w:t>701.3</w:t>
            </w:r>
          </w:p>
        </w:tc>
        <w:tc>
          <w:tcPr>
            <w:tcW w:w="1400" w:type="dxa"/>
          </w:tcPr>
          <w:p w14:paraId="1F58E443" w14:textId="77777777" w:rsidR="00A25833" w:rsidRDefault="009A31A5">
            <w:pPr>
              <w:spacing w:before="10" w:after="10"/>
              <w:jc w:val="right"/>
            </w:pPr>
            <w:r>
              <w:rPr>
                <w:sz w:val="16"/>
              </w:rPr>
              <w:t>30.7</w:t>
            </w:r>
          </w:p>
        </w:tc>
        <w:tc>
          <w:tcPr>
            <w:tcW w:w="1400" w:type="dxa"/>
          </w:tcPr>
          <w:p w14:paraId="3039B209" w14:textId="77777777" w:rsidR="00A25833" w:rsidRDefault="009A31A5">
            <w:pPr>
              <w:spacing w:before="10" w:after="10"/>
              <w:jc w:val="right"/>
            </w:pPr>
            <w:r>
              <w:rPr>
                <w:sz w:val="16"/>
              </w:rPr>
              <w:t>670.6</w:t>
            </w:r>
          </w:p>
        </w:tc>
        <w:tc>
          <w:tcPr>
            <w:tcW w:w="1400" w:type="dxa"/>
          </w:tcPr>
          <w:p w14:paraId="306FD8FD" w14:textId="77777777" w:rsidR="00A25833" w:rsidRDefault="009A31A5">
            <w:pPr>
              <w:spacing w:before="10" w:after="10"/>
              <w:jc w:val="right"/>
            </w:pPr>
            <w:r>
              <w:rPr>
                <w:sz w:val="16"/>
              </w:rPr>
              <w:t>640.3</w:t>
            </w:r>
          </w:p>
        </w:tc>
        <w:tc>
          <w:tcPr>
            <w:tcW w:w="1100" w:type="dxa"/>
          </w:tcPr>
          <w:p w14:paraId="4DE433F5" w14:textId="77777777" w:rsidR="00A25833" w:rsidRDefault="009A31A5">
            <w:pPr>
              <w:spacing w:before="10" w:after="10"/>
              <w:jc w:val="right"/>
            </w:pPr>
            <w:r>
              <w:rPr>
                <w:sz w:val="16"/>
              </w:rPr>
              <w:t>1811.6</w:t>
            </w:r>
          </w:p>
        </w:tc>
      </w:tr>
      <w:tr w:rsidR="00A25833" w14:paraId="49FE6FFC" w14:textId="77777777">
        <w:trPr>
          <w:jc w:val="center"/>
        </w:trPr>
        <w:tc>
          <w:tcPr>
            <w:tcW w:w="700" w:type="dxa"/>
          </w:tcPr>
          <w:p w14:paraId="05C93200" w14:textId="77777777" w:rsidR="00A25833" w:rsidRDefault="009A31A5">
            <w:pPr>
              <w:spacing w:before="10" w:after="10"/>
            </w:pPr>
            <w:r>
              <w:rPr>
                <w:sz w:val="16"/>
              </w:rPr>
              <w:t>13</w:t>
            </w:r>
          </w:p>
        </w:tc>
        <w:tc>
          <w:tcPr>
            <w:tcW w:w="1400" w:type="dxa"/>
          </w:tcPr>
          <w:p w14:paraId="128FD144" w14:textId="77777777" w:rsidR="00A25833" w:rsidRDefault="009A31A5">
            <w:pPr>
              <w:spacing w:before="10" w:after="10"/>
            </w:pPr>
            <w:r>
              <w:rPr>
                <w:sz w:val="16"/>
              </w:rPr>
              <w:t>937.3</w:t>
            </w:r>
          </w:p>
        </w:tc>
        <w:tc>
          <w:tcPr>
            <w:tcW w:w="1400" w:type="dxa"/>
          </w:tcPr>
          <w:p w14:paraId="325BD813" w14:textId="77777777" w:rsidR="00A25833" w:rsidRDefault="009A31A5">
            <w:pPr>
              <w:spacing w:before="10" w:after="10"/>
              <w:jc w:val="right"/>
            </w:pPr>
            <w:r>
              <w:rPr>
                <w:sz w:val="16"/>
              </w:rPr>
              <w:t>701.3</w:t>
            </w:r>
          </w:p>
        </w:tc>
        <w:tc>
          <w:tcPr>
            <w:tcW w:w="1400" w:type="dxa"/>
          </w:tcPr>
          <w:p w14:paraId="087D177D" w14:textId="77777777" w:rsidR="00A25833" w:rsidRDefault="009A31A5">
            <w:pPr>
              <w:spacing w:before="10" w:after="10"/>
              <w:jc w:val="right"/>
            </w:pPr>
            <w:r>
              <w:rPr>
                <w:sz w:val="16"/>
              </w:rPr>
              <w:t>34.0</w:t>
            </w:r>
          </w:p>
        </w:tc>
        <w:tc>
          <w:tcPr>
            <w:tcW w:w="1400" w:type="dxa"/>
          </w:tcPr>
          <w:p w14:paraId="41FACDEF" w14:textId="77777777" w:rsidR="00A25833" w:rsidRDefault="009A31A5">
            <w:pPr>
              <w:spacing w:before="10" w:after="10"/>
              <w:jc w:val="right"/>
            </w:pPr>
            <w:r>
              <w:rPr>
                <w:sz w:val="16"/>
              </w:rPr>
              <w:t>667.2</w:t>
            </w:r>
          </w:p>
        </w:tc>
        <w:tc>
          <w:tcPr>
            <w:tcW w:w="1400" w:type="dxa"/>
          </w:tcPr>
          <w:p w14:paraId="4DBB1427" w14:textId="77777777" w:rsidR="00A25833" w:rsidRDefault="009A31A5">
            <w:pPr>
              <w:spacing w:before="10" w:after="10"/>
              <w:jc w:val="right"/>
            </w:pPr>
            <w:r>
              <w:rPr>
                <w:sz w:val="16"/>
              </w:rPr>
              <w:t>-303.4</w:t>
            </w:r>
          </w:p>
        </w:tc>
        <w:tc>
          <w:tcPr>
            <w:tcW w:w="1100" w:type="dxa"/>
          </w:tcPr>
          <w:p w14:paraId="1D00FD34" w14:textId="77777777" w:rsidR="00A25833" w:rsidRDefault="009A31A5">
            <w:pPr>
              <w:spacing w:before="10" w:after="10"/>
              <w:jc w:val="right"/>
            </w:pPr>
            <w:r>
              <w:rPr>
                <w:sz w:val="16"/>
              </w:rPr>
              <w:t>1508.2</w:t>
            </w:r>
          </w:p>
        </w:tc>
      </w:tr>
      <w:tr w:rsidR="00A25833" w14:paraId="61AA515D" w14:textId="77777777">
        <w:trPr>
          <w:jc w:val="center"/>
        </w:trPr>
        <w:tc>
          <w:tcPr>
            <w:tcW w:w="700" w:type="dxa"/>
          </w:tcPr>
          <w:p w14:paraId="411AE3F3" w14:textId="77777777" w:rsidR="00A25833" w:rsidRDefault="009A31A5">
            <w:pPr>
              <w:spacing w:before="10" w:after="10"/>
            </w:pPr>
            <w:r>
              <w:rPr>
                <w:sz w:val="16"/>
              </w:rPr>
              <w:t>14</w:t>
            </w:r>
          </w:p>
        </w:tc>
        <w:tc>
          <w:tcPr>
            <w:tcW w:w="1400" w:type="dxa"/>
          </w:tcPr>
          <w:p w14:paraId="3FA7AD1B" w14:textId="77777777" w:rsidR="00A25833" w:rsidRDefault="009A31A5">
            <w:pPr>
              <w:spacing w:before="10" w:after="10"/>
            </w:pPr>
            <w:r>
              <w:rPr>
                <w:sz w:val="16"/>
              </w:rPr>
              <w:t>0.0</w:t>
            </w:r>
          </w:p>
        </w:tc>
        <w:tc>
          <w:tcPr>
            <w:tcW w:w="1400" w:type="dxa"/>
          </w:tcPr>
          <w:p w14:paraId="1EA8B7C2" w14:textId="77777777" w:rsidR="00A25833" w:rsidRDefault="009A31A5">
            <w:pPr>
              <w:spacing w:before="10" w:after="10"/>
              <w:jc w:val="right"/>
            </w:pPr>
            <w:r>
              <w:rPr>
                <w:sz w:val="16"/>
              </w:rPr>
              <w:t>701.3</w:t>
            </w:r>
          </w:p>
        </w:tc>
        <w:tc>
          <w:tcPr>
            <w:tcW w:w="1400" w:type="dxa"/>
          </w:tcPr>
          <w:p w14:paraId="499E43E0" w14:textId="77777777" w:rsidR="00A25833" w:rsidRDefault="009A31A5">
            <w:pPr>
              <w:spacing w:before="10" w:after="10"/>
              <w:jc w:val="right"/>
            </w:pPr>
            <w:r>
              <w:rPr>
                <w:sz w:val="16"/>
              </w:rPr>
              <w:t>32.9</w:t>
            </w:r>
          </w:p>
        </w:tc>
        <w:tc>
          <w:tcPr>
            <w:tcW w:w="1400" w:type="dxa"/>
          </w:tcPr>
          <w:p w14:paraId="579EBD45" w14:textId="77777777" w:rsidR="00A25833" w:rsidRDefault="009A31A5">
            <w:pPr>
              <w:spacing w:before="10" w:after="10"/>
              <w:jc w:val="right"/>
            </w:pPr>
            <w:r>
              <w:rPr>
                <w:sz w:val="16"/>
              </w:rPr>
              <w:t>668.4</w:t>
            </w:r>
          </w:p>
        </w:tc>
        <w:tc>
          <w:tcPr>
            <w:tcW w:w="1400" w:type="dxa"/>
          </w:tcPr>
          <w:p w14:paraId="7FCFD22F" w14:textId="77777777" w:rsidR="00A25833" w:rsidRDefault="009A31A5">
            <w:pPr>
              <w:spacing w:before="10" w:after="10"/>
              <w:jc w:val="right"/>
            </w:pPr>
            <w:r>
              <w:rPr>
                <w:sz w:val="16"/>
              </w:rPr>
              <w:t>634.9</w:t>
            </w:r>
          </w:p>
        </w:tc>
        <w:tc>
          <w:tcPr>
            <w:tcW w:w="1100" w:type="dxa"/>
          </w:tcPr>
          <w:p w14:paraId="62BF5846" w14:textId="77777777" w:rsidR="00A25833" w:rsidRDefault="009A31A5">
            <w:pPr>
              <w:spacing w:before="10" w:after="10"/>
              <w:jc w:val="right"/>
            </w:pPr>
            <w:r>
              <w:rPr>
                <w:sz w:val="16"/>
              </w:rPr>
              <w:t>2143.1</w:t>
            </w:r>
          </w:p>
        </w:tc>
      </w:tr>
      <w:tr w:rsidR="00A25833" w14:paraId="212EF929" w14:textId="77777777">
        <w:trPr>
          <w:jc w:val="center"/>
        </w:trPr>
        <w:tc>
          <w:tcPr>
            <w:tcW w:w="700" w:type="dxa"/>
          </w:tcPr>
          <w:p w14:paraId="5E00581E" w14:textId="77777777" w:rsidR="00A25833" w:rsidRDefault="009A31A5">
            <w:pPr>
              <w:spacing w:before="10" w:after="10"/>
            </w:pPr>
            <w:r>
              <w:rPr>
                <w:sz w:val="16"/>
              </w:rPr>
              <w:t>15</w:t>
            </w:r>
          </w:p>
        </w:tc>
        <w:tc>
          <w:tcPr>
            <w:tcW w:w="1400" w:type="dxa"/>
          </w:tcPr>
          <w:p w14:paraId="4E414FFD" w14:textId="77777777" w:rsidR="00A25833" w:rsidRDefault="009A31A5">
            <w:pPr>
              <w:spacing w:before="10" w:after="10"/>
            </w:pPr>
            <w:r>
              <w:rPr>
                <w:sz w:val="16"/>
              </w:rPr>
              <w:t>0.0</w:t>
            </w:r>
          </w:p>
        </w:tc>
        <w:tc>
          <w:tcPr>
            <w:tcW w:w="1400" w:type="dxa"/>
          </w:tcPr>
          <w:p w14:paraId="3AA675A0" w14:textId="77777777" w:rsidR="00A25833" w:rsidRDefault="009A31A5">
            <w:pPr>
              <w:spacing w:before="10" w:after="10"/>
              <w:jc w:val="right"/>
            </w:pPr>
            <w:r>
              <w:rPr>
                <w:sz w:val="16"/>
              </w:rPr>
              <w:t>701.3</w:t>
            </w:r>
          </w:p>
        </w:tc>
        <w:tc>
          <w:tcPr>
            <w:tcW w:w="1400" w:type="dxa"/>
          </w:tcPr>
          <w:p w14:paraId="1EFB575D" w14:textId="77777777" w:rsidR="00A25833" w:rsidRDefault="009A31A5">
            <w:pPr>
              <w:spacing w:before="10" w:after="10"/>
              <w:jc w:val="right"/>
            </w:pPr>
            <w:r>
              <w:rPr>
                <w:sz w:val="16"/>
              </w:rPr>
              <w:t>31.7</w:t>
            </w:r>
          </w:p>
        </w:tc>
        <w:tc>
          <w:tcPr>
            <w:tcW w:w="1400" w:type="dxa"/>
          </w:tcPr>
          <w:p w14:paraId="2B535544" w14:textId="77777777" w:rsidR="00A25833" w:rsidRDefault="009A31A5">
            <w:pPr>
              <w:spacing w:before="10" w:after="10"/>
              <w:jc w:val="right"/>
            </w:pPr>
            <w:r>
              <w:rPr>
                <w:sz w:val="16"/>
              </w:rPr>
              <w:t>669.6</w:t>
            </w:r>
          </w:p>
        </w:tc>
        <w:tc>
          <w:tcPr>
            <w:tcW w:w="1400" w:type="dxa"/>
          </w:tcPr>
          <w:p w14:paraId="36FADA4F" w14:textId="77777777" w:rsidR="00A25833" w:rsidRDefault="009A31A5">
            <w:pPr>
              <w:spacing w:before="10" w:after="10"/>
              <w:jc w:val="right"/>
            </w:pPr>
            <w:r>
              <w:rPr>
                <w:sz w:val="16"/>
              </w:rPr>
              <w:t>636.0</w:t>
            </w:r>
          </w:p>
        </w:tc>
        <w:tc>
          <w:tcPr>
            <w:tcW w:w="1100" w:type="dxa"/>
          </w:tcPr>
          <w:p w14:paraId="5095E2EA" w14:textId="77777777" w:rsidR="00A25833" w:rsidRDefault="009A31A5">
            <w:pPr>
              <w:spacing w:before="10" w:after="10"/>
              <w:jc w:val="right"/>
            </w:pPr>
            <w:r>
              <w:rPr>
                <w:sz w:val="16"/>
              </w:rPr>
              <w:t>2779.1</w:t>
            </w:r>
          </w:p>
        </w:tc>
      </w:tr>
      <w:tr w:rsidR="00A25833" w14:paraId="7315B437" w14:textId="77777777">
        <w:trPr>
          <w:jc w:val="center"/>
        </w:trPr>
        <w:tc>
          <w:tcPr>
            <w:tcW w:w="700" w:type="dxa"/>
            <w:tcBorders>
              <w:bottom w:val="double" w:sz="4" w:space="0" w:color="auto"/>
            </w:tcBorders>
          </w:tcPr>
          <w:p w14:paraId="22195EAE" w14:textId="77777777" w:rsidR="00A25833" w:rsidRDefault="009A31A5">
            <w:pPr>
              <w:spacing w:before="10" w:after="10"/>
            </w:pPr>
            <w:r>
              <w:rPr>
                <w:sz w:val="16"/>
              </w:rPr>
              <w:t>Total</w:t>
            </w:r>
          </w:p>
        </w:tc>
        <w:tc>
          <w:tcPr>
            <w:tcW w:w="1400" w:type="dxa"/>
            <w:tcBorders>
              <w:bottom w:val="double" w:sz="4" w:space="0" w:color="auto"/>
            </w:tcBorders>
          </w:tcPr>
          <w:p w14:paraId="4252094F" w14:textId="77777777" w:rsidR="00A25833" w:rsidRDefault="009A31A5">
            <w:pPr>
              <w:spacing w:before="10" w:after="10"/>
            </w:pPr>
            <w:r>
              <w:rPr>
                <w:sz w:val="16"/>
              </w:rPr>
              <w:t>6506.1</w:t>
            </w:r>
          </w:p>
        </w:tc>
        <w:tc>
          <w:tcPr>
            <w:tcW w:w="1400" w:type="dxa"/>
            <w:tcBorders>
              <w:bottom w:val="double" w:sz="4" w:space="0" w:color="auto"/>
            </w:tcBorders>
          </w:tcPr>
          <w:p w14:paraId="603BFC35" w14:textId="77777777" w:rsidR="00A25833" w:rsidRDefault="009A31A5">
            <w:pPr>
              <w:spacing w:before="10" w:after="10"/>
              <w:jc w:val="right"/>
            </w:pPr>
            <w:r>
              <w:rPr>
                <w:sz w:val="16"/>
              </w:rPr>
              <w:t>10118.3</w:t>
            </w:r>
          </w:p>
        </w:tc>
        <w:tc>
          <w:tcPr>
            <w:tcW w:w="1400" w:type="dxa"/>
            <w:tcBorders>
              <w:bottom w:val="double" w:sz="4" w:space="0" w:color="auto"/>
            </w:tcBorders>
          </w:tcPr>
          <w:p w14:paraId="7847554B" w14:textId="77777777" w:rsidR="00A25833" w:rsidRDefault="009A31A5">
            <w:pPr>
              <w:spacing w:before="10" w:after="10"/>
              <w:jc w:val="right"/>
            </w:pPr>
            <w:r>
              <w:rPr>
                <w:sz w:val="16"/>
              </w:rPr>
              <w:t>472.0</w:t>
            </w:r>
          </w:p>
        </w:tc>
        <w:tc>
          <w:tcPr>
            <w:tcW w:w="1400" w:type="dxa"/>
            <w:tcBorders>
              <w:bottom w:val="double" w:sz="4" w:space="0" w:color="auto"/>
            </w:tcBorders>
          </w:tcPr>
          <w:p w14:paraId="63A0087E" w14:textId="77777777" w:rsidR="00A25833" w:rsidRDefault="009A31A5">
            <w:pPr>
              <w:spacing w:before="10" w:after="10"/>
              <w:jc w:val="right"/>
            </w:pPr>
            <w:r>
              <w:rPr>
                <w:sz w:val="16"/>
              </w:rPr>
              <w:t>9646.4</w:t>
            </w:r>
          </w:p>
        </w:tc>
        <w:tc>
          <w:tcPr>
            <w:tcW w:w="1400" w:type="dxa"/>
            <w:tcBorders>
              <w:bottom w:val="double" w:sz="4" w:space="0" w:color="auto"/>
            </w:tcBorders>
          </w:tcPr>
          <w:p w14:paraId="0D72B97F" w14:textId="77777777" w:rsidR="00A25833" w:rsidRDefault="009A31A5">
            <w:pPr>
              <w:spacing w:before="10" w:after="10"/>
              <w:jc w:val="right"/>
            </w:pPr>
            <w:r>
              <w:rPr>
                <w:sz w:val="16"/>
              </w:rPr>
              <w:t>2779.1</w:t>
            </w:r>
          </w:p>
        </w:tc>
        <w:tc>
          <w:tcPr>
            <w:tcW w:w="1100" w:type="dxa"/>
            <w:tcBorders>
              <w:bottom w:val="double" w:sz="4" w:space="0" w:color="auto"/>
            </w:tcBorders>
          </w:tcPr>
          <w:p w14:paraId="0542E9F3" w14:textId="77777777" w:rsidR="00A25833" w:rsidRDefault="00A25833">
            <w:pPr>
              <w:spacing w:before="10" w:after="10"/>
              <w:jc w:val="right"/>
            </w:pPr>
          </w:p>
        </w:tc>
      </w:tr>
    </w:tbl>
    <w:p w14:paraId="22AF90E0" w14:textId="77777777" w:rsidR="00A25833" w:rsidRDefault="009A31A5">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88" w:name="TableA6"/>
    <w:p w14:paraId="4455B49F" w14:textId="77777777" w:rsidR="00A25833" w:rsidRDefault="009A31A5">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88"/>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A25833" w14:paraId="4BBB3F21" w14:textId="77777777">
        <w:trPr>
          <w:jc w:val="center"/>
        </w:trPr>
        <w:tc>
          <w:tcPr>
            <w:tcW w:w="3800" w:type="dxa"/>
            <w:tcBorders>
              <w:top w:val="single" w:sz="4" w:space="0" w:color="auto"/>
              <w:bottom w:val="single" w:sz="4" w:space="0" w:color="auto"/>
            </w:tcBorders>
          </w:tcPr>
          <w:p w14:paraId="26FF0A09" w14:textId="77777777" w:rsidR="00A25833" w:rsidRDefault="009A31A5">
            <w:pPr>
              <w:spacing w:before="10" w:after="10"/>
              <w:jc w:val="center"/>
            </w:pPr>
            <w:r>
              <w:rPr>
                <w:b/>
                <w:sz w:val="16"/>
              </w:rPr>
              <w:t>Scenario</w:t>
            </w:r>
          </w:p>
        </w:tc>
        <w:tc>
          <w:tcPr>
            <w:tcW w:w="2400" w:type="dxa"/>
            <w:tcBorders>
              <w:top w:val="single" w:sz="4" w:space="0" w:color="auto"/>
              <w:bottom w:val="single" w:sz="4" w:space="0" w:color="auto"/>
            </w:tcBorders>
          </w:tcPr>
          <w:p w14:paraId="2130BFAE" w14:textId="77777777" w:rsidR="00A25833" w:rsidRDefault="009A31A5">
            <w:pPr>
              <w:spacing w:before="10" w:after="10"/>
              <w:jc w:val="center"/>
            </w:pPr>
            <w:r>
              <w:rPr>
                <w:b/>
                <w:sz w:val="16"/>
              </w:rPr>
              <w:t>NPV ($M)</w:t>
            </w:r>
          </w:p>
        </w:tc>
        <w:tc>
          <w:tcPr>
            <w:tcW w:w="2600" w:type="dxa"/>
            <w:tcBorders>
              <w:top w:val="single" w:sz="4" w:space="0" w:color="auto"/>
              <w:bottom w:val="single" w:sz="4" w:space="0" w:color="auto"/>
            </w:tcBorders>
          </w:tcPr>
          <w:p w14:paraId="663649D4" w14:textId="77777777" w:rsidR="00A25833" w:rsidRDefault="009A31A5">
            <w:pPr>
              <w:spacing w:before="10" w:after="10"/>
              <w:jc w:val="center"/>
            </w:pPr>
            <w:r>
              <w:rPr>
                <w:b/>
                <w:sz w:val="16"/>
              </w:rPr>
              <w:t>IRR</w:t>
            </w:r>
          </w:p>
        </w:tc>
      </w:tr>
      <w:tr w:rsidR="00A25833" w14:paraId="1D1BEBCF" w14:textId="77777777">
        <w:trPr>
          <w:jc w:val="center"/>
        </w:trPr>
        <w:tc>
          <w:tcPr>
            <w:tcW w:w="3800" w:type="dxa"/>
          </w:tcPr>
          <w:p w14:paraId="6971AB27" w14:textId="77777777" w:rsidR="00A25833" w:rsidRDefault="009A31A5">
            <w:pPr>
              <w:spacing w:before="10" w:after="10"/>
            </w:pPr>
            <w:r>
              <w:rPr>
                <w:sz w:val="16"/>
              </w:rPr>
              <w:t>Base case</w:t>
            </w:r>
          </w:p>
        </w:tc>
        <w:tc>
          <w:tcPr>
            <w:tcW w:w="2400" w:type="dxa"/>
          </w:tcPr>
          <w:p w14:paraId="48BFF306" w14:textId="77777777" w:rsidR="00A25833" w:rsidRDefault="009A31A5">
            <w:pPr>
              <w:spacing w:before="10" w:after="10"/>
              <w:jc w:val="center"/>
            </w:pPr>
            <w:r>
              <w:rPr>
                <w:sz w:val="16"/>
              </w:rPr>
              <w:t>$353</w:t>
            </w:r>
          </w:p>
        </w:tc>
        <w:tc>
          <w:tcPr>
            <w:tcW w:w="2600" w:type="dxa"/>
          </w:tcPr>
          <w:p w14:paraId="06DB10B0" w14:textId="77777777" w:rsidR="00A25833" w:rsidRDefault="009A31A5">
            <w:pPr>
              <w:spacing w:before="10" w:after="10"/>
              <w:jc w:val="center"/>
            </w:pPr>
            <w:r>
              <w:rPr>
                <w:sz w:val="16"/>
              </w:rPr>
              <w:t>17.6%</w:t>
            </w:r>
          </w:p>
        </w:tc>
      </w:tr>
      <w:tr w:rsidR="00A25833" w14:paraId="1536D791" w14:textId="77777777">
        <w:trPr>
          <w:jc w:val="center"/>
        </w:trPr>
        <w:tc>
          <w:tcPr>
            <w:tcW w:w="3800" w:type="dxa"/>
          </w:tcPr>
          <w:p w14:paraId="53321CB2" w14:textId="77777777" w:rsidR="00A25833" w:rsidRDefault="009A31A5">
            <w:pPr>
              <w:spacing w:before="10" w:after="10"/>
            </w:pPr>
            <w:r>
              <w:rPr>
                <w:sz w:val="16"/>
              </w:rPr>
              <w:t>GPU price −20%</w:t>
            </w:r>
          </w:p>
        </w:tc>
        <w:tc>
          <w:tcPr>
            <w:tcW w:w="2400" w:type="dxa"/>
          </w:tcPr>
          <w:p w14:paraId="4483B0DB" w14:textId="77777777" w:rsidR="00A25833" w:rsidRDefault="009A31A5">
            <w:pPr>
              <w:spacing w:before="10" w:after="10"/>
              <w:jc w:val="center"/>
            </w:pPr>
            <w:r>
              <w:rPr>
                <w:sz w:val="16"/>
              </w:rPr>
              <w:t>$930</w:t>
            </w:r>
          </w:p>
        </w:tc>
        <w:tc>
          <w:tcPr>
            <w:tcW w:w="2600" w:type="dxa"/>
          </w:tcPr>
          <w:p w14:paraId="0B249362" w14:textId="77777777" w:rsidR="00A25833" w:rsidRDefault="009A31A5">
            <w:pPr>
              <w:spacing w:before="10" w:after="10"/>
              <w:jc w:val="center"/>
            </w:pPr>
            <w:r>
              <w:rPr>
                <w:sz w:val="16"/>
              </w:rPr>
              <w:t>27.6%</w:t>
            </w:r>
          </w:p>
        </w:tc>
      </w:tr>
      <w:tr w:rsidR="00A25833" w14:paraId="52F7A351" w14:textId="77777777">
        <w:trPr>
          <w:jc w:val="center"/>
        </w:trPr>
        <w:tc>
          <w:tcPr>
            <w:tcW w:w="3800" w:type="dxa"/>
          </w:tcPr>
          <w:p w14:paraId="73F89BA8" w14:textId="77777777" w:rsidR="00A25833" w:rsidRDefault="009A31A5">
            <w:pPr>
              <w:spacing w:before="10" w:after="10"/>
            </w:pPr>
            <w:r>
              <w:rPr>
                <w:sz w:val="16"/>
              </w:rPr>
              <w:t>GPU price +20%</w:t>
            </w:r>
          </w:p>
        </w:tc>
        <w:tc>
          <w:tcPr>
            <w:tcW w:w="2400" w:type="dxa"/>
          </w:tcPr>
          <w:p w14:paraId="23786EE6" w14:textId="77777777" w:rsidR="00A25833" w:rsidRDefault="009A31A5">
            <w:pPr>
              <w:spacing w:before="10" w:after="10"/>
              <w:jc w:val="center"/>
            </w:pPr>
            <w:r>
              <w:rPr>
                <w:sz w:val="16"/>
              </w:rPr>
              <w:t>$-225</w:t>
            </w:r>
          </w:p>
        </w:tc>
        <w:tc>
          <w:tcPr>
            <w:tcW w:w="2600" w:type="dxa"/>
          </w:tcPr>
          <w:p w14:paraId="5E433290" w14:textId="77777777" w:rsidR="00A25833" w:rsidRDefault="009A31A5">
            <w:pPr>
              <w:spacing w:before="10" w:after="10"/>
              <w:jc w:val="center"/>
            </w:pPr>
            <w:r>
              <w:rPr>
                <w:sz w:val="16"/>
              </w:rPr>
              <w:t>9.7%</w:t>
            </w:r>
          </w:p>
        </w:tc>
      </w:tr>
      <w:tr w:rsidR="00A25833" w14:paraId="16AC9CFC" w14:textId="77777777">
        <w:trPr>
          <w:jc w:val="center"/>
        </w:trPr>
        <w:tc>
          <w:tcPr>
            <w:tcW w:w="3800" w:type="dxa"/>
          </w:tcPr>
          <w:p w14:paraId="01412E93" w14:textId="77777777" w:rsidR="00A25833" w:rsidRDefault="009A31A5">
            <w:pPr>
              <w:spacing w:before="10" w:after="10"/>
            </w:pPr>
            <w:r>
              <w:rPr>
                <w:sz w:val="16"/>
              </w:rPr>
              <w:t>Electricity +50%</w:t>
            </w:r>
          </w:p>
        </w:tc>
        <w:tc>
          <w:tcPr>
            <w:tcW w:w="2400" w:type="dxa"/>
          </w:tcPr>
          <w:p w14:paraId="3CA47034" w14:textId="77777777" w:rsidR="00A25833" w:rsidRDefault="009A31A5">
            <w:pPr>
              <w:spacing w:before="10" w:after="10"/>
              <w:jc w:val="center"/>
            </w:pPr>
            <w:r>
              <w:rPr>
                <w:sz w:val="16"/>
              </w:rPr>
              <w:t>$305</w:t>
            </w:r>
          </w:p>
        </w:tc>
        <w:tc>
          <w:tcPr>
            <w:tcW w:w="2600" w:type="dxa"/>
          </w:tcPr>
          <w:p w14:paraId="0B715A94" w14:textId="77777777" w:rsidR="00A25833" w:rsidRDefault="009A31A5">
            <w:pPr>
              <w:spacing w:before="10" w:after="10"/>
              <w:jc w:val="center"/>
            </w:pPr>
            <w:r>
              <w:rPr>
                <w:sz w:val="16"/>
              </w:rPr>
              <w:t>16.9%</w:t>
            </w:r>
          </w:p>
        </w:tc>
      </w:tr>
      <w:tr w:rsidR="00A25833" w14:paraId="46E6B428" w14:textId="77777777">
        <w:trPr>
          <w:jc w:val="center"/>
        </w:trPr>
        <w:tc>
          <w:tcPr>
            <w:tcW w:w="3800" w:type="dxa"/>
          </w:tcPr>
          <w:p w14:paraId="770F3261" w14:textId="77777777" w:rsidR="00A25833" w:rsidRDefault="009A31A5">
            <w:pPr>
              <w:spacing w:before="10" w:after="10"/>
            </w:pPr>
            <w:r>
              <w:rPr>
                <w:sz w:val="16"/>
              </w:rPr>
              <w:t>Electricity −25%</w:t>
            </w:r>
          </w:p>
        </w:tc>
        <w:tc>
          <w:tcPr>
            <w:tcW w:w="2400" w:type="dxa"/>
          </w:tcPr>
          <w:p w14:paraId="1D0CB458" w14:textId="77777777" w:rsidR="00A25833" w:rsidRDefault="009A31A5">
            <w:pPr>
              <w:spacing w:before="10" w:after="10"/>
              <w:jc w:val="center"/>
            </w:pPr>
            <w:r>
              <w:rPr>
                <w:sz w:val="16"/>
              </w:rPr>
              <w:t>$377</w:t>
            </w:r>
          </w:p>
        </w:tc>
        <w:tc>
          <w:tcPr>
            <w:tcW w:w="2600" w:type="dxa"/>
          </w:tcPr>
          <w:p w14:paraId="0B6F4640" w14:textId="77777777" w:rsidR="00A25833" w:rsidRDefault="009A31A5">
            <w:pPr>
              <w:spacing w:before="10" w:after="10"/>
              <w:jc w:val="center"/>
            </w:pPr>
            <w:r>
              <w:rPr>
                <w:sz w:val="16"/>
              </w:rPr>
              <w:t>17.9%</w:t>
            </w:r>
          </w:p>
        </w:tc>
      </w:tr>
      <w:tr w:rsidR="00A25833" w14:paraId="26F0A30B" w14:textId="77777777">
        <w:trPr>
          <w:jc w:val="center"/>
        </w:trPr>
        <w:tc>
          <w:tcPr>
            <w:tcW w:w="3800" w:type="dxa"/>
          </w:tcPr>
          <w:p w14:paraId="1B9A3122" w14:textId="77777777" w:rsidR="00A25833" w:rsidRDefault="009A31A5">
            <w:pPr>
              <w:spacing w:before="10" w:after="10"/>
            </w:pPr>
            <w:r>
              <w:rPr>
                <w:sz w:val="16"/>
              </w:rPr>
              <w:t>Revenue +5%</w:t>
            </w:r>
          </w:p>
        </w:tc>
        <w:tc>
          <w:tcPr>
            <w:tcW w:w="2400" w:type="dxa"/>
          </w:tcPr>
          <w:p w14:paraId="055BAD96" w14:textId="77777777" w:rsidR="00A25833" w:rsidRDefault="009A31A5">
            <w:pPr>
              <w:spacing w:before="10" w:after="10"/>
              <w:jc w:val="center"/>
            </w:pPr>
            <w:r>
              <w:rPr>
                <w:sz w:val="16"/>
              </w:rPr>
              <w:t>$509</w:t>
            </w:r>
          </w:p>
        </w:tc>
        <w:tc>
          <w:tcPr>
            <w:tcW w:w="2600" w:type="dxa"/>
          </w:tcPr>
          <w:p w14:paraId="291F0ADE" w14:textId="77777777" w:rsidR="00A25833" w:rsidRDefault="009A31A5">
            <w:pPr>
              <w:spacing w:before="10" w:after="10"/>
              <w:jc w:val="center"/>
            </w:pPr>
            <w:r>
              <w:rPr>
                <w:sz w:val="16"/>
              </w:rPr>
              <w:t>19.8%</w:t>
            </w:r>
          </w:p>
        </w:tc>
      </w:tr>
      <w:tr w:rsidR="00A25833" w14:paraId="21891FCF" w14:textId="77777777">
        <w:trPr>
          <w:jc w:val="center"/>
        </w:trPr>
        <w:tc>
          <w:tcPr>
            <w:tcW w:w="3800" w:type="dxa"/>
          </w:tcPr>
          <w:p w14:paraId="78AB9FE7" w14:textId="77777777" w:rsidR="00A25833" w:rsidRDefault="009A31A5">
            <w:pPr>
              <w:spacing w:before="10" w:after="10"/>
            </w:pPr>
            <w:r>
              <w:rPr>
                <w:sz w:val="16"/>
              </w:rPr>
              <w:t>Revenue −5%</w:t>
            </w:r>
          </w:p>
        </w:tc>
        <w:tc>
          <w:tcPr>
            <w:tcW w:w="2400" w:type="dxa"/>
          </w:tcPr>
          <w:p w14:paraId="6B2268FC" w14:textId="77777777" w:rsidR="00A25833" w:rsidRDefault="009A31A5">
            <w:pPr>
              <w:spacing w:before="10" w:after="10"/>
              <w:jc w:val="center"/>
            </w:pPr>
            <w:r>
              <w:rPr>
                <w:sz w:val="16"/>
              </w:rPr>
              <w:t>$198</w:t>
            </w:r>
          </w:p>
        </w:tc>
        <w:tc>
          <w:tcPr>
            <w:tcW w:w="2600" w:type="dxa"/>
          </w:tcPr>
          <w:p w14:paraId="2222865B" w14:textId="77777777" w:rsidR="00A25833" w:rsidRDefault="009A31A5">
            <w:pPr>
              <w:spacing w:before="10" w:after="10"/>
              <w:jc w:val="center"/>
            </w:pPr>
            <w:r>
              <w:rPr>
                <w:sz w:val="16"/>
              </w:rPr>
              <w:t>15.4%</w:t>
            </w:r>
          </w:p>
        </w:tc>
      </w:tr>
      <w:tr w:rsidR="00A25833" w14:paraId="3C565BDC" w14:textId="77777777">
        <w:trPr>
          <w:jc w:val="center"/>
        </w:trPr>
        <w:tc>
          <w:tcPr>
            <w:tcW w:w="3800" w:type="dxa"/>
          </w:tcPr>
          <w:p w14:paraId="24961E5E" w14:textId="77777777" w:rsidR="00A25833" w:rsidRDefault="009A31A5">
            <w:pPr>
              <w:spacing w:before="10" w:after="10"/>
            </w:pPr>
            <w:r>
              <w:rPr>
                <w:sz w:val="16"/>
              </w:rPr>
              <w:t>Utilization 80%</w:t>
            </w:r>
          </w:p>
        </w:tc>
        <w:tc>
          <w:tcPr>
            <w:tcW w:w="2400" w:type="dxa"/>
          </w:tcPr>
          <w:p w14:paraId="2E17D1A5" w14:textId="77777777" w:rsidR="00A25833" w:rsidRDefault="009A31A5">
            <w:pPr>
              <w:spacing w:before="10" w:after="10"/>
              <w:jc w:val="center"/>
            </w:pPr>
            <w:r>
              <w:rPr>
                <w:sz w:val="16"/>
              </w:rPr>
              <w:t>$957</w:t>
            </w:r>
          </w:p>
        </w:tc>
        <w:tc>
          <w:tcPr>
            <w:tcW w:w="2600" w:type="dxa"/>
          </w:tcPr>
          <w:p w14:paraId="62D26415" w14:textId="77777777" w:rsidR="00A25833" w:rsidRDefault="009A31A5">
            <w:pPr>
              <w:spacing w:before="10" w:after="10"/>
              <w:jc w:val="center"/>
            </w:pPr>
            <w:r>
              <w:rPr>
                <w:sz w:val="16"/>
              </w:rPr>
              <w:t>26.4%</w:t>
            </w:r>
          </w:p>
        </w:tc>
      </w:tr>
      <w:tr w:rsidR="00A25833" w14:paraId="6FC1F4FE" w14:textId="77777777">
        <w:trPr>
          <w:jc w:val="center"/>
        </w:trPr>
        <w:tc>
          <w:tcPr>
            <w:tcW w:w="3800" w:type="dxa"/>
          </w:tcPr>
          <w:p w14:paraId="580EE5C8" w14:textId="77777777" w:rsidR="00A25833" w:rsidRDefault="009A31A5">
            <w:pPr>
              <w:spacing w:before="10" w:after="10"/>
            </w:pPr>
            <w:r>
              <w:rPr>
                <w:sz w:val="16"/>
              </w:rPr>
              <w:t>Utilization 60%</w:t>
            </w:r>
          </w:p>
        </w:tc>
        <w:tc>
          <w:tcPr>
            <w:tcW w:w="2400" w:type="dxa"/>
          </w:tcPr>
          <w:p w14:paraId="4E9201D9" w14:textId="77777777" w:rsidR="00A25833" w:rsidRDefault="009A31A5">
            <w:pPr>
              <w:spacing w:before="10" w:after="10"/>
              <w:jc w:val="center"/>
            </w:pPr>
            <w:r>
              <w:rPr>
                <w:sz w:val="16"/>
              </w:rPr>
              <w:t>$-253</w:t>
            </w:r>
          </w:p>
        </w:tc>
        <w:tc>
          <w:tcPr>
            <w:tcW w:w="2600" w:type="dxa"/>
          </w:tcPr>
          <w:p w14:paraId="525DB3A7" w14:textId="77777777" w:rsidR="00A25833" w:rsidRDefault="009A31A5">
            <w:pPr>
              <w:spacing w:before="10" w:after="10"/>
              <w:jc w:val="center"/>
            </w:pPr>
            <w:r>
              <w:rPr>
                <w:sz w:val="16"/>
              </w:rPr>
              <w:t>9.0%</w:t>
            </w:r>
          </w:p>
        </w:tc>
      </w:tr>
      <w:tr w:rsidR="00A25833" w14:paraId="48AEBFE7" w14:textId="77777777">
        <w:trPr>
          <w:jc w:val="center"/>
        </w:trPr>
        <w:tc>
          <w:tcPr>
            <w:tcW w:w="3800" w:type="dxa"/>
          </w:tcPr>
          <w:p w14:paraId="7EE0A09E" w14:textId="77777777" w:rsidR="00A25833" w:rsidRDefault="009A31A5">
            <w:pPr>
              <w:spacing w:before="10" w:after="10"/>
            </w:pPr>
            <w:r>
              <w:rPr>
                <w:sz w:val="16"/>
              </w:rPr>
              <w:t>WACC 10%</w:t>
            </w:r>
          </w:p>
        </w:tc>
        <w:tc>
          <w:tcPr>
            <w:tcW w:w="2400" w:type="dxa"/>
          </w:tcPr>
          <w:p w14:paraId="0A7EC06B" w14:textId="77777777" w:rsidR="00A25833" w:rsidRDefault="009A31A5">
            <w:pPr>
              <w:spacing w:before="10" w:after="10"/>
              <w:jc w:val="center"/>
            </w:pPr>
            <w:r>
              <w:rPr>
                <w:sz w:val="16"/>
              </w:rPr>
              <w:t>$619</w:t>
            </w:r>
          </w:p>
        </w:tc>
        <w:tc>
          <w:tcPr>
            <w:tcW w:w="2600" w:type="dxa"/>
          </w:tcPr>
          <w:p w14:paraId="3BA87574" w14:textId="77777777" w:rsidR="00A25833" w:rsidRDefault="009A31A5">
            <w:pPr>
              <w:spacing w:before="10" w:after="10"/>
              <w:jc w:val="center"/>
            </w:pPr>
            <w:r>
              <w:rPr>
                <w:sz w:val="16"/>
              </w:rPr>
              <w:t>17.6%</w:t>
            </w:r>
          </w:p>
        </w:tc>
      </w:tr>
      <w:tr w:rsidR="00A25833" w14:paraId="6C666401" w14:textId="77777777">
        <w:trPr>
          <w:jc w:val="center"/>
        </w:trPr>
        <w:tc>
          <w:tcPr>
            <w:tcW w:w="3800" w:type="dxa"/>
            <w:tcBorders>
              <w:bottom w:val="double" w:sz="4" w:space="0" w:color="auto"/>
            </w:tcBorders>
          </w:tcPr>
          <w:p w14:paraId="7304D5CF" w14:textId="77777777" w:rsidR="00A25833" w:rsidRDefault="009A31A5">
            <w:pPr>
              <w:spacing w:before="10" w:after="10"/>
            </w:pPr>
            <w:r>
              <w:rPr>
                <w:sz w:val="16"/>
              </w:rPr>
              <w:t>WACC 16%</w:t>
            </w:r>
          </w:p>
        </w:tc>
        <w:tc>
          <w:tcPr>
            <w:tcW w:w="2400" w:type="dxa"/>
            <w:tcBorders>
              <w:bottom w:val="double" w:sz="4" w:space="0" w:color="auto"/>
            </w:tcBorders>
          </w:tcPr>
          <w:p w14:paraId="1B8B5EB0" w14:textId="77777777" w:rsidR="00A25833" w:rsidRDefault="009A31A5">
            <w:pPr>
              <w:spacing w:before="10" w:after="10"/>
              <w:jc w:val="center"/>
            </w:pPr>
            <w:r>
              <w:rPr>
                <w:sz w:val="16"/>
              </w:rPr>
              <w:t>$95</w:t>
            </w:r>
          </w:p>
        </w:tc>
        <w:tc>
          <w:tcPr>
            <w:tcW w:w="2600" w:type="dxa"/>
            <w:tcBorders>
              <w:bottom w:val="double" w:sz="4" w:space="0" w:color="auto"/>
            </w:tcBorders>
          </w:tcPr>
          <w:p w14:paraId="4CBC3C69" w14:textId="77777777" w:rsidR="00A25833" w:rsidRDefault="009A31A5">
            <w:pPr>
              <w:spacing w:before="10" w:after="10"/>
              <w:jc w:val="center"/>
            </w:pPr>
            <w:r>
              <w:rPr>
                <w:sz w:val="16"/>
              </w:rPr>
              <w:t>17.6%</w:t>
            </w:r>
          </w:p>
        </w:tc>
      </w:tr>
    </w:tbl>
    <w:p w14:paraId="2F176EBA" w14:textId="77777777" w:rsidR="00A25833" w:rsidRDefault="009A31A5">
      <w:pPr>
        <w:spacing w:before="80" w:after="80"/>
        <w:jc w:val="both"/>
      </w:pPr>
      <w:r>
        <w:rPr>
          <w:b/>
        </w:rPr>
        <w:t xml:space="preserve">Risks. </w:t>
      </w:r>
      <w:r>
        <w:t>Kyrgyzstan depends on the Toktogul reservoir for over 80 percent of electricity (</w:t>
      </w:r>
      <w:bookmarkStart w:id="189" w:name="ADB2020txt"/>
      <w:r>
        <w:fldChar w:fldCharType="begin"/>
      </w:r>
      <w:r>
        <w:instrText>HYPERLINK \l "ADB2020"</w:instrText>
      </w:r>
      <w:r>
        <w:fldChar w:fldCharType="separate"/>
      </w:r>
      <w:r>
        <w:rPr>
          <w:color w:val="1F3864"/>
          <w:u w:val="single"/>
        </w:rPr>
        <w:t>ADB 2020</w:t>
      </w:r>
      <w:r>
        <w:fldChar w:fldCharType="end"/>
      </w:r>
      <w:bookmarkEnd w:id="189"/>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sidR="00A25833">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30FFB2DB" w14:textId="77777777" w:rsidR="00A25833" w:rsidRDefault="009A31A5">
      <w:pPr>
        <w:pStyle w:val="Heading1"/>
      </w:pPr>
      <w:r>
        <w:t>Appendix E: Construction Cost Regression</w:t>
      </w:r>
    </w:p>
    <w:p w14:paraId="5C7D5ADE" w14:textId="77777777" w:rsidR="00A25833" w:rsidRDefault="009A31A5">
      <w:pPr>
        <w:spacing w:after="160"/>
        <w:jc w:val="both"/>
      </w:pPr>
      <w:bookmarkStart w:id="190" w:name="TableA7txt"/>
      <w:bookmarkEnd w:id="190"/>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sidR="00A25833">
          <w:rPr>
            <w:color w:val="1F3864"/>
            <w:u w:val="single"/>
          </w:rPr>
          <w:t>Table A7</w:t>
        </w:r>
      </w:hyperlink>
      <w:r>
        <w:t>. The dependent variable is ln($/W). Since construction accounts for only 3–6% of total per-GPU-hour costs, imputation error has limited impact on cost rankings.</w:t>
      </w:r>
    </w:p>
    <w:bookmarkStart w:id="191" w:name="TableA7"/>
    <w:p w14:paraId="5013D249" w14:textId="77777777" w:rsidR="00A25833" w:rsidRDefault="009A31A5">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91"/>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A25833" w14:paraId="1E98009B" w14:textId="77777777">
        <w:trPr>
          <w:jc w:val="center"/>
        </w:trPr>
        <w:tc>
          <w:tcPr>
            <w:tcW w:w="3600" w:type="dxa"/>
            <w:tcBorders>
              <w:top w:val="single" w:sz="4" w:space="0" w:color="auto"/>
              <w:bottom w:val="single" w:sz="4" w:space="0" w:color="auto"/>
            </w:tcBorders>
          </w:tcPr>
          <w:p w14:paraId="237719FB" w14:textId="77777777" w:rsidR="00A25833" w:rsidRDefault="009A31A5">
            <w:pPr>
              <w:spacing w:before="10" w:after="10"/>
              <w:jc w:val="center"/>
            </w:pPr>
            <w:r>
              <w:rPr>
                <w:b/>
                <w:sz w:val="16"/>
              </w:rPr>
              <w:t>Variable</w:t>
            </w:r>
          </w:p>
        </w:tc>
        <w:tc>
          <w:tcPr>
            <w:tcW w:w="2200" w:type="dxa"/>
            <w:tcBorders>
              <w:top w:val="single" w:sz="4" w:space="0" w:color="auto"/>
              <w:bottom w:val="single" w:sz="4" w:space="0" w:color="auto"/>
            </w:tcBorders>
          </w:tcPr>
          <w:p w14:paraId="2B2C7565" w14:textId="77777777" w:rsidR="00A25833" w:rsidRDefault="009A31A5">
            <w:pPr>
              <w:spacing w:before="10" w:after="10"/>
              <w:jc w:val="center"/>
            </w:pPr>
            <w:r>
              <w:rPr>
                <w:b/>
                <w:sz w:val="16"/>
              </w:rPr>
              <w:t>Coefficient</w:t>
            </w:r>
          </w:p>
        </w:tc>
        <w:tc>
          <w:tcPr>
            <w:tcW w:w="2200" w:type="dxa"/>
            <w:tcBorders>
              <w:top w:val="single" w:sz="4" w:space="0" w:color="auto"/>
              <w:bottom w:val="single" w:sz="4" w:space="0" w:color="auto"/>
            </w:tcBorders>
          </w:tcPr>
          <w:p w14:paraId="63A07AE8" w14:textId="77777777" w:rsidR="00A25833" w:rsidRDefault="009A31A5">
            <w:pPr>
              <w:spacing w:before="10" w:after="10"/>
              <w:jc w:val="center"/>
            </w:pPr>
            <w:r>
              <w:rPr>
                <w:b/>
                <w:sz w:val="16"/>
              </w:rPr>
              <w:t>Std. Error</w:t>
            </w:r>
          </w:p>
        </w:tc>
      </w:tr>
      <w:tr w:rsidR="00A25833" w14:paraId="6994E62F" w14:textId="77777777">
        <w:trPr>
          <w:jc w:val="center"/>
        </w:trPr>
        <w:tc>
          <w:tcPr>
            <w:tcW w:w="3600" w:type="dxa"/>
          </w:tcPr>
          <w:p w14:paraId="485C0A7B" w14:textId="77777777" w:rsidR="00A25833" w:rsidRDefault="009A31A5">
            <w:pPr>
              <w:spacing w:before="10" w:after="10"/>
            </w:pPr>
            <w:r>
              <w:rPr>
                <w:sz w:val="16"/>
              </w:rPr>
              <w:t>Intercept</w:t>
            </w:r>
          </w:p>
        </w:tc>
        <w:tc>
          <w:tcPr>
            <w:tcW w:w="2200" w:type="dxa"/>
          </w:tcPr>
          <w:p w14:paraId="0E0AF82A" w14:textId="77777777" w:rsidR="00A25833" w:rsidRDefault="009A31A5">
            <w:pPr>
              <w:spacing w:before="10" w:after="10"/>
              <w:jc w:val="center"/>
            </w:pPr>
            <w:r>
              <w:rPr>
                <w:sz w:val="16"/>
              </w:rPr>
              <w:t>1.753</w:t>
            </w:r>
          </w:p>
        </w:tc>
        <w:tc>
          <w:tcPr>
            <w:tcW w:w="2200" w:type="dxa"/>
          </w:tcPr>
          <w:p w14:paraId="55DF10D0" w14:textId="77777777" w:rsidR="00A25833" w:rsidRDefault="009A31A5">
            <w:pPr>
              <w:spacing w:before="10" w:after="10"/>
              <w:jc w:val="center"/>
            </w:pPr>
            <w:r>
              <w:rPr>
                <w:i/>
                <w:sz w:val="16"/>
              </w:rPr>
              <w:t>(1.467)</w:t>
            </w:r>
          </w:p>
        </w:tc>
      </w:tr>
      <w:tr w:rsidR="00A25833" w14:paraId="09CF6B72" w14:textId="77777777">
        <w:trPr>
          <w:jc w:val="center"/>
        </w:trPr>
        <w:tc>
          <w:tcPr>
            <w:tcW w:w="3600" w:type="dxa"/>
          </w:tcPr>
          <w:p w14:paraId="104F8520" w14:textId="77777777" w:rsidR="00A25833" w:rsidRDefault="009A31A5">
            <w:pPr>
              <w:spacing w:before="10" w:after="10"/>
            </w:pPr>
            <w:r>
              <w:rPr>
                <w:sz w:val="16"/>
              </w:rPr>
              <w:t>ln(GDP per capita)</w:t>
            </w:r>
          </w:p>
        </w:tc>
        <w:tc>
          <w:tcPr>
            <w:tcW w:w="2200" w:type="dxa"/>
          </w:tcPr>
          <w:p w14:paraId="55B2CD41" w14:textId="77777777" w:rsidR="00A25833" w:rsidRDefault="009A31A5">
            <w:pPr>
              <w:spacing w:before="10" w:after="10"/>
              <w:jc w:val="center"/>
            </w:pPr>
            <w:r>
              <w:rPr>
                <w:sz w:val="16"/>
              </w:rPr>
              <w:t>0.056</w:t>
            </w:r>
          </w:p>
        </w:tc>
        <w:tc>
          <w:tcPr>
            <w:tcW w:w="2200" w:type="dxa"/>
          </w:tcPr>
          <w:p w14:paraId="47790C08" w14:textId="77777777" w:rsidR="00A25833" w:rsidRDefault="009A31A5">
            <w:pPr>
              <w:spacing w:before="10" w:after="10"/>
              <w:jc w:val="center"/>
            </w:pPr>
            <w:r>
              <w:rPr>
                <w:i/>
                <w:sz w:val="16"/>
              </w:rPr>
              <w:t>(0.114)</w:t>
            </w:r>
          </w:p>
        </w:tc>
      </w:tr>
      <w:tr w:rsidR="00A25833" w14:paraId="63CED4C9" w14:textId="77777777">
        <w:trPr>
          <w:jc w:val="center"/>
        </w:trPr>
        <w:tc>
          <w:tcPr>
            <w:tcW w:w="3600" w:type="dxa"/>
          </w:tcPr>
          <w:p w14:paraId="7559B466" w14:textId="77777777" w:rsidR="00A25833" w:rsidRDefault="009A31A5">
            <w:pPr>
              <w:spacing w:before="10" w:after="10"/>
            </w:pPr>
            <w:r>
              <w:rPr>
                <w:sz w:val="16"/>
              </w:rPr>
              <w:t>ln(Population)</w:t>
            </w:r>
          </w:p>
        </w:tc>
        <w:tc>
          <w:tcPr>
            <w:tcW w:w="2200" w:type="dxa"/>
          </w:tcPr>
          <w:p w14:paraId="0D6AB1E8" w14:textId="77777777" w:rsidR="00A25833" w:rsidRDefault="009A31A5">
            <w:pPr>
              <w:spacing w:before="10" w:after="10"/>
              <w:jc w:val="center"/>
            </w:pPr>
            <w:r>
              <w:rPr>
                <w:sz w:val="16"/>
              </w:rPr>
              <w:t>-0.020</w:t>
            </w:r>
          </w:p>
        </w:tc>
        <w:tc>
          <w:tcPr>
            <w:tcW w:w="2200" w:type="dxa"/>
          </w:tcPr>
          <w:p w14:paraId="5137C6B4" w14:textId="77777777" w:rsidR="00A25833" w:rsidRDefault="009A31A5">
            <w:pPr>
              <w:spacing w:before="10" w:after="10"/>
              <w:jc w:val="center"/>
            </w:pPr>
            <w:r>
              <w:rPr>
                <w:i/>
                <w:sz w:val="16"/>
              </w:rPr>
              <w:t>(0.027)</w:t>
            </w:r>
          </w:p>
        </w:tc>
      </w:tr>
      <w:tr w:rsidR="00A25833" w14:paraId="5ABA602C" w14:textId="77777777">
        <w:trPr>
          <w:jc w:val="center"/>
        </w:trPr>
        <w:tc>
          <w:tcPr>
            <w:tcW w:w="3600" w:type="dxa"/>
          </w:tcPr>
          <w:p w14:paraId="10C6045B" w14:textId="77777777" w:rsidR="00A25833" w:rsidRDefault="009A31A5">
            <w:pPr>
              <w:spacing w:before="10" w:after="10"/>
            </w:pPr>
            <w:r>
              <w:rPr>
                <w:sz w:val="16"/>
              </w:rPr>
              <w:t>Urban population share</w:t>
            </w:r>
          </w:p>
        </w:tc>
        <w:tc>
          <w:tcPr>
            <w:tcW w:w="2200" w:type="dxa"/>
          </w:tcPr>
          <w:p w14:paraId="17A1C8AA" w14:textId="77777777" w:rsidR="00A25833" w:rsidRDefault="009A31A5">
            <w:pPr>
              <w:spacing w:before="10" w:after="10"/>
              <w:jc w:val="center"/>
            </w:pPr>
            <w:r>
              <w:rPr>
                <w:sz w:val="16"/>
              </w:rPr>
              <w:t>0.459</w:t>
            </w:r>
          </w:p>
        </w:tc>
        <w:tc>
          <w:tcPr>
            <w:tcW w:w="2200" w:type="dxa"/>
          </w:tcPr>
          <w:p w14:paraId="349BDEAD" w14:textId="77777777" w:rsidR="00A25833" w:rsidRDefault="009A31A5">
            <w:pPr>
              <w:spacing w:before="10" w:after="10"/>
              <w:jc w:val="center"/>
            </w:pPr>
            <w:r>
              <w:rPr>
                <w:i/>
                <w:sz w:val="16"/>
              </w:rPr>
              <w:t>(0.355)</w:t>
            </w:r>
          </w:p>
        </w:tc>
      </w:tr>
      <w:tr w:rsidR="00A25833" w14:paraId="4F555BC3" w14:textId="77777777">
        <w:trPr>
          <w:jc w:val="center"/>
        </w:trPr>
        <w:tc>
          <w:tcPr>
            <w:tcW w:w="3600" w:type="dxa"/>
          </w:tcPr>
          <w:p w14:paraId="3B086335" w14:textId="77777777" w:rsidR="00A25833" w:rsidRDefault="009A31A5">
            <w:pPr>
              <w:spacing w:before="10" w:after="10"/>
            </w:pPr>
            <w:r>
              <w:rPr>
                <w:sz w:val="16"/>
              </w:rPr>
              <w:t>Seismic zone indicator</w:t>
            </w:r>
          </w:p>
        </w:tc>
        <w:tc>
          <w:tcPr>
            <w:tcW w:w="2200" w:type="dxa"/>
          </w:tcPr>
          <w:p w14:paraId="4BD2BF52" w14:textId="77777777" w:rsidR="00A25833" w:rsidRDefault="009A31A5">
            <w:pPr>
              <w:spacing w:before="10" w:after="10"/>
              <w:jc w:val="center"/>
            </w:pPr>
            <w:r>
              <w:rPr>
                <w:sz w:val="16"/>
              </w:rPr>
              <w:t>-0.053</w:t>
            </w:r>
          </w:p>
        </w:tc>
        <w:tc>
          <w:tcPr>
            <w:tcW w:w="2200" w:type="dxa"/>
          </w:tcPr>
          <w:p w14:paraId="6F02892C" w14:textId="77777777" w:rsidR="00A25833" w:rsidRDefault="009A31A5">
            <w:pPr>
              <w:spacing w:before="10" w:after="10"/>
              <w:jc w:val="center"/>
            </w:pPr>
            <w:r>
              <w:rPr>
                <w:i/>
                <w:sz w:val="16"/>
              </w:rPr>
              <w:t>(0.077)</w:t>
            </w:r>
          </w:p>
        </w:tc>
      </w:tr>
      <w:tr w:rsidR="00A25833" w14:paraId="7D93B6F2" w14:textId="77777777">
        <w:trPr>
          <w:jc w:val="center"/>
        </w:trPr>
        <w:tc>
          <w:tcPr>
            <w:tcW w:w="3600" w:type="dxa"/>
          </w:tcPr>
          <w:p w14:paraId="18AE2E92" w14:textId="77777777" w:rsidR="00A25833" w:rsidRDefault="009A31A5">
            <w:pPr>
              <w:spacing w:before="10" w:after="10"/>
            </w:pPr>
            <w:r>
              <w:rPr>
                <w:sz w:val="16"/>
              </w:rPr>
              <w:t>East Asia &amp; Pacific</w:t>
            </w:r>
          </w:p>
        </w:tc>
        <w:tc>
          <w:tcPr>
            <w:tcW w:w="2200" w:type="dxa"/>
          </w:tcPr>
          <w:p w14:paraId="6D3D4BA3" w14:textId="77777777" w:rsidR="00A25833" w:rsidRDefault="009A31A5">
            <w:pPr>
              <w:spacing w:before="10" w:after="10"/>
              <w:jc w:val="center"/>
            </w:pPr>
            <w:r>
              <w:rPr>
                <w:sz w:val="16"/>
              </w:rPr>
              <w:t>0.054</w:t>
            </w:r>
          </w:p>
        </w:tc>
        <w:tc>
          <w:tcPr>
            <w:tcW w:w="2200" w:type="dxa"/>
          </w:tcPr>
          <w:p w14:paraId="638B99AF" w14:textId="77777777" w:rsidR="00A25833" w:rsidRDefault="009A31A5">
            <w:pPr>
              <w:spacing w:before="10" w:after="10"/>
              <w:jc w:val="center"/>
            </w:pPr>
            <w:r>
              <w:rPr>
                <w:i/>
                <w:sz w:val="16"/>
              </w:rPr>
              <w:t>(0.084)</w:t>
            </w:r>
          </w:p>
        </w:tc>
      </w:tr>
      <w:tr w:rsidR="00A25833" w14:paraId="46C6A8D2" w14:textId="77777777">
        <w:trPr>
          <w:jc w:val="center"/>
        </w:trPr>
        <w:tc>
          <w:tcPr>
            <w:tcW w:w="3600" w:type="dxa"/>
          </w:tcPr>
          <w:p w14:paraId="26DE6318" w14:textId="77777777" w:rsidR="00A25833" w:rsidRDefault="009A31A5">
            <w:pPr>
              <w:spacing w:before="10" w:after="10"/>
            </w:pPr>
            <w:r>
              <w:rPr>
                <w:sz w:val="16"/>
              </w:rPr>
              <w:t>Latin America &amp; Caribbean</w:t>
            </w:r>
          </w:p>
        </w:tc>
        <w:tc>
          <w:tcPr>
            <w:tcW w:w="2200" w:type="dxa"/>
          </w:tcPr>
          <w:p w14:paraId="3C8C48E4" w14:textId="77777777" w:rsidR="00A25833" w:rsidRDefault="009A31A5">
            <w:pPr>
              <w:spacing w:before="10" w:after="10"/>
              <w:jc w:val="center"/>
            </w:pPr>
            <w:r>
              <w:rPr>
                <w:sz w:val="16"/>
              </w:rPr>
              <w:t>-0.106</w:t>
            </w:r>
          </w:p>
        </w:tc>
        <w:tc>
          <w:tcPr>
            <w:tcW w:w="2200" w:type="dxa"/>
          </w:tcPr>
          <w:p w14:paraId="6CD51D01" w14:textId="77777777" w:rsidR="00A25833" w:rsidRDefault="009A31A5">
            <w:pPr>
              <w:spacing w:before="10" w:after="10"/>
              <w:jc w:val="center"/>
            </w:pPr>
            <w:r>
              <w:rPr>
                <w:i/>
                <w:sz w:val="16"/>
              </w:rPr>
              <w:t>(0.141)</w:t>
            </w:r>
          </w:p>
        </w:tc>
      </w:tr>
      <w:tr w:rsidR="00A25833" w14:paraId="5A8D9412" w14:textId="77777777">
        <w:trPr>
          <w:jc w:val="center"/>
        </w:trPr>
        <w:tc>
          <w:tcPr>
            <w:tcW w:w="3600" w:type="dxa"/>
          </w:tcPr>
          <w:p w14:paraId="4E476B10" w14:textId="77777777" w:rsidR="00A25833" w:rsidRDefault="009A31A5">
            <w:pPr>
              <w:spacing w:before="10" w:after="10"/>
            </w:pPr>
            <w:r>
              <w:rPr>
                <w:sz w:val="16"/>
              </w:rPr>
              <w:t>Middle East</w:t>
            </w:r>
          </w:p>
        </w:tc>
        <w:tc>
          <w:tcPr>
            <w:tcW w:w="2200" w:type="dxa"/>
          </w:tcPr>
          <w:p w14:paraId="24E3186F" w14:textId="77777777" w:rsidR="00A25833" w:rsidRDefault="009A31A5">
            <w:pPr>
              <w:spacing w:before="10" w:after="10"/>
              <w:jc w:val="center"/>
            </w:pPr>
            <w:r>
              <w:rPr>
                <w:sz w:val="16"/>
              </w:rPr>
              <w:t>-0.114</w:t>
            </w:r>
          </w:p>
        </w:tc>
        <w:tc>
          <w:tcPr>
            <w:tcW w:w="2200" w:type="dxa"/>
          </w:tcPr>
          <w:p w14:paraId="372D2913" w14:textId="77777777" w:rsidR="00A25833" w:rsidRDefault="009A31A5">
            <w:pPr>
              <w:spacing w:before="10" w:after="10"/>
              <w:jc w:val="center"/>
            </w:pPr>
            <w:r>
              <w:rPr>
                <w:i/>
                <w:sz w:val="16"/>
              </w:rPr>
              <w:t>(0.122)</w:t>
            </w:r>
          </w:p>
        </w:tc>
      </w:tr>
      <w:tr w:rsidR="00A25833" w14:paraId="67F169BB" w14:textId="77777777">
        <w:trPr>
          <w:jc w:val="center"/>
        </w:trPr>
        <w:tc>
          <w:tcPr>
            <w:tcW w:w="3600" w:type="dxa"/>
          </w:tcPr>
          <w:p w14:paraId="04764C09" w14:textId="77777777" w:rsidR="00A25833" w:rsidRDefault="009A31A5">
            <w:pPr>
              <w:spacing w:before="10" w:after="10"/>
            </w:pPr>
            <w:r>
              <w:rPr>
                <w:sz w:val="16"/>
              </w:rPr>
              <w:t>North America</w:t>
            </w:r>
          </w:p>
        </w:tc>
        <w:tc>
          <w:tcPr>
            <w:tcW w:w="2200" w:type="dxa"/>
          </w:tcPr>
          <w:p w14:paraId="494FB269" w14:textId="77777777" w:rsidR="00A25833" w:rsidRDefault="009A31A5">
            <w:pPr>
              <w:spacing w:before="10" w:after="10"/>
              <w:jc w:val="center"/>
            </w:pPr>
            <w:r>
              <w:rPr>
                <w:sz w:val="16"/>
              </w:rPr>
              <w:t>-0.024</w:t>
            </w:r>
          </w:p>
        </w:tc>
        <w:tc>
          <w:tcPr>
            <w:tcW w:w="2200" w:type="dxa"/>
          </w:tcPr>
          <w:p w14:paraId="117C4861" w14:textId="77777777" w:rsidR="00A25833" w:rsidRDefault="009A31A5">
            <w:pPr>
              <w:spacing w:before="10" w:after="10"/>
              <w:jc w:val="center"/>
            </w:pPr>
            <w:r>
              <w:rPr>
                <w:i/>
                <w:sz w:val="16"/>
              </w:rPr>
              <w:t>(0.151)</w:t>
            </w:r>
          </w:p>
        </w:tc>
      </w:tr>
      <w:tr w:rsidR="00A25833" w14:paraId="726586D2" w14:textId="77777777">
        <w:trPr>
          <w:jc w:val="center"/>
        </w:trPr>
        <w:tc>
          <w:tcPr>
            <w:tcW w:w="3600" w:type="dxa"/>
          </w:tcPr>
          <w:p w14:paraId="3372297D" w14:textId="77777777" w:rsidR="00A25833" w:rsidRDefault="009A31A5">
            <w:pPr>
              <w:spacing w:before="10" w:after="10"/>
            </w:pPr>
            <w:r>
              <w:rPr>
                <w:sz w:val="16"/>
              </w:rPr>
              <w:t>South Asia</w:t>
            </w:r>
          </w:p>
        </w:tc>
        <w:tc>
          <w:tcPr>
            <w:tcW w:w="2200" w:type="dxa"/>
          </w:tcPr>
          <w:p w14:paraId="3DAE723B" w14:textId="77777777" w:rsidR="00A25833" w:rsidRDefault="009A31A5">
            <w:pPr>
              <w:spacing w:before="10" w:after="10"/>
              <w:jc w:val="center"/>
            </w:pPr>
            <w:r>
              <w:rPr>
                <w:sz w:val="16"/>
              </w:rPr>
              <w:t>-0.070</w:t>
            </w:r>
          </w:p>
        </w:tc>
        <w:tc>
          <w:tcPr>
            <w:tcW w:w="2200" w:type="dxa"/>
          </w:tcPr>
          <w:p w14:paraId="686128C2" w14:textId="77777777" w:rsidR="00A25833" w:rsidRDefault="009A31A5">
            <w:pPr>
              <w:spacing w:before="10" w:after="10"/>
              <w:jc w:val="center"/>
            </w:pPr>
            <w:r>
              <w:rPr>
                <w:i/>
                <w:sz w:val="16"/>
              </w:rPr>
              <w:t>(0.218)</w:t>
            </w:r>
          </w:p>
        </w:tc>
      </w:tr>
      <w:tr w:rsidR="00A25833" w14:paraId="750B11DB" w14:textId="77777777">
        <w:trPr>
          <w:jc w:val="center"/>
        </w:trPr>
        <w:tc>
          <w:tcPr>
            <w:tcW w:w="3600" w:type="dxa"/>
            <w:tcBorders>
              <w:bottom w:val="double" w:sz="4" w:space="0" w:color="auto"/>
            </w:tcBorders>
          </w:tcPr>
          <w:p w14:paraId="3BF21928" w14:textId="77777777" w:rsidR="00A25833" w:rsidRDefault="009A31A5">
            <w:pPr>
              <w:spacing w:before="10" w:after="10"/>
            </w:pPr>
            <w:r>
              <w:rPr>
                <w:sz w:val="16"/>
              </w:rPr>
              <w:t>Sub-Saharan Africa</w:t>
            </w:r>
          </w:p>
        </w:tc>
        <w:tc>
          <w:tcPr>
            <w:tcW w:w="2200" w:type="dxa"/>
            <w:tcBorders>
              <w:bottom w:val="double" w:sz="4" w:space="0" w:color="auto"/>
            </w:tcBorders>
          </w:tcPr>
          <w:p w14:paraId="51BBD88A" w14:textId="77777777" w:rsidR="00A25833" w:rsidRDefault="009A31A5">
            <w:pPr>
              <w:spacing w:before="10" w:after="10"/>
              <w:jc w:val="center"/>
            </w:pPr>
            <w:r>
              <w:rPr>
                <w:sz w:val="16"/>
              </w:rPr>
              <w:t>0.190</w:t>
            </w:r>
          </w:p>
        </w:tc>
        <w:tc>
          <w:tcPr>
            <w:tcW w:w="2200" w:type="dxa"/>
            <w:tcBorders>
              <w:bottom w:val="double" w:sz="4" w:space="0" w:color="auto"/>
            </w:tcBorders>
          </w:tcPr>
          <w:p w14:paraId="2E6F0B23" w14:textId="77777777" w:rsidR="00A25833" w:rsidRDefault="009A31A5">
            <w:pPr>
              <w:spacing w:before="10" w:after="10"/>
              <w:jc w:val="center"/>
            </w:pPr>
            <w:r>
              <w:rPr>
                <w:i/>
                <w:sz w:val="16"/>
              </w:rPr>
              <w:t>(0.200)</w:t>
            </w:r>
          </w:p>
        </w:tc>
      </w:tr>
    </w:tbl>
    <w:p w14:paraId="44B8FE16" w14:textId="77777777" w:rsidR="00A25833" w:rsidRDefault="009A31A5">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07F871D4" w14:textId="77777777" w:rsidR="00A25833" w:rsidRDefault="009A31A5">
      <w:pPr>
        <w:pStyle w:val="Heading1"/>
      </w:pPr>
      <w:r>
        <w:t>Appendix F: Workload Classification</w:t>
      </w:r>
    </w:p>
    <w:bookmarkStart w:id="192" w:name="TableA8txt"/>
    <w:p w14:paraId="613391B4" w14:textId="77777777" w:rsidR="00A25833" w:rsidRDefault="009A31A5">
      <w:pPr>
        <w:spacing w:after="160"/>
        <w:jc w:val="both"/>
      </w:pPr>
      <w:r>
        <w:fldChar w:fldCharType="begin"/>
      </w:r>
      <w:r>
        <w:instrText>HYPERLINK \l "TableA8"</w:instrText>
      </w:r>
      <w:r>
        <w:fldChar w:fldCharType="separate"/>
      </w:r>
      <w:r>
        <w:rPr>
          <w:color w:val="1F3864"/>
          <w:u w:val="single"/>
        </w:rPr>
        <w:t>Table A8</w:t>
      </w:r>
      <w:r>
        <w:fldChar w:fldCharType="end"/>
      </w:r>
      <w:bookmarkEnd w:id="192"/>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93" w:name="TableA8"/>
    <w:p w14:paraId="12698F5E" w14:textId="77777777" w:rsidR="00A25833" w:rsidRDefault="009A31A5">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93"/>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A25833" w14:paraId="74A36D69" w14:textId="77777777">
        <w:trPr>
          <w:jc w:val="center"/>
        </w:trPr>
        <w:tc>
          <w:tcPr>
            <w:tcW w:w="2000" w:type="dxa"/>
            <w:tcBorders>
              <w:top w:val="single" w:sz="4" w:space="0" w:color="auto"/>
              <w:bottom w:val="single" w:sz="4" w:space="0" w:color="auto"/>
            </w:tcBorders>
          </w:tcPr>
          <w:p w14:paraId="76ADCEFB" w14:textId="77777777" w:rsidR="00A25833" w:rsidRDefault="009A31A5">
            <w:pPr>
              <w:spacing w:before="10" w:after="10"/>
              <w:jc w:val="center"/>
            </w:pPr>
            <w:r>
              <w:rPr>
                <w:b/>
                <w:sz w:val="16"/>
              </w:rPr>
              <w:t>Workload</w:t>
            </w:r>
          </w:p>
        </w:tc>
        <w:tc>
          <w:tcPr>
            <w:tcW w:w="2800" w:type="dxa"/>
            <w:tcBorders>
              <w:top w:val="single" w:sz="4" w:space="0" w:color="auto"/>
              <w:bottom w:val="single" w:sz="4" w:space="0" w:color="auto"/>
            </w:tcBorders>
          </w:tcPr>
          <w:p w14:paraId="04EA581E" w14:textId="77777777" w:rsidR="00A25833" w:rsidRDefault="009A31A5">
            <w:pPr>
              <w:spacing w:before="10" w:after="10"/>
              <w:jc w:val="center"/>
            </w:pPr>
            <w:r>
              <w:rPr>
                <w:b/>
                <w:sz w:val="16"/>
              </w:rPr>
              <w:t>Example</w:t>
            </w:r>
          </w:p>
        </w:tc>
        <w:tc>
          <w:tcPr>
            <w:tcW w:w="1500" w:type="dxa"/>
            <w:tcBorders>
              <w:top w:val="single" w:sz="4" w:space="0" w:color="auto"/>
              <w:bottom w:val="single" w:sz="4" w:space="0" w:color="auto"/>
            </w:tcBorders>
          </w:tcPr>
          <w:p w14:paraId="2D431DCA" w14:textId="77777777" w:rsidR="00A25833" w:rsidRDefault="009A31A5">
            <w:pPr>
              <w:spacing w:before="10" w:after="10"/>
              <w:jc w:val="center"/>
            </w:pPr>
            <w:r>
              <w:rPr>
                <w:b/>
                <w:sz w:val="16"/>
              </w:rPr>
              <w:t>Latency tolerance</w:t>
            </w:r>
          </w:p>
        </w:tc>
        <w:tc>
          <w:tcPr>
            <w:tcW w:w="1200" w:type="dxa"/>
            <w:tcBorders>
              <w:top w:val="single" w:sz="4" w:space="0" w:color="auto"/>
              <w:bottom w:val="single" w:sz="4" w:space="0" w:color="auto"/>
            </w:tcBorders>
          </w:tcPr>
          <w:p w14:paraId="02DA8C47" w14:textId="77777777" w:rsidR="00A25833" w:rsidRDefault="009A31A5">
            <w:pPr>
              <w:spacing w:before="10" w:after="10"/>
              <w:jc w:val="center"/>
            </w:pPr>
            <w:r>
              <w:rPr>
                <w:b/>
                <w:sz w:val="16"/>
              </w:rPr>
              <w:t>Offshorable?</w:t>
            </w:r>
          </w:p>
        </w:tc>
        <w:tc>
          <w:tcPr>
            <w:tcW w:w="1860" w:type="dxa"/>
            <w:tcBorders>
              <w:top w:val="single" w:sz="4" w:space="0" w:color="auto"/>
              <w:bottom w:val="single" w:sz="4" w:space="0" w:color="auto"/>
            </w:tcBorders>
          </w:tcPr>
          <w:p w14:paraId="1544349F" w14:textId="77777777" w:rsidR="00A25833" w:rsidRDefault="009A31A5">
            <w:pPr>
              <w:spacing w:before="10" w:after="10"/>
              <w:jc w:val="center"/>
            </w:pPr>
            <w:r>
              <w:rPr>
                <w:b/>
                <w:sz w:val="16"/>
              </w:rPr>
              <w:t>Model treatment</w:t>
            </w:r>
          </w:p>
        </w:tc>
      </w:tr>
      <w:tr w:rsidR="00A25833" w14:paraId="7AD8C0B2" w14:textId="77777777">
        <w:trPr>
          <w:jc w:val="center"/>
        </w:trPr>
        <w:tc>
          <w:tcPr>
            <w:tcW w:w="2000" w:type="dxa"/>
          </w:tcPr>
          <w:p w14:paraId="3CA94816" w14:textId="77777777" w:rsidR="00A25833" w:rsidRDefault="009A31A5">
            <w:pPr>
              <w:spacing w:before="10" w:after="10"/>
            </w:pPr>
            <w:r>
              <w:rPr>
                <w:sz w:val="16"/>
              </w:rPr>
              <w:t>Large-scale training</w:t>
            </w:r>
          </w:p>
        </w:tc>
        <w:tc>
          <w:tcPr>
            <w:tcW w:w="2800" w:type="dxa"/>
          </w:tcPr>
          <w:p w14:paraId="453F400B" w14:textId="77777777" w:rsidR="00A25833" w:rsidRDefault="009A31A5">
            <w:pPr>
              <w:spacing w:before="10" w:after="10"/>
            </w:pPr>
            <w:r>
              <w:rPr>
                <w:sz w:val="16"/>
              </w:rPr>
              <w:t>Foundation model pre-training</w:t>
            </w:r>
          </w:p>
        </w:tc>
        <w:tc>
          <w:tcPr>
            <w:tcW w:w="1500" w:type="dxa"/>
          </w:tcPr>
          <w:p w14:paraId="2688CDD9" w14:textId="77777777" w:rsidR="00A25833" w:rsidRDefault="009A31A5">
            <w:pPr>
              <w:spacing w:before="10" w:after="10"/>
              <w:jc w:val="right"/>
            </w:pPr>
            <w:r>
              <w:rPr>
                <w:sz w:val="16"/>
              </w:rPr>
              <w:t>Days–weeks</w:t>
            </w:r>
          </w:p>
        </w:tc>
        <w:tc>
          <w:tcPr>
            <w:tcW w:w="1200" w:type="dxa"/>
          </w:tcPr>
          <w:p w14:paraId="694DCE3A" w14:textId="77777777" w:rsidR="00A25833" w:rsidRDefault="009A31A5">
            <w:pPr>
              <w:spacing w:before="10" w:after="10"/>
              <w:jc w:val="right"/>
            </w:pPr>
            <w:r>
              <w:rPr>
                <w:sz w:val="16"/>
              </w:rPr>
              <w:t>Fully</w:t>
            </w:r>
          </w:p>
        </w:tc>
        <w:tc>
          <w:tcPr>
            <w:tcW w:w="1860" w:type="dxa"/>
          </w:tcPr>
          <w:p w14:paraId="68ED8373" w14:textId="77777777" w:rsidR="00A25833" w:rsidRDefault="009A31A5">
            <w:pPr>
              <w:spacing w:before="10" w:after="10"/>
              <w:jc w:val="right"/>
            </w:pPr>
            <w:r>
              <w:rPr>
                <w:sz w:val="16"/>
              </w:rPr>
              <w:t>τ</w:t>
            </w:r>
            <w:r>
              <w:rPr>
                <w:sz w:val="16"/>
              </w:rPr>
              <w:t>ᴛ</w:t>
            </w:r>
            <w:r>
              <w:rPr>
                <w:sz w:val="16"/>
              </w:rPr>
              <w:t xml:space="preserve"> = 0</w:t>
            </w:r>
          </w:p>
        </w:tc>
      </w:tr>
      <w:tr w:rsidR="00A25833" w14:paraId="344D1BCF" w14:textId="77777777">
        <w:trPr>
          <w:jc w:val="center"/>
        </w:trPr>
        <w:tc>
          <w:tcPr>
            <w:tcW w:w="2000" w:type="dxa"/>
          </w:tcPr>
          <w:p w14:paraId="68655869" w14:textId="77777777" w:rsidR="00A25833" w:rsidRDefault="009A31A5">
            <w:pPr>
              <w:spacing w:before="10" w:after="10"/>
            </w:pPr>
            <w:r>
              <w:rPr>
                <w:sz w:val="16"/>
              </w:rPr>
              <w:t>Fine-tuning</w:t>
            </w:r>
          </w:p>
        </w:tc>
        <w:tc>
          <w:tcPr>
            <w:tcW w:w="2800" w:type="dxa"/>
          </w:tcPr>
          <w:p w14:paraId="12FD95C7" w14:textId="77777777" w:rsidR="00A25833" w:rsidRDefault="009A31A5">
            <w:pPr>
              <w:spacing w:before="10" w:after="10"/>
            </w:pPr>
            <w:r>
              <w:rPr>
                <w:sz w:val="16"/>
              </w:rPr>
              <w:t>Domain adaptation on proprietary data</w:t>
            </w:r>
          </w:p>
        </w:tc>
        <w:tc>
          <w:tcPr>
            <w:tcW w:w="1500" w:type="dxa"/>
          </w:tcPr>
          <w:p w14:paraId="2567C0C5" w14:textId="77777777" w:rsidR="00A25833" w:rsidRDefault="009A31A5">
            <w:pPr>
              <w:spacing w:before="10" w:after="10"/>
              <w:jc w:val="right"/>
            </w:pPr>
            <w:r>
              <w:rPr>
                <w:sz w:val="16"/>
              </w:rPr>
              <w:t>Hours</w:t>
            </w:r>
          </w:p>
        </w:tc>
        <w:tc>
          <w:tcPr>
            <w:tcW w:w="1200" w:type="dxa"/>
          </w:tcPr>
          <w:p w14:paraId="185B185D" w14:textId="77777777" w:rsidR="00A25833" w:rsidRDefault="009A31A5">
            <w:pPr>
              <w:spacing w:before="10" w:after="10"/>
              <w:jc w:val="right"/>
            </w:pPr>
            <w:r>
              <w:rPr>
                <w:sz w:val="16"/>
              </w:rPr>
              <w:t>Mostly</w:t>
            </w:r>
          </w:p>
        </w:tc>
        <w:tc>
          <w:tcPr>
            <w:tcW w:w="1860" w:type="dxa"/>
          </w:tcPr>
          <w:p w14:paraId="79C2769B" w14:textId="77777777" w:rsidR="00A25833" w:rsidRDefault="009A31A5">
            <w:pPr>
              <w:spacing w:before="10" w:after="10"/>
              <w:jc w:val="right"/>
            </w:pPr>
            <w:r>
              <w:rPr>
                <w:sz w:val="16"/>
              </w:rPr>
              <w:t>Treated as training</w:t>
            </w:r>
          </w:p>
        </w:tc>
      </w:tr>
      <w:tr w:rsidR="00A25833" w14:paraId="7B4B26BD" w14:textId="77777777">
        <w:trPr>
          <w:jc w:val="center"/>
        </w:trPr>
        <w:tc>
          <w:tcPr>
            <w:tcW w:w="2000" w:type="dxa"/>
          </w:tcPr>
          <w:p w14:paraId="0D30A5A6" w14:textId="77777777" w:rsidR="00A25833" w:rsidRDefault="009A31A5">
            <w:pPr>
              <w:spacing w:before="10" w:after="10"/>
            </w:pPr>
            <w:r>
              <w:rPr>
                <w:sz w:val="16"/>
              </w:rPr>
              <w:t>Agentic inference</w:t>
            </w:r>
          </w:p>
        </w:tc>
        <w:tc>
          <w:tcPr>
            <w:tcW w:w="2800" w:type="dxa"/>
          </w:tcPr>
          <w:p w14:paraId="1E4F95CB" w14:textId="77777777" w:rsidR="00A25833" w:rsidRDefault="009A31A5">
            <w:pPr>
              <w:spacing w:before="10" w:after="10"/>
            </w:pPr>
            <w:r>
              <w:rPr>
                <w:sz w:val="16"/>
              </w:rPr>
              <w:t>Multi-step reasoning, tool use</w:t>
            </w:r>
          </w:p>
        </w:tc>
        <w:tc>
          <w:tcPr>
            <w:tcW w:w="1500" w:type="dxa"/>
          </w:tcPr>
          <w:p w14:paraId="6E3240F8" w14:textId="77777777" w:rsidR="00A25833" w:rsidRDefault="009A31A5">
            <w:pPr>
              <w:spacing w:before="10" w:after="10"/>
              <w:jc w:val="right"/>
            </w:pPr>
            <w:r>
              <w:rPr>
                <w:sz w:val="16"/>
              </w:rPr>
              <w:t>500–2,000 ms</w:t>
            </w:r>
          </w:p>
        </w:tc>
        <w:tc>
          <w:tcPr>
            <w:tcW w:w="1200" w:type="dxa"/>
          </w:tcPr>
          <w:p w14:paraId="18F35B17" w14:textId="77777777" w:rsidR="00A25833" w:rsidRDefault="009A31A5">
            <w:pPr>
              <w:spacing w:before="10" w:after="10"/>
              <w:jc w:val="right"/>
            </w:pPr>
            <w:r>
              <w:rPr>
                <w:sz w:val="16"/>
              </w:rPr>
              <w:t>Regionally</w:t>
            </w:r>
          </w:p>
        </w:tc>
        <w:tc>
          <w:tcPr>
            <w:tcW w:w="1860" w:type="dxa"/>
          </w:tcPr>
          <w:p w14:paraId="4AFA3189" w14:textId="77777777" w:rsidR="00A25833" w:rsidRDefault="009A31A5">
            <w:pPr>
              <w:spacing w:before="10" w:after="10"/>
              <w:jc w:val="right"/>
            </w:pPr>
            <w:r>
              <w:rPr>
                <w:sz w:val="16"/>
              </w:rPr>
              <w:t>Intermediate (fn. 7)</w:t>
            </w:r>
          </w:p>
        </w:tc>
      </w:tr>
      <w:tr w:rsidR="00A25833" w14:paraId="5E335CA2" w14:textId="77777777">
        <w:trPr>
          <w:jc w:val="center"/>
        </w:trPr>
        <w:tc>
          <w:tcPr>
            <w:tcW w:w="2000" w:type="dxa"/>
          </w:tcPr>
          <w:p w14:paraId="0D1A15ED" w14:textId="77777777" w:rsidR="00A25833" w:rsidRDefault="009A31A5">
            <w:pPr>
              <w:spacing w:before="10" w:after="10"/>
            </w:pPr>
            <w:r>
              <w:rPr>
                <w:sz w:val="16"/>
              </w:rPr>
              <w:t>Interactive inference</w:t>
            </w:r>
          </w:p>
        </w:tc>
        <w:tc>
          <w:tcPr>
            <w:tcW w:w="2800" w:type="dxa"/>
          </w:tcPr>
          <w:p w14:paraId="3CC7E2EA" w14:textId="77777777" w:rsidR="00A25833" w:rsidRDefault="009A31A5">
            <w:pPr>
              <w:spacing w:before="10" w:after="10"/>
            </w:pPr>
            <w:r>
              <w:rPr>
                <w:sz w:val="16"/>
              </w:rPr>
              <w:t>Chatbot, search, recommendation</w:t>
            </w:r>
          </w:p>
        </w:tc>
        <w:tc>
          <w:tcPr>
            <w:tcW w:w="1500" w:type="dxa"/>
          </w:tcPr>
          <w:p w14:paraId="5B58FF3A" w14:textId="77777777" w:rsidR="00A25833" w:rsidRDefault="009A31A5">
            <w:pPr>
              <w:spacing w:before="10" w:after="10"/>
              <w:jc w:val="right"/>
            </w:pPr>
            <w:r>
              <w:rPr>
                <w:sz w:val="16"/>
              </w:rPr>
              <w:t>50–200 ms</w:t>
            </w:r>
          </w:p>
        </w:tc>
        <w:tc>
          <w:tcPr>
            <w:tcW w:w="1200" w:type="dxa"/>
          </w:tcPr>
          <w:p w14:paraId="00443435" w14:textId="77777777" w:rsidR="00A25833" w:rsidRDefault="009A31A5">
            <w:pPr>
              <w:spacing w:before="10" w:after="10"/>
              <w:jc w:val="right"/>
            </w:pPr>
            <w:r>
              <w:rPr>
                <w:sz w:val="16"/>
              </w:rPr>
              <w:t>Limited</w:t>
            </w:r>
          </w:p>
        </w:tc>
        <w:tc>
          <w:tcPr>
            <w:tcW w:w="1860" w:type="dxa"/>
          </w:tcPr>
          <w:p w14:paraId="53938A74" w14:textId="77777777" w:rsidR="00A25833" w:rsidRDefault="009A31A5">
            <w:pPr>
              <w:spacing w:before="10" w:after="10"/>
              <w:jc w:val="right"/>
            </w:pPr>
            <w:r>
              <w:rPr>
                <w:sz w:val="16"/>
              </w:rPr>
              <w:t>τ</w:t>
            </w:r>
            <w:r>
              <w:rPr>
                <w:sz w:val="16"/>
              </w:rPr>
              <w:t>ᵢ</w:t>
            </w:r>
            <w:r>
              <w:rPr>
                <w:sz w:val="16"/>
              </w:rPr>
              <w:t xml:space="preserve"> &gt; 0, threshold l̄</w:t>
            </w:r>
          </w:p>
        </w:tc>
      </w:tr>
      <w:tr w:rsidR="00A25833" w14:paraId="0969A230" w14:textId="77777777">
        <w:trPr>
          <w:jc w:val="center"/>
        </w:trPr>
        <w:tc>
          <w:tcPr>
            <w:tcW w:w="2000" w:type="dxa"/>
            <w:tcBorders>
              <w:bottom w:val="double" w:sz="4" w:space="0" w:color="auto"/>
            </w:tcBorders>
          </w:tcPr>
          <w:p w14:paraId="73758891" w14:textId="77777777" w:rsidR="00A25833" w:rsidRDefault="009A31A5">
            <w:pPr>
              <w:spacing w:before="10" w:after="10"/>
            </w:pPr>
            <w:r>
              <w:rPr>
                <w:sz w:val="16"/>
              </w:rPr>
              <w:t>Real-time control</w:t>
            </w:r>
          </w:p>
        </w:tc>
        <w:tc>
          <w:tcPr>
            <w:tcW w:w="2800" w:type="dxa"/>
            <w:tcBorders>
              <w:bottom w:val="double" w:sz="4" w:space="0" w:color="auto"/>
            </w:tcBorders>
          </w:tcPr>
          <w:p w14:paraId="7F051B15" w14:textId="77777777" w:rsidR="00A25833" w:rsidRDefault="009A31A5">
            <w:pPr>
              <w:spacing w:before="10" w:after="10"/>
            </w:pPr>
            <w:r>
              <w:rPr>
                <w:sz w:val="16"/>
              </w:rPr>
              <w:t>Autonomous vehicles, robotics</w:t>
            </w:r>
          </w:p>
        </w:tc>
        <w:tc>
          <w:tcPr>
            <w:tcW w:w="1500" w:type="dxa"/>
            <w:tcBorders>
              <w:bottom w:val="double" w:sz="4" w:space="0" w:color="auto"/>
            </w:tcBorders>
          </w:tcPr>
          <w:p w14:paraId="01ECF0F0" w14:textId="77777777" w:rsidR="00A25833" w:rsidRDefault="009A31A5">
            <w:pPr>
              <w:spacing w:before="10" w:after="10"/>
              <w:jc w:val="right"/>
            </w:pPr>
            <w:r>
              <w:rPr>
                <w:sz w:val="16"/>
              </w:rPr>
              <w:t>&lt; 20 ms</w:t>
            </w:r>
          </w:p>
        </w:tc>
        <w:tc>
          <w:tcPr>
            <w:tcW w:w="1200" w:type="dxa"/>
            <w:tcBorders>
              <w:bottom w:val="double" w:sz="4" w:space="0" w:color="auto"/>
            </w:tcBorders>
          </w:tcPr>
          <w:p w14:paraId="79E3E7D9" w14:textId="77777777" w:rsidR="00A25833" w:rsidRDefault="009A31A5">
            <w:pPr>
              <w:spacing w:before="10" w:after="10"/>
              <w:jc w:val="right"/>
            </w:pPr>
            <w:r>
              <w:rPr>
                <w:sz w:val="16"/>
              </w:rPr>
              <w:t>No</w:t>
            </w:r>
          </w:p>
        </w:tc>
        <w:tc>
          <w:tcPr>
            <w:tcW w:w="1860" w:type="dxa"/>
            <w:tcBorders>
              <w:bottom w:val="double" w:sz="4" w:space="0" w:color="auto"/>
            </w:tcBorders>
          </w:tcPr>
          <w:p w14:paraId="374266AC" w14:textId="77777777" w:rsidR="00A25833" w:rsidRDefault="009A31A5">
            <w:pPr>
              <w:spacing w:before="10" w:after="10"/>
              <w:jc w:val="right"/>
            </w:pPr>
            <w:r>
              <w:rPr>
                <w:sz w:val="16"/>
              </w:rPr>
              <w:t>Domestic only</w:t>
            </w:r>
          </w:p>
        </w:tc>
      </w:tr>
    </w:tbl>
    <w:p w14:paraId="347FCCC7" w14:textId="77777777" w:rsidR="00A25833" w:rsidRDefault="009A31A5">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14:paraId="25DFB0C2" w14:textId="77777777" w:rsidR="00A25833" w:rsidRDefault="009A31A5">
      <w:pPr>
        <w:pStyle w:val="Heading1"/>
      </w:pPr>
      <w:r>
        <w:t>Appendix G: Symmetric LRMC Construction</w:t>
      </w:r>
    </w:p>
    <w:p w14:paraId="118CBA60" w14:textId="77777777" w:rsidR="00A25833" w:rsidRDefault="009A31A5">
      <w:pPr>
        <w:spacing w:after="160"/>
        <w:jc w:val="both"/>
      </w:pPr>
      <w:r>
        <w:t>The cost-recovery specification in earlier versions of this paper adjusted electricity prices downward for thirteen developing countries whose observed industrial tariffs reflect explicit fossil-fuel subsidies (</w:t>
      </w:r>
      <w:bookmarkStart w:id="194" w:name="IMF2025txt"/>
      <w:r>
        <w:fldChar w:fldCharType="begin"/>
      </w:r>
      <w:r>
        <w:instrText>HYPERLINK \l "IMF2025"</w:instrText>
      </w:r>
      <w:r>
        <w:fldChar w:fldCharType="separate"/>
      </w:r>
      <w:r>
        <w:rPr>
          <w:color w:val="1F3864"/>
          <w:u w:val="single"/>
        </w:rPr>
        <w:t>IMF 2025</w:t>
      </w:r>
      <w:r>
        <w:fldChar w:fldCharType="end"/>
      </w:r>
      <w:bookmarkEnd w:id="194"/>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w:t>
      </w:r>
      <w:r>
        <w:t>appendix constructs a symmetric LRMC specification that corrects distortions on both sides.</w:t>
      </w:r>
    </w:p>
    <w:p w14:paraId="5ED6BBAE" w14:textId="77777777" w:rsidR="00A25833" w:rsidRDefault="009A31A5">
      <w:pPr>
        <w:spacing w:after="16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w:t>
      </w:r>
      <w:r>
        <w:t>ries (Qatar, Saudi Arabia, United Arab Emirates) appear in both the developing-country subsidy set and the high-income non-OECD set; the IMF-based treatment dominates and no layering is applied.</w:t>
      </w:r>
    </w:p>
    <w:p w14:paraId="6EEAF500" w14:textId="77777777" w:rsidR="00A25833" w:rsidRDefault="009A31A5">
      <w:pPr>
        <w:spacing w:after="16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w:t>
      </w:r>
      <w:r>
        <w:t>e), New Zealand ETS ($39.50), and Singapore carbon tax ($18.60). Nominal instruments with effective prices below ten dollars per tonne (Korea K-ETS, Japanese carbon tax, Australian safeguard mechanism, Israel, Chile, Mexico, Turkey, Colombia) are set to zero.</w:t>
      </w:r>
    </w:p>
    <w:p w14:paraId="46C5E554" w14:textId="77777777" w:rsidR="00A25833" w:rsidRDefault="009A31A5">
      <w:pPr>
        <w:spacing w:after="16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w:t>
      </w:r>
      <w:r>
        <w:t xml:space="preserve"> receives $0.015/kWh reflecting the industrial–residential rate differential in excess of cost-of-service documented by Borenstein (2012) and Davis and Hausman (2016). Korea receives $0.020/kWh reflecting KEPCO industrial tariffs below cost-of-service (OECD Energy Policy Review). All other countries receive zero.</w:t>
      </w:r>
    </w:p>
    <w:p w14:paraId="30FBA9BF" w14:textId="77777777" w:rsidR="00A25833" w:rsidRDefault="009A31A5">
      <w:pPr>
        <w:spacing w:after="16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w:t>
      </w:r>
      <w:r>
        <w:t xml:space="preserve">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14:paraId="41ABE33F" w14:textId="77777777" w:rsidR="00A25833" w:rsidRDefault="009A31A5">
      <w:pPr>
        <w:spacing w:after="16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w:t>
      </w:r>
      <w:r>
        <w:t>stortion are corrected.</w:t>
      </w:r>
    </w:p>
    <w:sectPr w:rsidR="00A258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FD05" w14:textId="77777777" w:rsidR="009A31A5" w:rsidRDefault="009A31A5">
      <w:pPr>
        <w:spacing w:line="240" w:lineRule="auto"/>
      </w:pPr>
      <w:r>
        <w:separator/>
      </w:r>
    </w:p>
  </w:endnote>
  <w:endnote w:type="continuationSeparator" w:id="0">
    <w:p w14:paraId="37721B9F" w14:textId="77777777" w:rsidR="009A31A5" w:rsidRDefault="009A31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8F55" w14:textId="77777777" w:rsidR="00A25833" w:rsidRDefault="009A31A5">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233" w14:textId="77777777" w:rsidR="00A25833" w:rsidRDefault="00A25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E42B7" w14:textId="77777777" w:rsidR="009A31A5" w:rsidRDefault="009A31A5">
      <w:pPr>
        <w:spacing w:line="240" w:lineRule="auto"/>
      </w:pPr>
      <w:r>
        <w:separator/>
      </w:r>
    </w:p>
  </w:footnote>
  <w:footnote w:type="continuationSeparator" w:id="0">
    <w:p w14:paraId="642A915F" w14:textId="77777777" w:rsidR="009A31A5" w:rsidRDefault="009A31A5">
      <w:pPr>
        <w:spacing w:line="240" w:lineRule="auto"/>
      </w:pPr>
      <w:r>
        <w:continuationSeparator/>
      </w:r>
    </w:p>
  </w:footnote>
  <w:footnote w:id="1">
    <w:p w14:paraId="7A39C013" w14:textId="77777777" w:rsidR="00A25833" w:rsidRDefault="009A31A5">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2">
    <w:p w14:paraId="22ECE052" w14:textId="77777777" w:rsidR="00A25833" w:rsidRDefault="009A31A5">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3">
    <w:p w14:paraId="74666FC5" w14:textId="77777777" w:rsidR="00A25833" w:rsidRDefault="009A31A5">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4">
    <w:p w14:paraId="18DACB6F" w14:textId="77777777" w:rsidR="00A25833" w:rsidRDefault="009A31A5">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5">
    <w:p w14:paraId="1CBB2656" w14:textId="77777777" w:rsidR="00A25833" w:rsidRDefault="009A31A5">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6">
    <w:p w14:paraId="52BA6FE2" w14:textId="77777777" w:rsidR="00A25833" w:rsidRDefault="009A31A5">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7">
    <w:p w14:paraId="5563053F" w14:textId="77777777" w:rsidR="00A25833" w:rsidRDefault="009A31A5">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8">
    <w:p w14:paraId="52CD1B0D" w14:textId="77777777" w:rsidR="00A25833" w:rsidRDefault="009A31A5">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∃k</m:t>
        </m:r>
      </m:oMath>
      <w:r>
        <w:t xml:space="preserve"> such that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&gt; 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A hypothetical country with the globally lowest production cost but round-trip latency exceeding </w:t>
      </w:r>
      <m:oMath>
        <m:bar>
          <m:barPr>
            <m:pos m:val="top"/>
            <m:ctrlPr>
              <w:rPr>
                <w:rFonts w:ascii="Cambria Math" w:hAnsi="Cambria Math"/>
              </w:rPr>
            </m:ctrlPr>
          </m:barPr>
          <m:e>
            <m:r>
              <w:rPr>
                <w:rFonts w:ascii="Cambria Math" w:hAnsi="Cambria Math"/>
              </w:rPr>
              <m:t>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9">
    <w:p w14:paraId="67B19C11" w14:textId="77777777" w:rsidR="00A25833" w:rsidRDefault="009A31A5">
      <w:pPr>
        <w:pStyle w:val="FootnoteText"/>
      </w:pPr>
      <w:r>
        <w:rPr>
          <w:rStyle w:val="FootnoteReference"/>
        </w:rPr>
        <w:footnoteRef/>
      </w:r>
      <w:r>
        <w:t xml:space="preserve"> Korea Electric Power Corporation (KEPCO), Electricity Rate Table, accessed January 2025.</w:t>
      </w:r>
    </w:p>
  </w:footnote>
  <w:footnote w:id="10">
    <w:p w14:paraId="23BD298B" w14:textId="77777777" w:rsidR="00A25833" w:rsidRDefault="009A31A5">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1">
    <w:p w14:paraId="2AEF8C85" w14:textId="77777777" w:rsidR="00A25833" w:rsidRDefault="009A31A5">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2">
    <w:p w14:paraId="42EE87AF" w14:textId="77777777" w:rsidR="00A25833" w:rsidRDefault="009A31A5">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sidR="00A25833">
          <w:rPr>
            <w:color w:val="1F3864"/>
            <w:u w:val="single"/>
          </w:rPr>
          <w:t>Benz and Jaax 2020</w:t>
        </w:r>
      </w:hyperlink>
      <w:r>
        <w:t>). The uniform 10% premium serves as a robustness benchmark.</w:t>
      </w:r>
    </w:p>
  </w:footnote>
  <w:footnote w:id="13">
    <w:p w14:paraId="53D81559" w14:textId="77777777" w:rsidR="00A25833" w:rsidRDefault="009A31A5">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w:t>
      </w:r>
      <w:r>
        <w:t xml:space="preserve"> in 2024. Explicit subsidies (below-cost pricing) account for 8%; the remainder reflects unpriced environmental costs. The calibration uses only the explicit component.</w:t>
      </w:r>
    </w:p>
  </w:footnote>
  <w:footnote w:id="14">
    <w:p w14:paraId="23B7C9D5" w14:textId="77777777" w:rsidR="00A25833" w:rsidRDefault="009A31A5">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208C" w14:textId="77777777" w:rsidR="00D445DA" w:rsidRDefault="00D44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337291">
    <w:abstractNumId w:val="8"/>
  </w:num>
  <w:num w:numId="2" w16cid:durableId="1050612376">
    <w:abstractNumId w:val="6"/>
  </w:num>
  <w:num w:numId="3" w16cid:durableId="1066874423">
    <w:abstractNumId w:val="5"/>
  </w:num>
  <w:num w:numId="4" w16cid:durableId="955212376">
    <w:abstractNumId w:val="4"/>
  </w:num>
  <w:num w:numId="5" w16cid:durableId="1595942592">
    <w:abstractNumId w:val="7"/>
  </w:num>
  <w:num w:numId="6" w16cid:durableId="583029186">
    <w:abstractNumId w:val="3"/>
  </w:num>
  <w:num w:numId="7" w16cid:durableId="1360546557">
    <w:abstractNumId w:val="2"/>
  </w:num>
  <w:num w:numId="8" w16cid:durableId="323162867">
    <w:abstractNumId w:val="1"/>
  </w:num>
  <w:num w:numId="9" w16cid:durableId="8997522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dsher Gun'kin">
    <w15:presenceInfo w15:providerId="Windows Live" w15:userId="78e5edb3831968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F0"/>
    <w:rsid w:val="00141591"/>
    <w:rsid w:val="00144B90"/>
    <w:rsid w:val="0015074B"/>
    <w:rsid w:val="001C58E8"/>
    <w:rsid w:val="002171DA"/>
    <w:rsid w:val="00291C43"/>
    <w:rsid w:val="0029639D"/>
    <w:rsid w:val="002C74B4"/>
    <w:rsid w:val="00326F90"/>
    <w:rsid w:val="00355A8B"/>
    <w:rsid w:val="003F1CEB"/>
    <w:rsid w:val="0041143A"/>
    <w:rsid w:val="006350C8"/>
    <w:rsid w:val="00675EF3"/>
    <w:rsid w:val="00683CDE"/>
    <w:rsid w:val="0069616B"/>
    <w:rsid w:val="00772E43"/>
    <w:rsid w:val="00820173"/>
    <w:rsid w:val="00830DD5"/>
    <w:rsid w:val="00841D38"/>
    <w:rsid w:val="00870B45"/>
    <w:rsid w:val="00881E6C"/>
    <w:rsid w:val="00885A53"/>
    <w:rsid w:val="00894690"/>
    <w:rsid w:val="008B4E0E"/>
    <w:rsid w:val="009A31A5"/>
    <w:rsid w:val="009C2558"/>
    <w:rsid w:val="009D2587"/>
    <w:rsid w:val="00A03CB6"/>
    <w:rsid w:val="00A25833"/>
    <w:rsid w:val="00AA1D8D"/>
    <w:rsid w:val="00AC7FB6"/>
    <w:rsid w:val="00B05903"/>
    <w:rsid w:val="00B34887"/>
    <w:rsid w:val="00B47730"/>
    <w:rsid w:val="00B937B6"/>
    <w:rsid w:val="00B96832"/>
    <w:rsid w:val="00C61FFD"/>
    <w:rsid w:val="00CB0664"/>
    <w:rsid w:val="00D13891"/>
    <w:rsid w:val="00D445DA"/>
    <w:rsid w:val="00E07DFA"/>
    <w:rsid w:val="00E56C27"/>
    <w:rsid w:val="00E7495B"/>
    <w:rsid w:val="00E97034"/>
    <w:rsid w:val="00EA0679"/>
    <w:rsid w:val="00F060D1"/>
    <w:rsid w:val="00F22D2D"/>
    <w:rsid w:val="00F76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45D1E2-C425-40BB-9916-6FC6A784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5DA"/>
    <w:pPr>
      <w:spacing w:after="0" w:line="360" w:lineRule="auto"/>
      <w:pPrChange w:id="0" w:author="Fel'dsher Gun'kin" w:date="2026-05-14T14:19:00Z">
        <w:pPr>
          <w:spacing w:line="360" w:lineRule="auto"/>
        </w:pPr>
      </w:pPrChange>
    </w:pPr>
    <w:rPr>
      <w:rFonts w:ascii="Times New Roman" w:hAnsi="Times New Roman"/>
      <w:sz w:val="24"/>
      <w:rPrChange w:id="0" w:author="Fel'dsher Gun'kin" w:date="2026-05-14T14:19:00Z">
        <w:rPr>
          <w:rFonts w:eastAsiaTheme="minorEastAsia" w:cstheme="minorBidi"/>
          <w:sz w:val="24"/>
          <w:szCs w:val="22"/>
          <w:lang w:val="en-US" w:eastAsia="en-US" w:bidi="ar-SA"/>
        </w:rPr>
      </w:rPrChange>
    </w:rPr>
  </w:style>
  <w:style w:type="paragraph" w:styleId="Heading1">
    <w:name w:val="heading 1"/>
    <w:basedOn w:val="Normal"/>
    <w:next w:val="Normal"/>
    <w:link w:val="Heading1Char"/>
    <w:uiPriority w:val="9"/>
    <w:qFormat/>
    <w:rsid w:val="00D445DA"/>
    <w:pPr>
      <w:keepNext/>
      <w:keepLines/>
      <w:spacing w:before="360" w:after="120"/>
      <w:outlineLvl w:val="0"/>
      <w:pPrChange w:id="1" w:author="Fel'dsher Gun'kin" w:date="2026-05-14T14:19:00Z">
        <w:pPr>
          <w:keepNext/>
          <w:keepLines/>
          <w:spacing w:before="360" w:after="120" w:line="360" w:lineRule="auto"/>
          <w:outlineLvl w:val="0"/>
        </w:pPr>
      </w:pPrChange>
    </w:pPr>
    <w:rPr>
      <w:b/>
      <w:bCs/>
      <w:color w:val="2F5496"/>
      <w:sz w:val="28"/>
      <w:szCs w:val="28"/>
      <w:rPrChange w:id="1" w:author="Fel'dsher Gun'kin" w:date="2026-05-14T14:19:00Z">
        <w:rPr>
          <w:rFonts w:eastAsiaTheme="minorEastAsia" w:cstheme="minorBidi"/>
          <w:b/>
          <w:bCs/>
          <w:color w:val="2F5496"/>
          <w:sz w:val="28"/>
          <w:szCs w:val="28"/>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D445DA"/>
    <w:pPr>
      <w:keepNext/>
      <w:keepLines/>
      <w:spacing w:before="360" w:after="120"/>
      <w:outlineLvl w:val="2"/>
      <w:pPrChange w:id="2" w:author="Fel'dsher Gun'kin" w:date="2026-05-14T14:19:00Z">
        <w:pPr>
          <w:keepNext/>
          <w:keepLines/>
          <w:spacing w:before="360" w:after="120" w:line="360" w:lineRule="auto"/>
          <w:outlineLvl w:val="2"/>
        </w:pPr>
      </w:pPrChange>
    </w:pPr>
    <w:rPr>
      <w:rFonts w:asciiTheme="majorHAnsi" w:eastAsiaTheme="majorEastAsia" w:hAnsiTheme="majorHAnsi" w:cstheme="majorBidi"/>
      <w:b/>
      <w:bCs/>
      <w:color w:val="000000"/>
      <w:rPrChange w:id="2" w:author="Fel'dsher Gun'kin" w:date="2026-05-14T14:19:00Z">
        <w:rPr>
          <w:rFonts w:asciiTheme="majorHAnsi" w:eastAsiaTheme="majorEastAsia" w:hAnsiTheme="majorHAnsi" w:cstheme="majorBidi"/>
          <w:b/>
          <w:bCs/>
          <w:color w:val="000000"/>
          <w:sz w:val="24"/>
          <w:szCs w:val="22"/>
          <w:lang w:val="en-US" w:eastAsia="en-US" w:bidi="ar-SA"/>
        </w:rPr>
      </w:rPrChange>
    </w:rPr>
  </w:style>
  <w:style w:type="paragraph" w:styleId="Heading4">
    <w:name w:val="heading 4"/>
    <w:basedOn w:val="Normal"/>
    <w:next w:val="Normal"/>
    <w:link w:val="Heading4Char"/>
    <w:uiPriority w:val="9"/>
    <w:semiHidden/>
    <w:unhideWhenUsed/>
    <w:qFormat/>
    <w:rsid w:val="00D445DA"/>
    <w:pPr>
      <w:keepNext/>
      <w:keepLines/>
      <w:spacing w:before="200"/>
      <w:outlineLvl w:val="3"/>
      <w:pPrChange w:id="3" w:author="Fel'dsher Gun'kin" w:date="2026-05-14T14:19:00Z">
        <w:pPr>
          <w:keepNext/>
          <w:keepLines/>
          <w:spacing w:before="200" w:line="360" w:lineRule="auto"/>
          <w:outlineLvl w:val="3"/>
        </w:pPr>
      </w:pPrChange>
    </w:pPr>
    <w:rPr>
      <w:rFonts w:asciiTheme="majorHAnsi" w:eastAsiaTheme="majorEastAsia" w:hAnsiTheme="majorHAnsi" w:cstheme="majorBidi"/>
      <w:b/>
      <w:bCs/>
      <w:i/>
      <w:iCs/>
      <w:color w:val="4F81BD" w:themeColor="accent1"/>
      <w:rPrChange w:id="3" w:author="Fel'dsher Gun'kin" w:date="2026-05-14T14:19: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D445DA"/>
    <w:pPr>
      <w:keepNext/>
      <w:keepLines/>
      <w:spacing w:before="200"/>
      <w:outlineLvl w:val="4"/>
      <w:pPrChange w:id="4" w:author="Fel'dsher Gun'kin" w:date="2026-05-14T14:19:00Z">
        <w:pPr>
          <w:keepNext/>
          <w:keepLines/>
          <w:spacing w:before="200" w:line="360" w:lineRule="auto"/>
          <w:outlineLvl w:val="4"/>
        </w:pPr>
      </w:pPrChange>
    </w:pPr>
    <w:rPr>
      <w:rFonts w:asciiTheme="majorHAnsi" w:eastAsiaTheme="majorEastAsia" w:hAnsiTheme="majorHAnsi" w:cstheme="majorBidi"/>
      <w:color w:val="243F60" w:themeColor="accent1" w:themeShade="7F"/>
      <w:rPrChange w:id="4" w:author="Fel'dsher Gun'kin" w:date="2026-05-14T14:19: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D445DA"/>
    <w:pPr>
      <w:keepNext/>
      <w:keepLines/>
      <w:spacing w:before="200"/>
      <w:outlineLvl w:val="5"/>
      <w:pPrChange w:id="5" w:author="Fel'dsher Gun'kin" w:date="2026-05-14T14:19:00Z">
        <w:pPr>
          <w:keepNext/>
          <w:keepLines/>
          <w:spacing w:before="200" w:line="360" w:lineRule="auto"/>
          <w:outlineLvl w:val="5"/>
        </w:pPr>
      </w:pPrChange>
    </w:pPr>
    <w:rPr>
      <w:rFonts w:asciiTheme="majorHAnsi" w:eastAsiaTheme="majorEastAsia" w:hAnsiTheme="majorHAnsi" w:cstheme="majorBidi"/>
      <w:i/>
      <w:iCs/>
      <w:color w:val="243F60" w:themeColor="accent1" w:themeShade="7F"/>
      <w:rPrChange w:id="5" w:author="Fel'dsher Gun'kin" w:date="2026-05-14T14:19: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D445DA"/>
    <w:pPr>
      <w:keepNext/>
      <w:keepLines/>
      <w:spacing w:before="200"/>
      <w:outlineLvl w:val="6"/>
      <w:pPrChange w:id="6" w:author="Fel'dsher Gun'kin" w:date="2026-05-14T14:19:00Z">
        <w:pPr>
          <w:keepNext/>
          <w:keepLines/>
          <w:spacing w:before="200" w:line="360" w:lineRule="auto"/>
          <w:outlineLvl w:val="6"/>
        </w:pPr>
      </w:pPrChange>
    </w:pPr>
    <w:rPr>
      <w:rFonts w:asciiTheme="majorHAnsi" w:eastAsiaTheme="majorEastAsia" w:hAnsiTheme="majorHAnsi" w:cstheme="majorBidi"/>
      <w:i/>
      <w:iCs/>
      <w:color w:val="404040" w:themeColor="text1" w:themeTint="BF"/>
      <w:rPrChange w:id="6" w:author="Fel'dsher Gun'kin" w:date="2026-05-14T14:19: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D445DA"/>
    <w:pPr>
      <w:keepNext/>
      <w:keepLines/>
      <w:spacing w:before="200"/>
      <w:outlineLvl w:val="7"/>
      <w:pPrChange w:id="7" w:author="Fel'dsher Gun'kin" w:date="2026-05-14T14:19:00Z">
        <w:pPr>
          <w:keepNext/>
          <w:keepLines/>
          <w:spacing w:before="200" w:line="360" w:lineRule="auto"/>
          <w:outlineLvl w:val="7"/>
        </w:pPr>
      </w:pPrChange>
    </w:pPr>
    <w:rPr>
      <w:rFonts w:asciiTheme="majorHAnsi" w:eastAsiaTheme="majorEastAsia" w:hAnsiTheme="majorHAnsi" w:cstheme="majorBidi"/>
      <w:color w:val="4F81BD" w:themeColor="accent1"/>
      <w:sz w:val="20"/>
      <w:szCs w:val="20"/>
      <w:rPrChange w:id="7" w:author="Fel'dsher Gun'kin" w:date="2026-05-14T14:19: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D445DA"/>
    <w:pPr>
      <w:keepNext/>
      <w:keepLines/>
      <w:spacing w:before="200"/>
      <w:outlineLvl w:val="8"/>
      <w:pPrChange w:id="8" w:author="Fel'dsher Gun'kin" w:date="2026-05-14T14:19:00Z">
        <w:pPr>
          <w:keepNext/>
          <w:keepLines/>
          <w:spacing w:before="200" w:line="360" w:lineRule="auto"/>
          <w:outlineLvl w:val="8"/>
        </w:pPr>
      </w:pPrChange>
    </w:pPr>
    <w:rPr>
      <w:rFonts w:asciiTheme="majorHAnsi" w:eastAsiaTheme="majorEastAsia" w:hAnsiTheme="majorHAnsi" w:cstheme="majorBidi"/>
      <w:i/>
      <w:iCs/>
      <w:color w:val="404040" w:themeColor="text1" w:themeTint="BF"/>
      <w:sz w:val="20"/>
      <w:szCs w:val="20"/>
      <w:rPrChange w:id="8" w:author="Fel'dsher Gun'kin" w:date="2026-05-14T14:19: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5DA"/>
    <w:pPr>
      <w:tabs>
        <w:tab w:val="center" w:pos="4680"/>
        <w:tab w:val="right" w:pos="9360"/>
      </w:tabs>
      <w:spacing w:line="240" w:lineRule="auto"/>
      <w:pPrChange w:id="9" w:author="Fel'dsher Gun'kin" w:date="2026-05-14T14:19:00Z">
        <w:pPr>
          <w:tabs>
            <w:tab w:val="center" w:pos="4680"/>
            <w:tab w:val="right" w:pos="9360"/>
          </w:tabs>
        </w:pPr>
      </w:pPrChange>
    </w:pPr>
    <w:rPr>
      <w:rPrChange w:id="9" w:author="Fel'dsher Gun'kin" w:date="2026-05-14T14:19:00Z">
        <w:rPr>
          <w:rFonts w:eastAsiaTheme="minorEastAsia" w:cstheme="minorBidi"/>
          <w:sz w:val="24"/>
          <w:szCs w:val="22"/>
          <w:lang w:val="en-US" w:eastAsia="en-US" w:bidi="ar-SA"/>
        </w:rPr>
      </w:rPrChange>
    </w:r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D445DA"/>
    <w:pPr>
      <w:tabs>
        <w:tab w:val="center" w:pos="4680"/>
        <w:tab w:val="right" w:pos="9360"/>
      </w:tabs>
      <w:spacing w:line="240" w:lineRule="auto"/>
      <w:pPrChange w:id="10" w:author="Fel'dsher Gun'kin" w:date="2026-05-14T14:19:00Z">
        <w:pPr>
          <w:tabs>
            <w:tab w:val="center" w:pos="4680"/>
            <w:tab w:val="right" w:pos="9360"/>
          </w:tabs>
        </w:pPr>
      </w:pPrChange>
    </w:pPr>
    <w:rPr>
      <w:rPrChange w:id="10" w:author="Fel'dsher Gun'kin" w:date="2026-05-14T14:19:00Z">
        <w:rPr>
          <w:rFonts w:eastAsiaTheme="minorEastAsia" w:cstheme="minorBidi"/>
          <w:sz w:val="24"/>
          <w:szCs w:val="22"/>
          <w:lang w:val="en-US" w:eastAsia="en-US" w:bidi="ar-SA"/>
        </w:rPr>
      </w:rPrChange>
    </w:r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2F549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445DA"/>
    <w:pPr>
      <w:numPr>
        <w:ilvl w:val="1"/>
      </w:numPr>
      <w:pPrChange w:id="11" w:author="Fel'dsher Gun'kin" w:date="2026-05-14T14:19:00Z">
        <w:pPr>
          <w:numPr>
            <w:ilvl w:val="1"/>
          </w:numPr>
          <w:spacing w:line="360" w:lineRule="auto"/>
        </w:pPr>
      </w:pPrChange>
    </w:pPr>
    <w:rPr>
      <w:rFonts w:asciiTheme="majorHAnsi" w:eastAsiaTheme="majorEastAsia" w:hAnsiTheme="majorHAnsi" w:cstheme="majorBidi"/>
      <w:i/>
      <w:iCs/>
      <w:color w:val="4F81BD" w:themeColor="accent1"/>
      <w:spacing w:val="15"/>
      <w:szCs w:val="24"/>
      <w:rPrChange w:id="11" w:author="Fel'dsher Gun'kin" w:date="2026-05-14T14:19: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rsid w:val="00D445DA"/>
    <w:pPr>
      <w:spacing w:line="240" w:lineRule="auto"/>
      <w:pPrChange w:id="12" w:author="Fel'dsher Gun'kin" w:date="2026-05-14T14:19:00Z">
        <w:pPr/>
      </w:pPrChange>
    </w:pPr>
    <w:rPr>
      <w:sz w:val="20"/>
      <w:szCs w:val="20"/>
      <w:rPrChange w:id="12" w:author="Fel'dsher Gun'kin" w:date="2026-05-14T14:19:00Z">
        <w:rPr>
          <w:rFonts w:eastAsiaTheme="minorEastAsia" w:cstheme="minorBidi"/>
          <w:lang w:val="en-US" w:eastAsia="en-US" w:bidi="ar-SA"/>
        </w:rPr>
      </w:rPrChange>
    </w:rPr>
  </w:style>
  <w:style w:type="character" w:customStyle="1" w:styleId="FootnoteTextChar">
    <w:name w:val="Footnote Text Char"/>
    <w:basedOn w:val="DefaultParagraphFont"/>
    <w:link w:val="FootnoteText"/>
    <w:semiHidden/>
    <w:rPr>
      <w:rFonts w:ascii="Times New Roman" w:hAnsi="Times New Roman"/>
      <w:sz w:val="20"/>
      <w:szCs w:val="20"/>
    </w:rPr>
  </w:style>
  <w:style w:type="character" w:styleId="FootnoteReference">
    <w:name w:val="footnote reference"/>
    <w:basedOn w:val="DefaultParagraphFont"/>
    <w:semiHidden/>
    <w:unhideWhenUsed/>
    <w:rPr>
      <w:vertAlign w:val="superscript"/>
    </w:rPr>
  </w:style>
  <w:style w:type="character" w:styleId="Hyperlink">
    <w:name w:val="Hyperlink"/>
    <w:basedOn w:val="DefaultParagraphFont"/>
    <w:uiPriority w:val="99"/>
    <w:unhideWhenUsed/>
    <w:rsid w:val="00C61FFD"/>
    <w:rPr>
      <w:color w:val="0000FF" w:themeColor="hyperlink"/>
      <w:u w:val="single"/>
    </w:rPr>
  </w:style>
  <w:style w:type="character" w:styleId="UnresolvedMention">
    <w:name w:val="Unresolved Mention"/>
    <w:basedOn w:val="DefaultParagraphFont"/>
    <w:uiPriority w:val="99"/>
    <w:semiHidden/>
    <w:unhideWhenUsed/>
    <w:rsid w:val="00C61FFD"/>
    <w:rPr>
      <w:color w:val="605E5C"/>
      <w:shd w:val="clear" w:color="auto" w:fill="E1DFDD"/>
    </w:rPr>
  </w:style>
  <w:style w:type="character" w:styleId="FollowedHyperlink">
    <w:name w:val="FollowedHyperlink"/>
    <w:basedOn w:val="DefaultParagraphFont"/>
    <w:uiPriority w:val="99"/>
    <w:semiHidden/>
    <w:unhideWhenUsed/>
    <w:rsid w:val="00C61FFD"/>
    <w:rPr>
      <w:color w:val="800080" w:themeColor="followedHyperlink"/>
      <w:u w:val="single"/>
    </w:rPr>
  </w:style>
  <w:style w:type="paragraph" w:styleId="Revision">
    <w:name w:val="Revision"/>
    <w:hidden/>
    <w:uiPriority w:val="99"/>
    <w:semiHidden/>
    <w:rsid w:val="00D445DA"/>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202.0592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14053</Words>
  <Characters>78560</Characters>
  <Application>Microsoft Office Word</Application>
  <DocSecurity>0</DocSecurity>
  <Lines>3415</Lines>
  <Paragraphs>2987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1</cp:revision>
  <dcterms:created xsi:type="dcterms:W3CDTF">2013-12-23T23:15:00Z</dcterms:created>
  <dcterms:modified xsi:type="dcterms:W3CDTF">2026-05-14T09:19:00Z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d15d66e4-930c-4405-82bf-0aa3a267cbf8</vt:lpwstr>
  </property>
</Properties>
</file>